
<file path=[Content_Types].xml><?xml version="1.0" encoding="utf-8"?>
<Types xmlns="http://schemas.openxmlformats.org/package/2006/content-types">
  <Default Extension="bin" ContentType="application/vnd.ms-word.attachedToolbar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0BEDF3" w14:textId="77777777" w:rsidR="006564C9" w:rsidRDefault="006564C9" w:rsidP="006564C9">
      <w:pPr>
        <w:pStyle w:val="BodyText"/>
      </w:pPr>
    </w:p>
    <w:p w14:paraId="6F570AA7" w14:textId="77777777" w:rsidR="006564C9" w:rsidRPr="006564C9" w:rsidRDefault="006564C9" w:rsidP="006564C9">
      <w:pPr>
        <w:pStyle w:val="BodyText"/>
      </w:pPr>
    </w:p>
    <w:p w14:paraId="3B6643AC" w14:textId="098FB0C3" w:rsidR="0061754B" w:rsidRPr="00B67CEE" w:rsidRDefault="0021073E" w:rsidP="0021073E">
      <w:pPr>
        <w:pStyle w:val="Heading2"/>
        <w:spacing w:before="0" w:after="0"/>
        <w:jc w:val="center"/>
        <w:rPr>
          <w:i w:val="0"/>
          <w:iCs w:val="0"/>
        </w:rPr>
      </w:pPr>
      <w:r>
        <w:rPr>
          <w:rStyle w:val="PageNumber"/>
          <w:i w:val="0"/>
          <w:iCs w:val="0"/>
        </w:rPr>
        <w:t>INFORMATION LETTER</w:t>
      </w:r>
    </w:p>
    <w:p w14:paraId="0AB430EA" w14:textId="32AEE892" w:rsidR="00AC2BE4" w:rsidRPr="00E20D9B" w:rsidRDefault="00AC2BE4" w:rsidP="00B67CEE">
      <w:pPr>
        <w:spacing w:after="0"/>
        <w:jc w:val="center"/>
        <w:rPr>
          <w:color w:val="000000" w:themeColor="text1"/>
          <w:sz w:val="20"/>
          <w:szCs w:val="20"/>
        </w:rPr>
      </w:pPr>
      <w:r w:rsidRPr="00E20D9B">
        <w:rPr>
          <w:rFonts w:ascii="Arial" w:hAnsi="Arial" w:cs="Arial"/>
          <w:b/>
          <w:color w:val="000000" w:themeColor="text1"/>
          <w:sz w:val="20"/>
          <w:szCs w:val="20"/>
        </w:rPr>
        <w:t xml:space="preserve">(NOTE:  DO NOT </w:t>
      </w:r>
      <w:r w:rsidR="0021073E" w:rsidRPr="00E20D9B">
        <w:rPr>
          <w:rFonts w:ascii="Arial" w:hAnsi="Arial" w:cs="Arial"/>
          <w:b/>
          <w:color w:val="000000" w:themeColor="text1"/>
          <w:sz w:val="20"/>
          <w:szCs w:val="20"/>
        </w:rPr>
        <w:t xml:space="preserve">AGREE TO PARTICIPATE </w:t>
      </w:r>
      <w:r w:rsidRPr="00E20D9B">
        <w:rPr>
          <w:rFonts w:ascii="Arial" w:hAnsi="Arial" w:cs="Arial"/>
          <w:b/>
          <w:color w:val="000000" w:themeColor="text1"/>
          <w:sz w:val="20"/>
          <w:szCs w:val="20"/>
        </w:rPr>
        <w:t>UNLESS AN IRB APPROVAL STAMP WITH CURRENT DATES HAS BEEN APPLIED TO THIS DOCUMENT.)</w:t>
      </w:r>
    </w:p>
    <w:p w14:paraId="069D6BE9" w14:textId="44F14F0D" w:rsidR="00AC2BE4" w:rsidRPr="00E20D9B" w:rsidRDefault="00AC2BE4" w:rsidP="00AC2BE4">
      <w:pPr>
        <w:pStyle w:val="Heading2"/>
        <w:spacing w:before="0" w:after="0"/>
        <w:rPr>
          <w:color w:val="000000" w:themeColor="text1"/>
          <w:sz w:val="22"/>
          <w:szCs w:val="22"/>
        </w:rPr>
      </w:pPr>
    </w:p>
    <w:p w14:paraId="1EF6F3E9" w14:textId="7C217DC1" w:rsidR="0000357D" w:rsidRDefault="005B4384" w:rsidP="0000357D">
      <w:pPr>
        <w:pStyle w:val="Heading2"/>
        <w:spacing w:before="0" w:after="0"/>
        <w:rPr>
          <w:color w:val="000000" w:themeColor="text1"/>
          <w:sz w:val="22"/>
          <w:szCs w:val="22"/>
        </w:rPr>
      </w:pPr>
      <w:r w:rsidRPr="00E20D9B">
        <w:rPr>
          <w:color w:val="000000" w:themeColor="text1"/>
          <w:sz w:val="22"/>
          <w:szCs w:val="22"/>
        </w:rPr>
        <w:t>Title of research study</w:t>
      </w:r>
      <w:r w:rsidR="00E20D9B" w:rsidRPr="00E20D9B">
        <w:rPr>
          <w:color w:val="000000" w:themeColor="text1"/>
          <w:sz w:val="22"/>
          <w:szCs w:val="22"/>
        </w:rPr>
        <w:t>: “</w:t>
      </w:r>
      <w:r w:rsidR="0000357D" w:rsidRPr="0000357D">
        <w:rPr>
          <w:color w:val="000000" w:themeColor="text1"/>
          <w:sz w:val="22"/>
          <w:szCs w:val="22"/>
        </w:rPr>
        <w:t>Backyard bird behavior and disease: Participant Surveys</w:t>
      </w:r>
      <w:r w:rsidR="0000357D">
        <w:rPr>
          <w:color w:val="000000" w:themeColor="text1"/>
          <w:sz w:val="22"/>
          <w:szCs w:val="22"/>
        </w:rPr>
        <w:t>”</w:t>
      </w:r>
    </w:p>
    <w:p w14:paraId="53A5DCB2" w14:textId="74CC2CC6" w:rsidR="0061754B" w:rsidRPr="00E20D9B" w:rsidRDefault="005B4384" w:rsidP="0000357D">
      <w:pPr>
        <w:pStyle w:val="Heading2"/>
        <w:spacing w:before="0" w:after="0"/>
        <w:rPr>
          <w:rStyle w:val="Instructions"/>
          <w:i/>
          <w:iCs w:val="0"/>
          <w:color w:val="000000" w:themeColor="text1"/>
          <w:sz w:val="22"/>
          <w:szCs w:val="22"/>
        </w:rPr>
      </w:pPr>
      <w:r w:rsidRPr="00E20D9B">
        <w:rPr>
          <w:color w:val="000000" w:themeColor="text1"/>
          <w:sz w:val="22"/>
          <w:szCs w:val="22"/>
        </w:rPr>
        <w:t xml:space="preserve">Investigator: </w:t>
      </w:r>
      <w:r w:rsidR="006564C9" w:rsidRPr="00E20D9B">
        <w:rPr>
          <w:rStyle w:val="Instructions"/>
          <w:i/>
          <w:iCs w:val="0"/>
          <w:color w:val="000000" w:themeColor="text1"/>
          <w:sz w:val="22"/>
          <w:szCs w:val="22"/>
        </w:rPr>
        <w:t>Dr. Allie McCreary; phone: 334-844-10</w:t>
      </w:r>
      <w:r w:rsidR="00FA26B7">
        <w:rPr>
          <w:rStyle w:val="Instructions"/>
          <w:i/>
          <w:iCs w:val="0"/>
          <w:color w:val="000000" w:themeColor="text1"/>
          <w:sz w:val="22"/>
          <w:szCs w:val="22"/>
        </w:rPr>
        <w:t>59</w:t>
      </w:r>
      <w:r w:rsidR="006564C9" w:rsidRPr="00E20D9B">
        <w:rPr>
          <w:rStyle w:val="Instructions"/>
          <w:i/>
          <w:iCs w:val="0"/>
          <w:color w:val="000000" w:themeColor="text1"/>
          <w:sz w:val="22"/>
          <w:szCs w:val="22"/>
        </w:rPr>
        <w:t>; email: aem0200@auburn.edu</w:t>
      </w:r>
      <w:r w:rsidR="0021073E" w:rsidRPr="00E20D9B">
        <w:rPr>
          <w:rStyle w:val="Instructions"/>
          <w:i/>
          <w:iCs w:val="0"/>
          <w:color w:val="000000" w:themeColor="text1"/>
          <w:sz w:val="22"/>
          <w:szCs w:val="22"/>
        </w:rPr>
        <w:tab/>
      </w:r>
    </w:p>
    <w:p w14:paraId="51DB7DC1" w14:textId="2824A023" w:rsidR="0021073E" w:rsidRPr="00E20D9B" w:rsidRDefault="0021073E" w:rsidP="0021073E">
      <w:pPr>
        <w:pStyle w:val="BodyText"/>
        <w:rPr>
          <w:rStyle w:val="Instructions"/>
          <w:rFonts w:cs="Arial"/>
          <w:b w:val="0"/>
          <w:bCs/>
          <w:iCs w:val="0"/>
          <w:color w:val="000000" w:themeColor="text1"/>
          <w:sz w:val="22"/>
          <w:szCs w:val="22"/>
        </w:rPr>
      </w:pPr>
      <w:r w:rsidRPr="00E20D9B">
        <w:rPr>
          <w:rFonts w:ascii="Arial" w:hAnsi="Arial" w:cs="Arial"/>
          <w:b/>
          <w:bCs/>
          <w:i/>
          <w:iCs w:val="0"/>
          <w:color w:val="000000" w:themeColor="text1"/>
          <w:sz w:val="22"/>
          <w:szCs w:val="22"/>
        </w:rPr>
        <w:t>Sponsor:</w:t>
      </w:r>
      <w:r w:rsidRPr="00E20D9B">
        <w:rPr>
          <w:rFonts w:ascii="Arial" w:hAnsi="Arial" w:cs="Arial"/>
          <w:b/>
          <w:bCs/>
          <w:color w:val="000000" w:themeColor="text1"/>
          <w:sz w:val="22"/>
          <w:szCs w:val="22"/>
        </w:rPr>
        <w:t xml:space="preserve"> </w:t>
      </w:r>
      <w:r w:rsidR="00CC0F75" w:rsidRPr="00E20D9B">
        <w:rPr>
          <w:rStyle w:val="Instructions"/>
          <w:rFonts w:cs="Arial"/>
          <w:b w:val="0"/>
          <w:bCs/>
          <w:iCs w:val="0"/>
          <w:color w:val="000000" w:themeColor="text1"/>
          <w:sz w:val="22"/>
          <w:szCs w:val="22"/>
        </w:rPr>
        <w:t xml:space="preserve">None. </w:t>
      </w:r>
    </w:p>
    <w:p w14:paraId="068B3C10" w14:textId="77777777" w:rsidR="003A6DDE" w:rsidRPr="00E20D9B" w:rsidRDefault="003A6DDE" w:rsidP="0021073E">
      <w:pPr>
        <w:pStyle w:val="BodyText"/>
        <w:rPr>
          <w:rFonts w:ascii="Arial" w:hAnsi="Arial" w:cs="Arial"/>
          <w:b/>
          <w:bCs/>
          <w:color w:val="000000" w:themeColor="text1"/>
        </w:rPr>
      </w:pPr>
    </w:p>
    <w:p w14:paraId="63CA5466" w14:textId="1CC5E8F0" w:rsidR="00B17344" w:rsidRPr="00E20D9B" w:rsidRDefault="00B17344" w:rsidP="00B17344">
      <w:pPr>
        <w:spacing w:after="0"/>
        <w:rPr>
          <w:rFonts w:ascii="Arial" w:hAnsi="Arial" w:cs="Arial"/>
          <w:i/>
          <w:iCs/>
          <w:color w:val="000000" w:themeColor="text1"/>
          <w:sz w:val="22"/>
          <w:szCs w:val="22"/>
        </w:rPr>
      </w:pPr>
      <w:r w:rsidRPr="00E20D9B">
        <w:rPr>
          <w:rFonts w:ascii="Arial" w:hAnsi="Arial" w:cs="Arial"/>
          <w:b/>
          <w:color w:val="000000" w:themeColor="text1"/>
          <w:sz w:val="22"/>
          <w:szCs w:val="22"/>
        </w:rPr>
        <w:t>You are invited to participate in a research study</w:t>
      </w:r>
      <w:r w:rsidRPr="00E20D9B">
        <w:rPr>
          <w:rFonts w:ascii="Arial" w:hAnsi="Arial" w:cs="Arial"/>
          <w:color w:val="000000" w:themeColor="text1"/>
          <w:sz w:val="22"/>
          <w:szCs w:val="22"/>
        </w:rPr>
        <w:t xml:space="preserve"> to </w:t>
      </w:r>
      <w:r w:rsidR="00CC0F75" w:rsidRPr="00497ED4">
        <w:rPr>
          <w:rFonts w:ascii="Arial" w:hAnsi="Arial" w:cs="Arial"/>
          <w:i/>
          <w:color w:val="000000" w:themeColor="text1"/>
          <w:sz w:val="22"/>
          <w:szCs w:val="22"/>
        </w:rPr>
        <w:t>examine the motivations, behaviors, and perceptions of individuals who engage in backyard bird feeding and</w:t>
      </w:r>
      <w:r w:rsidR="00A2141B" w:rsidRPr="00497ED4">
        <w:rPr>
          <w:rFonts w:ascii="Arial" w:hAnsi="Arial" w:cs="Arial"/>
          <w:i/>
          <w:color w:val="000000" w:themeColor="text1"/>
          <w:sz w:val="22"/>
          <w:szCs w:val="22"/>
        </w:rPr>
        <w:t>/or</w:t>
      </w:r>
      <w:r w:rsidR="00CC0F75" w:rsidRPr="00497ED4">
        <w:rPr>
          <w:rFonts w:ascii="Arial" w:hAnsi="Arial" w:cs="Arial"/>
          <w:i/>
          <w:color w:val="000000" w:themeColor="text1"/>
          <w:sz w:val="22"/>
          <w:szCs w:val="22"/>
        </w:rPr>
        <w:t xml:space="preserve"> backyard poultry keeping</w:t>
      </w:r>
      <w:r w:rsidR="00A2141B" w:rsidRPr="00497ED4">
        <w:rPr>
          <w:rFonts w:ascii="Arial" w:hAnsi="Arial" w:cs="Arial"/>
          <w:i/>
          <w:color w:val="000000" w:themeColor="text1"/>
          <w:sz w:val="22"/>
          <w:szCs w:val="22"/>
        </w:rPr>
        <w:t xml:space="preserve">. This research will be conducted through a survey questionnaire which will ask </w:t>
      </w:r>
      <w:r w:rsidR="00E20D9B" w:rsidRPr="00497ED4">
        <w:rPr>
          <w:rFonts w:ascii="Arial" w:hAnsi="Arial" w:cs="Arial"/>
          <w:i/>
          <w:color w:val="000000" w:themeColor="text1"/>
          <w:sz w:val="22"/>
          <w:szCs w:val="22"/>
        </w:rPr>
        <w:t>about your</w:t>
      </w:r>
      <w:r w:rsidR="00CC0F75" w:rsidRPr="00497ED4">
        <w:rPr>
          <w:rFonts w:ascii="Arial" w:hAnsi="Arial" w:cs="Arial"/>
          <w:i/>
          <w:color w:val="000000" w:themeColor="text1"/>
          <w:sz w:val="22"/>
          <w:szCs w:val="22"/>
        </w:rPr>
        <w:t xml:space="preserve"> attachment to </w:t>
      </w:r>
      <w:r w:rsidR="00A2141B" w:rsidRPr="00497ED4">
        <w:rPr>
          <w:rFonts w:ascii="Arial" w:hAnsi="Arial" w:cs="Arial"/>
          <w:i/>
          <w:color w:val="000000" w:themeColor="text1"/>
          <w:sz w:val="22"/>
          <w:szCs w:val="22"/>
        </w:rPr>
        <w:t xml:space="preserve">your </w:t>
      </w:r>
      <w:r w:rsidR="00CC0F75" w:rsidRPr="00497ED4">
        <w:rPr>
          <w:rFonts w:ascii="Arial" w:hAnsi="Arial" w:cs="Arial"/>
          <w:i/>
          <w:color w:val="000000" w:themeColor="text1"/>
          <w:sz w:val="22"/>
          <w:szCs w:val="22"/>
        </w:rPr>
        <w:t xml:space="preserve">property, </w:t>
      </w:r>
      <w:r w:rsidR="00A2141B" w:rsidRPr="00497ED4">
        <w:rPr>
          <w:rFonts w:ascii="Arial" w:hAnsi="Arial" w:cs="Arial"/>
          <w:i/>
          <w:color w:val="000000" w:themeColor="text1"/>
          <w:sz w:val="22"/>
          <w:szCs w:val="22"/>
        </w:rPr>
        <w:t>your</w:t>
      </w:r>
      <w:r w:rsidR="00CC0F75" w:rsidRPr="00497ED4">
        <w:rPr>
          <w:rFonts w:ascii="Arial" w:hAnsi="Arial" w:cs="Arial"/>
          <w:i/>
          <w:color w:val="000000" w:themeColor="text1"/>
          <w:sz w:val="22"/>
          <w:szCs w:val="22"/>
        </w:rPr>
        <w:t xml:space="preserve"> awareness of diseases that can spread between wild birds, poultry, and humans, and </w:t>
      </w:r>
      <w:r w:rsidR="00A2141B" w:rsidRPr="00497ED4">
        <w:rPr>
          <w:rFonts w:ascii="Arial" w:hAnsi="Arial" w:cs="Arial"/>
          <w:i/>
          <w:color w:val="000000" w:themeColor="text1"/>
          <w:sz w:val="22"/>
          <w:szCs w:val="22"/>
        </w:rPr>
        <w:t>your</w:t>
      </w:r>
      <w:r w:rsidR="00CC0F75" w:rsidRPr="00497ED4">
        <w:rPr>
          <w:rFonts w:ascii="Arial" w:hAnsi="Arial" w:cs="Arial"/>
          <w:i/>
          <w:color w:val="000000" w:themeColor="text1"/>
          <w:sz w:val="22"/>
          <w:szCs w:val="22"/>
        </w:rPr>
        <w:t xml:space="preserve"> conservation-related attitudes and actions</w:t>
      </w:r>
      <w:r w:rsidRPr="00497ED4">
        <w:rPr>
          <w:rFonts w:ascii="Arial" w:hAnsi="Arial" w:cs="Arial"/>
          <w:i/>
          <w:color w:val="000000" w:themeColor="text1"/>
          <w:sz w:val="22"/>
          <w:szCs w:val="22"/>
        </w:rPr>
        <w:t>.</w:t>
      </w:r>
      <w:r w:rsidRPr="00497ED4">
        <w:rPr>
          <w:rFonts w:ascii="Arial" w:hAnsi="Arial" w:cs="Arial"/>
          <w:color w:val="000000" w:themeColor="text1"/>
          <w:sz w:val="22"/>
          <w:szCs w:val="22"/>
        </w:rPr>
        <w:t xml:space="preserve"> The study is being conducted by </w:t>
      </w:r>
      <w:r w:rsidR="006564C9" w:rsidRPr="00497ED4">
        <w:rPr>
          <w:rFonts w:ascii="Arial" w:hAnsi="Arial" w:cs="Arial"/>
          <w:i/>
          <w:color w:val="000000" w:themeColor="text1"/>
          <w:sz w:val="22"/>
          <w:szCs w:val="22"/>
        </w:rPr>
        <w:t>(</w:t>
      </w:r>
      <w:r w:rsidR="00CC0F75" w:rsidRPr="00497ED4">
        <w:rPr>
          <w:rFonts w:ascii="Arial" w:hAnsi="Arial" w:cs="Arial"/>
          <w:i/>
          <w:color w:val="000000" w:themeColor="text1"/>
          <w:sz w:val="22"/>
          <w:szCs w:val="22"/>
        </w:rPr>
        <w:t>Alex Fisher</w:t>
      </w:r>
      <w:r w:rsidRPr="00497ED4">
        <w:rPr>
          <w:rFonts w:ascii="Arial" w:hAnsi="Arial" w:cs="Arial"/>
          <w:i/>
          <w:color w:val="000000" w:themeColor="text1"/>
          <w:sz w:val="22"/>
          <w:szCs w:val="22"/>
        </w:rPr>
        <w:t xml:space="preserve">, </w:t>
      </w:r>
      <w:r w:rsidR="00CC0F75" w:rsidRPr="00497ED4">
        <w:rPr>
          <w:rFonts w:ascii="Arial" w:hAnsi="Arial" w:cs="Arial"/>
          <w:i/>
          <w:color w:val="000000" w:themeColor="text1"/>
          <w:sz w:val="22"/>
          <w:szCs w:val="22"/>
        </w:rPr>
        <w:t xml:space="preserve">MSc. </w:t>
      </w:r>
      <w:r w:rsidR="006564C9" w:rsidRPr="00497ED4">
        <w:rPr>
          <w:rFonts w:ascii="Arial" w:hAnsi="Arial" w:cs="Arial"/>
          <w:i/>
          <w:color w:val="000000" w:themeColor="text1"/>
          <w:sz w:val="22"/>
          <w:szCs w:val="22"/>
        </w:rPr>
        <w:t>Student)</w:t>
      </w:r>
      <w:r w:rsidRPr="00497ED4">
        <w:rPr>
          <w:rFonts w:ascii="Arial" w:hAnsi="Arial" w:cs="Arial"/>
          <w:color w:val="000000" w:themeColor="text1"/>
          <w:sz w:val="22"/>
          <w:szCs w:val="22"/>
        </w:rPr>
        <w:t xml:space="preserve">, under the direction of </w:t>
      </w:r>
      <w:r w:rsidR="00E20D9B" w:rsidRPr="00497ED4">
        <w:rPr>
          <w:rFonts w:ascii="Arial" w:hAnsi="Arial" w:cs="Arial"/>
          <w:i/>
          <w:color w:val="000000" w:themeColor="text1"/>
          <w:sz w:val="22"/>
          <w:szCs w:val="22"/>
        </w:rPr>
        <w:t>(</w:t>
      </w:r>
      <w:r w:rsidR="00CC0F75" w:rsidRPr="00497ED4">
        <w:rPr>
          <w:rFonts w:ascii="Arial" w:hAnsi="Arial" w:cs="Arial"/>
          <w:i/>
          <w:color w:val="000000" w:themeColor="text1"/>
          <w:sz w:val="22"/>
          <w:szCs w:val="22"/>
        </w:rPr>
        <w:t>Dr</w:t>
      </w:r>
      <w:r w:rsidR="00A2141B" w:rsidRPr="00497ED4">
        <w:rPr>
          <w:rFonts w:ascii="Arial" w:hAnsi="Arial" w:cs="Arial"/>
          <w:i/>
          <w:color w:val="000000" w:themeColor="text1"/>
          <w:sz w:val="22"/>
          <w:szCs w:val="22"/>
        </w:rPr>
        <w:t>s</w:t>
      </w:r>
      <w:r w:rsidR="00CC0F75" w:rsidRPr="00497ED4">
        <w:rPr>
          <w:rFonts w:ascii="Arial" w:hAnsi="Arial" w:cs="Arial"/>
          <w:i/>
          <w:color w:val="000000" w:themeColor="text1"/>
          <w:sz w:val="22"/>
          <w:szCs w:val="22"/>
        </w:rPr>
        <w:t>. Kelsey McCune</w:t>
      </w:r>
      <w:r w:rsidRPr="00497ED4">
        <w:rPr>
          <w:rFonts w:ascii="Arial" w:hAnsi="Arial" w:cs="Arial"/>
          <w:i/>
          <w:color w:val="000000" w:themeColor="text1"/>
          <w:sz w:val="22"/>
          <w:szCs w:val="22"/>
        </w:rPr>
        <w:t xml:space="preserve">, </w:t>
      </w:r>
      <w:r w:rsidR="00CC0F75" w:rsidRPr="00497ED4">
        <w:rPr>
          <w:rFonts w:ascii="Arial" w:hAnsi="Arial" w:cs="Arial"/>
          <w:i/>
          <w:color w:val="000000" w:themeColor="text1"/>
          <w:sz w:val="22"/>
          <w:szCs w:val="22"/>
        </w:rPr>
        <w:t>PhD</w:t>
      </w:r>
      <w:r w:rsidR="00A2141B" w:rsidRPr="00497ED4">
        <w:rPr>
          <w:rFonts w:ascii="Arial" w:hAnsi="Arial" w:cs="Arial"/>
          <w:i/>
          <w:color w:val="000000" w:themeColor="text1"/>
          <w:sz w:val="22"/>
          <w:szCs w:val="22"/>
        </w:rPr>
        <w:t xml:space="preserve"> and Allie McCreary, PhD</w:t>
      </w:r>
      <w:r w:rsidR="00CC0F75" w:rsidRPr="00497ED4">
        <w:rPr>
          <w:rFonts w:ascii="Arial" w:hAnsi="Arial" w:cs="Arial"/>
          <w:i/>
          <w:color w:val="000000" w:themeColor="text1"/>
          <w:sz w:val="22"/>
          <w:szCs w:val="22"/>
        </w:rPr>
        <w:t>.)</w:t>
      </w:r>
      <w:r w:rsidR="00CC0F75" w:rsidRPr="00497ED4">
        <w:rPr>
          <w:rFonts w:ascii="Arial" w:hAnsi="Arial" w:cs="Arial"/>
          <w:color w:val="000000" w:themeColor="text1"/>
          <w:sz w:val="22"/>
          <w:szCs w:val="22"/>
        </w:rPr>
        <w:t xml:space="preserve"> </w:t>
      </w:r>
      <w:r w:rsidRPr="00497ED4">
        <w:rPr>
          <w:rFonts w:ascii="Arial" w:hAnsi="Arial" w:cs="Arial"/>
          <w:color w:val="000000" w:themeColor="text1"/>
          <w:sz w:val="22"/>
          <w:szCs w:val="22"/>
        </w:rPr>
        <w:t xml:space="preserve"> in the Auburn University</w:t>
      </w:r>
      <w:r w:rsidR="00A2141B" w:rsidRPr="00497ED4">
        <w:rPr>
          <w:rFonts w:ascii="Arial" w:hAnsi="Arial" w:cs="Arial"/>
          <w:color w:val="000000" w:themeColor="text1"/>
          <w:sz w:val="22"/>
          <w:szCs w:val="22"/>
        </w:rPr>
        <w:t xml:space="preserve"> </w:t>
      </w:r>
      <w:r w:rsidR="00A2141B" w:rsidRPr="00497ED4">
        <w:rPr>
          <w:rFonts w:ascii="Arial" w:hAnsi="Arial" w:cs="Arial"/>
          <w:i/>
          <w:iCs/>
          <w:color w:val="000000" w:themeColor="text1"/>
          <w:sz w:val="22"/>
          <w:szCs w:val="22"/>
        </w:rPr>
        <w:t>College of Forestry, Wildlife and Environment</w:t>
      </w:r>
      <w:r w:rsidRPr="00497ED4">
        <w:rPr>
          <w:rFonts w:ascii="Arial" w:hAnsi="Arial" w:cs="Arial"/>
          <w:color w:val="000000" w:themeColor="text1"/>
          <w:sz w:val="22"/>
          <w:szCs w:val="22"/>
        </w:rPr>
        <w:t xml:space="preserve">.  You were selected as a possible participant because you are </w:t>
      </w:r>
      <w:r w:rsidR="007033EE" w:rsidRPr="00497ED4">
        <w:rPr>
          <w:rFonts w:ascii="Arial" w:hAnsi="Arial" w:cs="Arial"/>
          <w:color w:val="000000" w:themeColor="text1"/>
          <w:sz w:val="22"/>
          <w:szCs w:val="22"/>
        </w:rPr>
        <w:t>an</w:t>
      </w:r>
      <w:r w:rsidR="00CC0F75" w:rsidRPr="00497ED4">
        <w:rPr>
          <w:rFonts w:ascii="Arial" w:hAnsi="Arial" w:cs="Arial"/>
          <w:i/>
          <w:iCs/>
          <w:color w:val="000000" w:themeColor="text1"/>
          <w:sz w:val="22"/>
          <w:szCs w:val="22"/>
        </w:rPr>
        <w:t xml:space="preserve"> adult (18 years of age or older) who maintains</w:t>
      </w:r>
      <w:r w:rsidR="00CC0F75" w:rsidRPr="00E20D9B">
        <w:rPr>
          <w:rFonts w:ascii="Arial" w:hAnsi="Arial" w:cs="Arial"/>
          <w:i/>
          <w:iCs/>
          <w:color w:val="000000" w:themeColor="text1"/>
          <w:sz w:val="22"/>
          <w:szCs w:val="22"/>
        </w:rPr>
        <w:t xml:space="preserve"> backyard bird feeders</w:t>
      </w:r>
      <w:r w:rsidR="00F304EB">
        <w:rPr>
          <w:rFonts w:ascii="Arial" w:hAnsi="Arial" w:cs="Arial"/>
          <w:i/>
          <w:iCs/>
          <w:color w:val="000000" w:themeColor="text1"/>
          <w:sz w:val="22"/>
          <w:szCs w:val="22"/>
        </w:rPr>
        <w:t xml:space="preserve">, </w:t>
      </w:r>
      <w:r w:rsidR="00CC0F75" w:rsidRPr="00E20D9B">
        <w:rPr>
          <w:rFonts w:ascii="Arial" w:hAnsi="Arial" w:cs="Arial"/>
          <w:i/>
          <w:iCs/>
          <w:color w:val="000000" w:themeColor="text1"/>
          <w:sz w:val="22"/>
          <w:szCs w:val="22"/>
        </w:rPr>
        <w:t>keeps backyard poultry</w:t>
      </w:r>
      <w:r w:rsidR="00F304EB">
        <w:rPr>
          <w:rFonts w:ascii="Arial" w:hAnsi="Arial" w:cs="Arial"/>
          <w:i/>
          <w:iCs/>
          <w:color w:val="000000" w:themeColor="text1"/>
          <w:sz w:val="22"/>
          <w:szCs w:val="22"/>
        </w:rPr>
        <w:t>, or has interest or knowledge of these activities</w:t>
      </w:r>
      <w:r w:rsidR="00CC0F75" w:rsidRPr="00E20D9B">
        <w:rPr>
          <w:rFonts w:ascii="Arial" w:hAnsi="Arial" w:cs="Arial"/>
          <w:i/>
          <w:iCs/>
          <w:color w:val="000000" w:themeColor="text1"/>
          <w:sz w:val="22"/>
          <w:szCs w:val="22"/>
        </w:rPr>
        <w:t xml:space="preserve"> in the Southeastern United States</w:t>
      </w:r>
      <w:r w:rsidR="006072AA" w:rsidRPr="00E20D9B">
        <w:rPr>
          <w:rFonts w:ascii="Arial" w:hAnsi="Arial" w:cs="Arial"/>
          <w:i/>
          <w:iCs/>
          <w:color w:val="000000" w:themeColor="text1"/>
          <w:sz w:val="22"/>
          <w:szCs w:val="22"/>
        </w:rPr>
        <w:t xml:space="preserve">. </w:t>
      </w:r>
      <w:ins w:id="0" w:author="Claude" w:date="2026-09-24T00:00:00Z">
        <w:r w:rsidR="00F43AEB" w:rsidRPr="00F43AEB">
          <w:rPr>
            <w:rFonts w:ascii="Arial" w:hAnsi="Arial" w:cs="Arial"/>
            <w:i/>
            <w:iCs/>
            <w:color w:val="000000" w:themeColor="text1"/>
            <w:sz w:val="22"/>
            <w:szCs w:val="22"/>
          </w:rPr>
          <w:t xml:space="preserve">You may have received this invitation because you take part in our Backyard Birds field study, or through an email listserv or newsletter. </w:t>
        </w:r>
      </w:ins>
    </w:p>
    <w:p w14:paraId="31A90B8C" w14:textId="346F3628" w:rsidR="003A6DDE" w:rsidRPr="00E20D9B" w:rsidRDefault="003A6DDE" w:rsidP="003A6DDE">
      <w:pPr>
        <w:pStyle w:val="Heading2"/>
        <w:spacing w:after="0"/>
        <w:rPr>
          <w:b w:val="0"/>
          <w:bCs w:val="0"/>
          <w:i w:val="0"/>
          <w:iCs w:val="0"/>
          <w:color w:val="000000" w:themeColor="text1"/>
          <w:sz w:val="22"/>
          <w:szCs w:val="22"/>
        </w:rPr>
      </w:pPr>
      <w:r w:rsidRPr="00E20D9B">
        <w:rPr>
          <w:color w:val="000000" w:themeColor="text1"/>
          <w:sz w:val="22"/>
          <w:szCs w:val="22"/>
        </w:rPr>
        <w:t>What will be involved if you participate</w:t>
      </w:r>
      <w:r w:rsidRPr="00E20D9B">
        <w:rPr>
          <w:i w:val="0"/>
          <w:iCs w:val="0"/>
          <w:color w:val="000000" w:themeColor="text1"/>
          <w:sz w:val="22"/>
          <w:szCs w:val="22"/>
        </w:rPr>
        <w:t>?</w:t>
      </w:r>
      <w:r w:rsidRPr="00E20D9B">
        <w:rPr>
          <w:b w:val="0"/>
          <w:bCs w:val="0"/>
          <w:i w:val="0"/>
          <w:iCs w:val="0"/>
          <w:color w:val="000000" w:themeColor="text1"/>
          <w:sz w:val="22"/>
          <w:szCs w:val="22"/>
        </w:rPr>
        <w:t xml:space="preserve">  If you decide to participate in this research study, you will be asked to </w:t>
      </w:r>
      <w:r w:rsidR="00CC0F75" w:rsidRPr="00E20D9B">
        <w:rPr>
          <w:b w:val="0"/>
          <w:bCs w:val="0"/>
          <w:i w:val="0"/>
          <w:iCs w:val="0"/>
          <w:color w:val="000000" w:themeColor="text1"/>
          <w:sz w:val="22"/>
          <w:szCs w:val="22"/>
        </w:rPr>
        <w:t>complete a</w:t>
      </w:r>
      <w:r w:rsidR="00A12A4D">
        <w:rPr>
          <w:b w:val="0"/>
          <w:bCs w:val="0"/>
          <w:i w:val="0"/>
          <w:iCs w:val="0"/>
          <w:color w:val="000000" w:themeColor="text1"/>
          <w:sz w:val="22"/>
          <w:szCs w:val="22"/>
        </w:rPr>
        <w:t xml:space="preserve"> confidential </w:t>
      </w:r>
      <w:r w:rsidR="00CC0F75" w:rsidRPr="00E20D9B">
        <w:rPr>
          <w:b w:val="0"/>
          <w:bCs w:val="0"/>
          <w:i w:val="0"/>
          <w:iCs w:val="0"/>
          <w:color w:val="000000" w:themeColor="text1"/>
          <w:sz w:val="22"/>
          <w:szCs w:val="22"/>
        </w:rPr>
        <w:t>online</w:t>
      </w:r>
      <w:r w:rsidR="00C87696" w:rsidRPr="00E20D9B">
        <w:rPr>
          <w:b w:val="0"/>
          <w:bCs w:val="0"/>
          <w:i w:val="0"/>
          <w:iCs w:val="0"/>
          <w:color w:val="000000" w:themeColor="text1"/>
          <w:sz w:val="22"/>
          <w:szCs w:val="22"/>
        </w:rPr>
        <w:t xml:space="preserve"> </w:t>
      </w:r>
      <w:r w:rsidR="00CC0F75" w:rsidRPr="00E20D9B">
        <w:rPr>
          <w:b w:val="0"/>
          <w:bCs w:val="0"/>
          <w:i w:val="0"/>
          <w:iCs w:val="0"/>
          <w:color w:val="000000" w:themeColor="text1"/>
          <w:sz w:val="22"/>
          <w:szCs w:val="22"/>
        </w:rPr>
        <w:t xml:space="preserve">survey about your backyard wildlife feeding practices, your perceptions of avian disease risk, and your conservation-related attitudes and behaviors. </w:t>
      </w:r>
      <w:r w:rsidRPr="00E20D9B">
        <w:rPr>
          <w:b w:val="0"/>
          <w:bCs w:val="0"/>
          <w:i w:val="0"/>
          <w:iCs w:val="0"/>
          <w:color w:val="000000" w:themeColor="text1"/>
          <w:sz w:val="22"/>
          <w:szCs w:val="22"/>
        </w:rPr>
        <w:t xml:space="preserve">Your total time commitment will be approximately </w:t>
      </w:r>
      <w:r w:rsidR="00CC0F75" w:rsidRPr="00E20D9B">
        <w:rPr>
          <w:b w:val="0"/>
          <w:bCs w:val="0"/>
          <w:i w:val="0"/>
          <w:iCs w:val="0"/>
          <w:color w:val="000000" w:themeColor="text1"/>
          <w:sz w:val="22"/>
          <w:szCs w:val="22"/>
        </w:rPr>
        <w:t>10-15 minutes</w:t>
      </w:r>
      <w:r w:rsidR="00497ED4">
        <w:rPr>
          <w:b w:val="0"/>
          <w:bCs w:val="0"/>
          <w:i w:val="0"/>
          <w:iCs w:val="0"/>
          <w:color w:val="000000" w:themeColor="text1"/>
          <w:sz w:val="22"/>
          <w:szCs w:val="22"/>
        </w:rPr>
        <w:t>.</w:t>
      </w:r>
    </w:p>
    <w:p w14:paraId="3D2CC636" w14:textId="4D5F52FB" w:rsidR="003A6DDE" w:rsidRPr="00E20D9B" w:rsidRDefault="003A6DDE" w:rsidP="003A6DDE">
      <w:pPr>
        <w:pStyle w:val="Heading2"/>
        <w:spacing w:after="0"/>
        <w:rPr>
          <w:b w:val="0"/>
          <w:bCs w:val="0"/>
          <w:i w:val="0"/>
          <w:iCs w:val="0"/>
          <w:color w:val="000000" w:themeColor="text1"/>
          <w:sz w:val="22"/>
          <w:szCs w:val="22"/>
        </w:rPr>
      </w:pPr>
      <w:r w:rsidRPr="00E20D9B">
        <w:rPr>
          <w:color w:val="000000" w:themeColor="text1"/>
          <w:sz w:val="22"/>
          <w:szCs w:val="22"/>
        </w:rPr>
        <w:t xml:space="preserve">Are there any risks or discomforts?  </w:t>
      </w:r>
      <w:r w:rsidRPr="00E20D9B">
        <w:rPr>
          <w:b w:val="0"/>
          <w:bCs w:val="0"/>
          <w:i w:val="0"/>
          <w:iCs w:val="0"/>
          <w:color w:val="000000" w:themeColor="text1"/>
          <w:sz w:val="22"/>
          <w:szCs w:val="22"/>
        </w:rPr>
        <w:t xml:space="preserve">The risks associated with participating in this study are </w:t>
      </w:r>
      <w:r w:rsidR="00CC0F75" w:rsidRPr="00E20D9B">
        <w:rPr>
          <w:b w:val="0"/>
          <w:bCs w:val="0"/>
          <w:i w:val="0"/>
          <w:iCs w:val="0"/>
          <w:color w:val="000000" w:themeColor="text1"/>
          <w:sz w:val="22"/>
          <w:szCs w:val="22"/>
        </w:rPr>
        <w:t>minimal and limited to the possible discomfort of answering questions about your personal practices and opinions</w:t>
      </w:r>
      <w:r w:rsidR="00497ED4">
        <w:rPr>
          <w:b w:val="0"/>
          <w:bCs w:val="0"/>
          <w:i w:val="0"/>
          <w:iCs w:val="0"/>
          <w:color w:val="000000" w:themeColor="text1"/>
          <w:sz w:val="22"/>
          <w:szCs w:val="22"/>
        </w:rPr>
        <w:t>.</w:t>
      </w:r>
      <w:r w:rsidRPr="00E20D9B">
        <w:rPr>
          <w:b w:val="0"/>
          <w:bCs w:val="0"/>
          <w:i w:val="0"/>
          <w:iCs w:val="0"/>
          <w:color w:val="000000" w:themeColor="text1"/>
          <w:sz w:val="22"/>
          <w:szCs w:val="22"/>
        </w:rPr>
        <w:t xml:space="preserve"> To minimize these risks, </w:t>
      </w:r>
      <w:r w:rsidR="00CC0F75" w:rsidRPr="00E20D9B">
        <w:rPr>
          <w:b w:val="0"/>
          <w:bCs w:val="0"/>
          <w:i w:val="0"/>
          <w:iCs w:val="0"/>
          <w:color w:val="000000" w:themeColor="text1"/>
          <w:sz w:val="22"/>
          <w:szCs w:val="22"/>
        </w:rPr>
        <w:t xml:space="preserve">your participation is voluntary, </w:t>
      </w:r>
      <w:r w:rsidR="0052066F" w:rsidRPr="0052066F">
        <w:rPr>
          <w:b w:val="0"/>
          <w:bCs w:val="0"/>
          <w:i w:val="0"/>
          <w:iCs w:val="0"/>
          <w:color w:val="000000" w:themeColor="text1"/>
          <w:sz w:val="22"/>
          <w:szCs w:val="22"/>
        </w:rPr>
        <w:t>you may skip any question you prefer not to answer, and all responses are kept confidential.</w:t>
      </w:r>
    </w:p>
    <w:p w14:paraId="4866E902" w14:textId="4FBEE105" w:rsidR="00CC0F75" w:rsidRPr="00E20D9B" w:rsidRDefault="003A6DDE" w:rsidP="00CC0F75">
      <w:pPr>
        <w:pStyle w:val="Heading2"/>
        <w:spacing w:after="0"/>
        <w:rPr>
          <w:b w:val="0"/>
          <w:bCs w:val="0"/>
          <w:i w:val="0"/>
          <w:iCs w:val="0"/>
          <w:color w:val="000000" w:themeColor="text1"/>
          <w:sz w:val="22"/>
          <w:szCs w:val="22"/>
        </w:rPr>
      </w:pPr>
      <w:r w:rsidRPr="00E20D9B">
        <w:rPr>
          <w:color w:val="000000" w:themeColor="text1"/>
          <w:sz w:val="22"/>
          <w:szCs w:val="22"/>
        </w:rPr>
        <w:t xml:space="preserve">Are there any benefits to yourself or others?  </w:t>
      </w:r>
      <w:r w:rsidR="00CC0F75" w:rsidRPr="00E20D9B">
        <w:rPr>
          <w:b w:val="0"/>
          <w:bCs w:val="0"/>
          <w:i w:val="0"/>
          <w:iCs w:val="0"/>
          <w:color w:val="000000" w:themeColor="text1"/>
          <w:sz w:val="22"/>
          <w:szCs w:val="22"/>
        </w:rPr>
        <w:t xml:space="preserve">There are no direct benefits to the participant.  The information gained may help researchers better understand backyard wildlife feeding practices and the risks of disease transmission among wild birds, poultry, and humans.  We cannot promise you that you will receive any or </w:t>
      </w:r>
      <w:proofErr w:type="gramStart"/>
      <w:r w:rsidR="00CC0F75" w:rsidRPr="00E20D9B">
        <w:rPr>
          <w:b w:val="0"/>
          <w:bCs w:val="0"/>
          <w:i w:val="0"/>
          <w:iCs w:val="0"/>
          <w:color w:val="000000" w:themeColor="text1"/>
          <w:sz w:val="22"/>
          <w:szCs w:val="22"/>
        </w:rPr>
        <w:t>all of</w:t>
      </w:r>
      <w:proofErr w:type="gramEnd"/>
      <w:r w:rsidR="00CC0F75" w:rsidRPr="00E20D9B">
        <w:rPr>
          <w:b w:val="0"/>
          <w:bCs w:val="0"/>
          <w:i w:val="0"/>
          <w:iCs w:val="0"/>
          <w:color w:val="000000" w:themeColor="text1"/>
          <w:sz w:val="22"/>
          <w:szCs w:val="22"/>
        </w:rPr>
        <w:t xml:space="preserve"> the benefits described.</w:t>
      </w:r>
    </w:p>
    <w:p w14:paraId="7E5B89D0" w14:textId="77777777" w:rsidR="00CC0F75" w:rsidRPr="00E20D9B" w:rsidRDefault="003A6DDE" w:rsidP="00CC0F75">
      <w:pPr>
        <w:pStyle w:val="Heading2"/>
        <w:spacing w:after="0"/>
        <w:rPr>
          <w:b w:val="0"/>
          <w:bCs w:val="0"/>
          <w:i w:val="0"/>
          <w:iCs w:val="0"/>
          <w:color w:val="000000" w:themeColor="text1"/>
          <w:sz w:val="22"/>
          <w:szCs w:val="22"/>
        </w:rPr>
      </w:pPr>
      <w:r w:rsidRPr="00E20D9B">
        <w:rPr>
          <w:color w:val="000000" w:themeColor="text1"/>
          <w:sz w:val="22"/>
          <w:szCs w:val="22"/>
        </w:rPr>
        <w:t xml:space="preserve">Will you receive compensation for participating?  </w:t>
      </w:r>
      <w:r w:rsidR="00CC0F75" w:rsidRPr="00E20D9B">
        <w:rPr>
          <w:b w:val="0"/>
          <w:bCs w:val="0"/>
          <w:i w:val="0"/>
          <w:iCs w:val="0"/>
          <w:color w:val="000000" w:themeColor="text1"/>
          <w:sz w:val="22"/>
          <w:szCs w:val="22"/>
        </w:rPr>
        <w:t xml:space="preserve">There is no compensation for participating in this study.  </w:t>
      </w:r>
    </w:p>
    <w:p w14:paraId="29E95921" w14:textId="15A02807" w:rsidR="003A6DDE" w:rsidRPr="00E20D9B" w:rsidRDefault="003A6DDE" w:rsidP="003A6DDE">
      <w:pPr>
        <w:pStyle w:val="Heading2"/>
        <w:spacing w:after="0"/>
        <w:rPr>
          <w:color w:val="000000" w:themeColor="text1"/>
          <w:sz w:val="22"/>
          <w:szCs w:val="22"/>
        </w:rPr>
      </w:pPr>
      <w:r w:rsidRPr="00E20D9B">
        <w:rPr>
          <w:color w:val="000000" w:themeColor="text1"/>
          <w:sz w:val="22"/>
          <w:szCs w:val="22"/>
        </w:rPr>
        <w:t xml:space="preserve">Are there any costs?  </w:t>
      </w:r>
      <w:r w:rsidRPr="00E20D9B">
        <w:rPr>
          <w:b w:val="0"/>
          <w:bCs w:val="0"/>
          <w:i w:val="0"/>
          <w:iCs w:val="0"/>
          <w:color w:val="000000" w:themeColor="text1"/>
          <w:sz w:val="22"/>
          <w:szCs w:val="22"/>
        </w:rPr>
        <w:t xml:space="preserve">If you decide to participate, </w:t>
      </w:r>
      <w:r w:rsidR="00C8362B" w:rsidRPr="00E20D9B">
        <w:rPr>
          <w:b w:val="0"/>
          <w:bCs w:val="0"/>
          <w:i w:val="0"/>
          <w:iCs w:val="0"/>
          <w:color w:val="000000" w:themeColor="text1"/>
          <w:sz w:val="22"/>
          <w:szCs w:val="22"/>
        </w:rPr>
        <w:t xml:space="preserve">the only cost will be the time used to take the survey. </w:t>
      </w:r>
      <w:r w:rsidRPr="00E20D9B">
        <w:rPr>
          <w:b w:val="0"/>
          <w:bCs w:val="0"/>
          <w:i w:val="0"/>
          <w:iCs w:val="0"/>
          <w:color w:val="000000" w:themeColor="text1"/>
          <w:sz w:val="22"/>
          <w:szCs w:val="22"/>
        </w:rPr>
        <w:t xml:space="preserve"> Auburn University has not provided for any payment if you are harmed </w:t>
      </w:r>
      <w:proofErr w:type="gramStart"/>
      <w:r w:rsidRPr="00E20D9B">
        <w:rPr>
          <w:b w:val="0"/>
          <w:bCs w:val="0"/>
          <w:i w:val="0"/>
          <w:iCs w:val="0"/>
          <w:color w:val="000000" w:themeColor="text1"/>
          <w:sz w:val="22"/>
          <w:szCs w:val="22"/>
        </w:rPr>
        <w:t>as a result of</w:t>
      </w:r>
      <w:proofErr w:type="gramEnd"/>
      <w:r w:rsidRPr="00E20D9B">
        <w:rPr>
          <w:b w:val="0"/>
          <w:bCs w:val="0"/>
          <w:i w:val="0"/>
          <w:iCs w:val="0"/>
          <w:color w:val="000000" w:themeColor="text1"/>
          <w:sz w:val="22"/>
          <w:szCs w:val="22"/>
        </w:rPr>
        <w:t xml:space="preserve"> participating in this </w:t>
      </w:r>
      <w:r w:rsidR="00F304EB">
        <w:rPr>
          <w:b w:val="0"/>
          <w:bCs w:val="0"/>
          <w:i w:val="0"/>
          <w:iCs w:val="0"/>
          <w:color w:val="000000" w:themeColor="text1"/>
          <w:sz w:val="22"/>
          <w:szCs w:val="22"/>
        </w:rPr>
        <w:t>study</w:t>
      </w:r>
      <w:r w:rsidRPr="00E20D9B">
        <w:rPr>
          <w:b w:val="0"/>
          <w:bCs w:val="0"/>
          <w:i w:val="0"/>
          <w:iCs w:val="0"/>
          <w:color w:val="000000" w:themeColor="text1"/>
          <w:sz w:val="22"/>
          <w:szCs w:val="22"/>
        </w:rPr>
        <w:t>.</w:t>
      </w:r>
    </w:p>
    <w:p w14:paraId="5E0AEF05" w14:textId="77777777" w:rsidR="003A6DDE" w:rsidRPr="00E20D9B" w:rsidRDefault="003A6DDE" w:rsidP="003A6DDE">
      <w:pPr>
        <w:pStyle w:val="BodyText"/>
        <w:rPr>
          <w:color w:val="000000" w:themeColor="text1"/>
        </w:rPr>
      </w:pPr>
    </w:p>
    <w:p w14:paraId="2F62E9A8" w14:textId="2CC813FC" w:rsidR="00B0173F" w:rsidRPr="00E20D9B" w:rsidRDefault="003A6DDE" w:rsidP="003A6DDE">
      <w:pPr>
        <w:pStyle w:val="Heading2"/>
        <w:spacing w:before="0" w:after="0"/>
        <w:rPr>
          <w:b w:val="0"/>
          <w:bCs w:val="0"/>
          <w:i w:val="0"/>
          <w:iCs w:val="0"/>
          <w:color w:val="000000" w:themeColor="text1"/>
          <w:sz w:val="22"/>
          <w:szCs w:val="22"/>
        </w:rPr>
      </w:pPr>
      <w:r w:rsidRPr="00E20D9B">
        <w:rPr>
          <w:color w:val="000000" w:themeColor="text1"/>
          <w:sz w:val="22"/>
          <w:szCs w:val="22"/>
        </w:rPr>
        <w:t xml:space="preserve">If you change your mind about participating, </w:t>
      </w:r>
      <w:r w:rsidRPr="00E20D9B">
        <w:rPr>
          <w:b w:val="0"/>
          <w:bCs w:val="0"/>
          <w:i w:val="0"/>
          <w:iCs w:val="0"/>
          <w:color w:val="000000" w:themeColor="text1"/>
          <w:sz w:val="22"/>
          <w:szCs w:val="22"/>
        </w:rPr>
        <w:t xml:space="preserve">you can withdraw at any time during the study.  Your participation is completely voluntary.  </w:t>
      </w:r>
      <w:r w:rsidR="00A2141B" w:rsidRPr="00E20D9B">
        <w:rPr>
          <w:b w:val="0"/>
          <w:bCs w:val="0"/>
          <w:i w:val="0"/>
          <w:iCs w:val="0"/>
          <w:color w:val="000000" w:themeColor="text1"/>
          <w:sz w:val="22"/>
          <w:szCs w:val="22"/>
        </w:rPr>
        <w:t>You can skip any question in the survey or stop taking the survey at any time</w:t>
      </w:r>
      <w:r w:rsidRPr="00E20D9B">
        <w:rPr>
          <w:b w:val="0"/>
          <w:bCs w:val="0"/>
          <w:i w:val="0"/>
          <w:iCs w:val="0"/>
          <w:color w:val="000000" w:themeColor="text1"/>
          <w:sz w:val="22"/>
          <w:szCs w:val="22"/>
        </w:rPr>
        <w:t xml:space="preserve">. </w:t>
      </w:r>
      <w:ins w:id="1" w:author="Claude" w:date="2026-09-24T00:00:00Z">
        <w:r w:rsidR="00F43AEB" w:rsidRPr="00F43AEB">
          <w:rPr>
            <w:b w:val="0"/>
            <w:bCs w:val="0"/>
            <w:i w:val="0"/>
            <w:iCs w:val="0"/>
            <w:color w:val="000000" w:themeColor="text1"/>
            <w:sz w:val="22"/>
            <w:szCs w:val="22"/>
          </w:rPr>
          <w:t>If you take part in our Backyard Birds field study, you may ask to have your responses withdrawn before data analysis begins by contacting Alex Fisher and referencing your household’s site code. If you are not part of the field study, your responses are anonymous and cannot be withdrawn once submitted because they cannot be linked to you</w:t>
        </w:r>
      </w:ins>
      <w:r w:rsidR="00F43AEB" w:rsidRPr="00F43AEB">
        <w:rPr>
          <w:b w:val="0"/>
          <w:bCs w:val="0"/>
          <w:i w:val="0"/>
          <w:iCs w:val="0"/>
          <w:color w:val="000000" w:themeColor="text1"/>
          <w:sz w:val="22"/>
          <w:szCs w:val="22"/>
        </w:rPr>
        <w:t xml:space="preserve">. </w:t>
      </w:r>
      <w:r w:rsidRPr="00E20D9B">
        <w:rPr>
          <w:b w:val="0"/>
          <w:bCs w:val="0"/>
          <w:i w:val="0"/>
          <w:iCs w:val="0"/>
          <w:color w:val="000000" w:themeColor="text1"/>
          <w:sz w:val="22"/>
          <w:szCs w:val="22"/>
        </w:rPr>
        <w:t xml:space="preserve">Your decision about </w:t>
      </w:r>
      <w:r w:rsidR="00A16068" w:rsidRPr="00E20D9B">
        <w:rPr>
          <w:b w:val="0"/>
          <w:bCs w:val="0"/>
          <w:i w:val="0"/>
          <w:iCs w:val="0"/>
          <w:color w:val="000000" w:themeColor="text1"/>
          <w:sz w:val="22"/>
          <w:szCs w:val="22"/>
        </w:rPr>
        <w:lastRenderedPageBreak/>
        <w:t>whether</w:t>
      </w:r>
      <w:r w:rsidRPr="00E20D9B">
        <w:rPr>
          <w:b w:val="0"/>
          <w:bCs w:val="0"/>
          <w:i w:val="0"/>
          <w:iCs w:val="0"/>
          <w:color w:val="000000" w:themeColor="text1"/>
          <w:sz w:val="22"/>
          <w:szCs w:val="22"/>
        </w:rPr>
        <w:t xml:space="preserve"> to participate or to stop participating will not jeopardize your future relations with Auburn University or </w:t>
      </w:r>
      <w:r w:rsidR="00C8362B" w:rsidRPr="00E20D9B">
        <w:rPr>
          <w:b w:val="0"/>
          <w:bCs w:val="0"/>
          <w:i w:val="0"/>
          <w:iCs w:val="0"/>
          <w:color w:val="000000" w:themeColor="text1"/>
          <w:sz w:val="22"/>
          <w:szCs w:val="22"/>
        </w:rPr>
        <w:t xml:space="preserve">the College of Forestry, Wildlife and the Environment. </w:t>
      </w:r>
    </w:p>
    <w:p w14:paraId="574E7FF8" w14:textId="77777777" w:rsidR="003A6DDE" w:rsidRPr="003A6DDE" w:rsidRDefault="003A6DDE" w:rsidP="003A6DDE">
      <w:pPr>
        <w:pStyle w:val="BodyText"/>
        <w:rPr>
          <w:rFonts w:ascii="Arial" w:hAnsi="Arial" w:cs="Arial"/>
          <w:sz w:val="22"/>
          <w:szCs w:val="22"/>
        </w:rPr>
      </w:pPr>
    </w:p>
    <w:p w14:paraId="74E36E23" w14:textId="466529E1" w:rsidR="003A6DDE" w:rsidRPr="003A6DDE" w:rsidRDefault="003A6DDE" w:rsidP="003A6DDE">
      <w:pPr>
        <w:pStyle w:val="BodyText"/>
        <w:rPr>
          <w:rFonts w:ascii="Arial" w:hAnsi="Arial" w:cs="Arial"/>
          <w:sz w:val="22"/>
          <w:szCs w:val="22"/>
        </w:rPr>
      </w:pPr>
      <w:r w:rsidRPr="003A6DDE">
        <w:rPr>
          <w:rFonts w:ascii="Arial" w:hAnsi="Arial" w:cs="Arial"/>
          <w:b/>
          <w:bCs/>
          <w:sz w:val="22"/>
          <w:szCs w:val="22"/>
        </w:rPr>
        <w:t>Any data obtained in connection with this study will remain</w:t>
      </w:r>
      <w:r w:rsidR="006072AA">
        <w:rPr>
          <w:rFonts w:ascii="Arial" w:hAnsi="Arial" w:cs="Arial"/>
          <w:sz w:val="22"/>
          <w:szCs w:val="22"/>
        </w:rPr>
        <w:t xml:space="preserve"> </w:t>
      </w:r>
      <w:r w:rsidR="0052066F">
        <w:rPr>
          <w:rFonts w:ascii="Arial" w:hAnsi="Arial" w:cs="Arial"/>
          <w:b/>
          <w:bCs/>
          <w:sz w:val="22"/>
          <w:szCs w:val="22"/>
        </w:rPr>
        <w:t>confidential</w:t>
      </w:r>
      <w:r w:rsidRPr="003A6DDE">
        <w:rPr>
          <w:rFonts w:ascii="Arial" w:hAnsi="Arial" w:cs="Arial"/>
          <w:sz w:val="22"/>
          <w:szCs w:val="22"/>
        </w:rPr>
        <w:t xml:space="preserve">. We will protect your privacy and the data you provide by </w:t>
      </w:r>
      <w:r w:rsidR="00C8362B" w:rsidRPr="00E20D9B">
        <w:rPr>
          <w:rFonts w:ascii="Arial" w:hAnsi="Arial" w:cs="Arial"/>
          <w:color w:val="000000" w:themeColor="text1"/>
          <w:sz w:val="22"/>
          <w:szCs w:val="22"/>
        </w:rPr>
        <w:t xml:space="preserve">not collecting or distributing any personally identifying information, such as your name, email address, or precise location, and by reporting all findings in </w:t>
      </w:r>
      <w:r w:rsidR="00A2141B" w:rsidRPr="00E20D9B">
        <w:rPr>
          <w:rFonts w:ascii="Arial" w:hAnsi="Arial" w:cs="Arial"/>
          <w:color w:val="000000" w:themeColor="text1"/>
          <w:sz w:val="22"/>
          <w:szCs w:val="22"/>
        </w:rPr>
        <w:t>aggregate (such as the average response across multiple participants for any one question)</w:t>
      </w:r>
      <w:r w:rsidR="00C8362B" w:rsidRPr="00E20D9B">
        <w:rPr>
          <w:rFonts w:ascii="Arial" w:hAnsi="Arial" w:cs="Arial"/>
          <w:color w:val="000000" w:themeColor="text1"/>
          <w:sz w:val="22"/>
          <w:szCs w:val="22"/>
        </w:rPr>
        <w:t xml:space="preserve">. </w:t>
      </w:r>
      <w:ins w:id="2" w:author="Claude" w:date="2026-09-24T00:00:00Z">
        <w:r w:rsidR="00F43AEB" w:rsidRPr="00F43AEB">
          <w:rPr>
            <w:rFonts w:ascii="Arial" w:hAnsi="Arial" w:cs="Arial"/>
            <w:color w:val="000000" w:themeColor="text1"/>
            <w:sz w:val="22"/>
            <w:szCs w:val="22"/>
          </w:rPr>
          <w:t>If you take part in our Backyard Birds field study, your responses will be labeled with your household’s site code rather than your name so they can be linked to the bird data collected in your yard; the list linking site codes to households is stored separately and securely. If you are not part of the field study, your responses are anonymous</w:t>
        </w:r>
      </w:ins>
      <w:r w:rsidR="00F43AEB" w:rsidRPr="00F43AEB">
        <w:rPr>
          <w:rFonts w:ascii="Arial" w:hAnsi="Arial" w:cs="Arial"/>
          <w:color w:val="000000" w:themeColor="text1"/>
          <w:sz w:val="22"/>
          <w:szCs w:val="22"/>
        </w:rPr>
        <w:t>.</w:t>
      </w:r>
      <w:r w:rsidR="00F43AEB">
        <w:rPr>
          <w:rFonts w:ascii="Arial" w:hAnsi="Arial" w:cs="Arial"/>
          <w:color w:val="000000" w:themeColor="text1"/>
          <w:sz w:val="22"/>
          <w:szCs w:val="22"/>
        </w:rPr>
        <w:t xml:space="preserve"> </w:t>
      </w:r>
      <w:r w:rsidRPr="00E20D9B">
        <w:rPr>
          <w:rFonts w:ascii="Arial" w:hAnsi="Arial" w:cs="Arial"/>
          <w:color w:val="000000" w:themeColor="text1"/>
          <w:sz w:val="22"/>
          <w:szCs w:val="22"/>
        </w:rPr>
        <w:t>Information collected through your participation may be used to fulfill an educational requirement</w:t>
      </w:r>
      <w:r w:rsidR="00A2141B" w:rsidRPr="00E20D9B">
        <w:rPr>
          <w:rFonts w:ascii="Arial" w:hAnsi="Arial" w:cs="Arial"/>
          <w:color w:val="000000" w:themeColor="text1"/>
          <w:sz w:val="22"/>
          <w:szCs w:val="22"/>
        </w:rPr>
        <w:t xml:space="preserve"> </w:t>
      </w:r>
      <w:r w:rsidR="00A2141B">
        <w:rPr>
          <w:rFonts w:ascii="Arial" w:hAnsi="Arial" w:cs="Arial"/>
          <w:sz w:val="22"/>
          <w:szCs w:val="22"/>
        </w:rPr>
        <w:t>(in a student thesis)</w:t>
      </w:r>
      <w:r w:rsidRPr="003A6DDE">
        <w:rPr>
          <w:rFonts w:ascii="Arial" w:hAnsi="Arial" w:cs="Arial"/>
          <w:sz w:val="22"/>
          <w:szCs w:val="22"/>
        </w:rPr>
        <w:t>, published in a professional journal, and/or presented at a professional meeting</w:t>
      </w:r>
      <w:r>
        <w:rPr>
          <w:rFonts w:ascii="Arial" w:hAnsi="Arial" w:cs="Arial"/>
          <w:sz w:val="22"/>
          <w:szCs w:val="22"/>
        </w:rPr>
        <w:t>.</w:t>
      </w:r>
    </w:p>
    <w:p w14:paraId="540531D8" w14:textId="77777777" w:rsidR="003A6DDE" w:rsidRPr="003A6DDE" w:rsidRDefault="003A6DDE" w:rsidP="003A6DDE">
      <w:pPr>
        <w:pStyle w:val="BodyText"/>
        <w:rPr>
          <w:rFonts w:ascii="Arial" w:hAnsi="Arial" w:cs="Arial"/>
          <w:sz w:val="22"/>
          <w:szCs w:val="22"/>
        </w:rPr>
      </w:pPr>
    </w:p>
    <w:p w14:paraId="58DFCB2E" w14:textId="365B04E2" w:rsidR="00C8362B" w:rsidRPr="00C8362B" w:rsidRDefault="003A6DDE" w:rsidP="00C8362B">
      <w:pPr>
        <w:pStyle w:val="BodyText"/>
        <w:rPr>
          <w:rFonts w:ascii="Arial" w:hAnsi="Arial" w:cs="Arial"/>
          <w:sz w:val="22"/>
          <w:szCs w:val="22"/>
        </w:rPr>
      </w:pPr>
      <w:r w:rsidRPr="003A6DDE">
        <w:rPr>
          <w:rFonts w:ascii="Arial" w:hAnsi="Arial" w:cs="Arial"/>
          <w:b/>
          <w:bCs/>
          <w:sz w:val="22"/>
          <w:szCs w:val="22"/>
        </w:rPr>
        <w:t>If you have questions about this study, please ask them now</w:t>
      </w:r>
      <w:r w:rsidRPr="003A6DDE">
        <w:rPr>
          <w:rFonts w:ascii="Arial" w:hAnsi="Arial" w:cs="Arial"/>
          <w:sz w:val="22"/>
          <w:szCs w:val="22"/>
        </w:rPr>
        <w:t xml:space="preserve"> or contact </w:t>
      </w:r>
      <w:r w:rsidR="00C8362B" w:rsidRPr="00C8362B">
        <w:rPr>
          <w:rFonts w:ascii="Arial" w:hAnsi="Arial" w:cs="Arial"/>
          <w:sz w:val="22"/>
          <w:szCs w:val="22"/>
        </w:rPr>
        <w:t xml:space="preserve">Alex Fisher at </w:t>
      </w:r>
      <w:hyperlink r:id="rId12" w:history="1">
        <w:r w:rsidR="002A62C1" w:rsidRPr="00DF06B1">
          <w:rPr>
            <w:rStyle w:val="Hyperlink"/>
            <w:rFonts w:ascii="Arial" w:hAnsi="Arial" w:cs="Arial"/>
            <w:sz w:val="22"/>
            <w:szCs w:val="22"/>
          </w:rPr>
          <w:t>amf0080@auburn.edu</w:t>
        </w:r>
      </w:hyperlink>
      <w:r w:rsidR="002A62C1">
        <w:rPr>
          <w:rFonts w:ascii="Arial" w:hAnsi="Arial" w:cs="Arial"/>
          <w:sz w:val="22"/>
          <w:szCs w:val="22"/>
        </w:rPr>
        <w:t xml:space="preserve">, Dr. Allie McCreary at </w:t>
      </w:r>
      <w:hyperlink r:id="rId13" w:history="1">
        <w:r w:rsidR="00F304EB" w:rsidRPr="006E2E55">
          <w:rPr>
            <w:rStyle w:val="Hyperlink"/>
            <w:rFonts w:ascii="Arial" w:hAnsi="Arial" w:cs="Arial"/>
            <w:sz w:val="22"/>
            <w:szCs w:val="22"/>
          </w:rPr>
          <w:t>aem0200@auburn.edu</w:t>
        </w:r>
      </w:hyperlink>
      <w:r w:rsidR="00F304EB">
        <w:rPr>
          <w:rFonts w:ascii="Arial" w:hAnsi="Arial" w:cs="Arial"/>
          <w:sz w:val="22"/>
          <w:szCs w:val="22"/>
        </w:rPr>
        <w:t xml:space="preserve"> </w:t>
      </w:r>
      <w:r w:rsidR="002A62C1">
        <w:rPr>
          <w:rFonts w:ascii="Arial" w:hAnsi="Arial" w:cs="Arial"/>
          <w:sz w:val="22"/>
          <w:szCs w:val="22"/>
        </w:rPr>
        <w:t>,</w:t>
      </w:r>
      <w:r w:rsidR="00C8362B" w:rsidRPr="00C8362B">
        <w:rPr>
          <w:rFonts w:ascii="Arial" w:hAnsi="Arial" w:cs="Arial"/>
          <w:sz w:val="22"/>
          <w:szCs w:val="22"/>
        </w:rPr>
        <w:t xml:space="preserve"> or Dr. Kelsey McCune at </w:t>
      </w:r>
      <w:hyperlink r:id="rId14" w:history="1">
        <w:r w:rsidR="00F304EB" w:rsidRPr="006E2E55">
          <w:rPr>
            <w:rStyle w:val="Hyperlink"/>
            <w:rFonts w:ascii="Arial" w:hAnsi="Arial" w:cs="Arial"/>
            <w:sz w:val="22"/>
            <w:szCs w:val="22"/>
          </w:rPr>
          <w:t>kbm0054@auburn.edu</w:t>
        </w:r>
      </w:hyperlink>
      <w:r w:rsidR="00F304EB">
        <w:rPr>
          <w:rFonts w:ascii="Arial" w:hAnsi="Arial" w:cs="Arial"/>
          <w:sz w:val="22"/>
          <w:szCs w:val="22"/>
        </w:rPr>
        <w:t xml:space="preserve"> </w:t>
      </w:r>
      <w:r w:rsidR="00C8362B" w:rsidRPr="00C8362B">
        <w:rPr>
          <w:rFonts w:ascii="Arial" w:hAnsi="Arial" w:cs="Arial"/>
          <w:sz w:val="22"/>
          <w:szCs w:val="22"/>
        </w:rPr>
        <w:t xml:space="preserve">.  </w:t>
      </w:r>
    </w:p>
    <w:p w14:paraId="0F10629D" w14:textId="77777777" w:rsidR="003A6DDE" w:rsidRPr="003A6DDE" w:rsidRDefault="003A6DDE" w:rsidP="003A6DDE">
      <w:pPr>
        <w:pStyle w:val="BodyText"/>
        <w:rPr>
          <w:rFonts w:ascii="Arial" w:hAnsi="Arial" w:cs="Arial"/>
          <w:sz w:val="22"/>
          <w:szCs w:val="22"/>
        </w:rPr>
      </w:pPr>
    </w:p>
    <w:p w14:paraId="02A3D7A9" w14:textId="53BF9EDC" w:rsidR="003A6DDE" w:rsidRPr="003A6DDE" w:rsidRDefault="003A6DDE" w:rsidP="003A6DDE">
      <w:pPr>
        <w:pStyle w:val="BodyText"/>
        <w:rPr>
          <w:rFonts w:ascii="Arial" w:hAnsi="Arial" w:cs="Arial"/>
          <w:sz w:val="22"/>
          <w:szCs w:val="22"/>
        </w:rPr>
      </w:pPr>
      <w:r w:rsidRPr="003A6DDE">
        <w:rPr>
          <w:rFonts w:ascii="Arial" w:hAnsi="Arial" w:cs="Arial"/>
          <w:b/>
          <w:bCs/>
          <w:sz w:val="22"/>
          <w:szCs w:val="22"/>
        </w:rPr>
        <w:t>If you have questions about your rights as a research participant</w:t>
      </w:r>
      <w:r w:rsidRPr="003A6DDE">
        <w:rPr>
          <w:rFonts w:ascii="Arial" w:hAnsi="Arial" w:cs="Arial"/>
          <w:sz w:val="22"/>
          <w:szCs w:val="22"/>
        </w:rPr>
        <w:t>, you may contact the Auburn University Office of Research Compliance or the Institutional Review Board by phone (334)</w:t>
      </w:r>
      <w:r>
        <w:rPr>
          <w:rFonts w:ascii="Arial" w:hAnsi="Arial" w:cs="Arial"/>
          <w:sz w:val="22"/>
          <w:szCs w:val="22"/>
        </w:rPr>
        <w:t xml:space="preserve"> </w:t>
      </w:r>
      <w:r w:rsidRPr="003A6DDE">
        <w:rPr>
          <w:rFonts w:ascii="Arial" w:hAnsi="Arial" w:cs="Arial"/>
          <w:sz w:val="22"/>
          <w:szCs w:val="22"/>
        </w:rPr>
        <w:t>844-5966 or e-mail at IRBadmin@auburn.edu or IRBChair@auburn.edu.</w:t>
      </w:r>
    </w:p>
    <w:p w14:paraId="629531D4" w14:textId="77777777" w:rsidR="003A6DDE" w:rsidRPr="003A6DDE" w:rsidRDefault="003A6DDE" w:rsidP="003A6DDE">
      <w:pPr>
        <w:pStyle w:val="BodyText"/>
        <w:rPr>
          <w:rFonts w:ascii="Arial" w:hAnsi="Arial" w:cs="Arial"/>
          <w:sz w:val="22"/>
          <w:szCs w:val="22"/>
        </w:rPr>
      </w:pPr>
    </w:p>
    <w:p w14:paraId="10A57E25" w14:textId="61C5F2D5" w:rsidR="003A6DDE" w:rsidRPr="003A6DDE" w:rsidRDefault="003A6DDE" w:rsidP="003A6DDE">
      <w:pPr>
        <w:pStyle w:val="BodyText"/>
        <w:jc w:val="both"/>
        <w:rPr>
          <w:rFonts w:ascii="Arial" w:hAnsi="Arial" w:cs="Arial"/>
          <w:b/>
          <w:bCs/>
          <w:sz w:val="22"/>
          <w:szCs w:val="22"/>
        </w:rPr>
      </w:pPr>
      <w:r w:rsidRPr="003A6DDE">
        <w:rPr>
          <w:rFonts w:ascii="Arial" w:hAnsi="Arial" w:cs="Arial"/>
          <w:b/>
          <w:bCs/>
          <w:sz w:val="22"/>
          <w:szCs w:val="22"/>
        </w:rPr>
        <w:t>HAVING READ THE INFORMATION PROVIDED, YOU MUST DECIDE IF YOU WANT TO PARTICIPATE IN THIS RESEARCH PROJECT.  IF YOU DECIDE TO PARTICIPATE, THE DATA YOU PROVIDE WILL SERVE AS YOUR AGREEMENT TO DO SO. THIS LETTER IS YOURS TO KEEP.</w:t>
      </w:r>
    </w:p>
    <w:p w14:paraId="37E4F9AE" w14:textId="77777777" w:rsidR="003A6DDE" w:rsidRPr="003A6DDE" w:rsidRDefault="003A6DDE" w:rsidP="003A6DDE">
      <w:pPr>
        <w:pStyle w:val="BodyText"/>
        <w:rPr>
          <w:rFonts w:ascii="Arial" w:hAnsi="Arial" w:cs="Arial"/>
          <w:sz w:val="22"/>
          <w:szCs w:val="22"/>
        </w:rPr>
      </w:pPr>
    </w:p>
    <w:p w14:paraId="664B5071" w14:textId="47B95B62" w:rsidR="003A6DDE" w:rsidRPr="003A6DDE" w:rsidRDefault="003A6DDE" w:rsidP="003A6DDE">
      <w:pPr>
        <w:pStyle w:val="BodyText"/>
        <w:rPr>
          <w:rFonts w:ascii="Arial" w:hAnsi="Arial" w:cs="Arial"/>
          <w:sz w:val="22"/>
          <w:szCs w:val="22"/>
        </w:rPr>
      </w:pPr>
      <w:r w:rsidRPr="003A6DDE">
        <w:rPr>
          <w:rFonts w:ascii="Arial" w:hAnsi="Arial" w:cs="Arial"/>
          <w:sz w:val="22"/>
          <w:szCs w:val="22"/>
        </w:rPr>
        <w:tab/>
      </w:r>
      <w:r w:rsidRPr="003A6DDE">
        <w:rPr>
          <w:rFonts w:ascii="Arial" w:hAnsi="Arial" w:cs="Arial"/>
          <w:sz w:val="22"/>
          <w:szCs w:val="22"/>
        </w:rPr>
        <w:tab/>
      </w:r>
      <w:r w:rsidRPr="003A6DDE">
        <w:rPr>
          <w:rFonts w:ascii="Arial" w:hAnsi="Arial" w:cs="Arial"/>
          <w:sz w:val="22"/>
          <w:szCs w:val="22"/>
        </w:rPr>
        <w:tab/>
      </w:r>
      <w:r w:rsidRPr="003A6DDE">
        <w:rPr>
          <w:rFonts w:ascii="Arial" w:hAnsi="Arial" w:cs="Arial"/>
          <w:sz w:val="22"/>
          <w:szCs w:val="22"/>
        </w:rPr>
        <w:tab/>
      </w:r>
    </w:p>
    <w:p w14:paraId="61B70EA9" w14:textId="77777777" w:rsidR="0061754B" w:rsidRPr="003A6DDE" w:rsidRDefault="0061754B" w:rsidP="00B67CEE">
      <w:pPr>
        <w:spacing w:after="0"/>
        <w:rPr>
          <w:rFonts w:ascii="Arial" w:hAnsi="Arial" w:cs="Arial"/>
          <w:sz w:val="22"/>
          <w:szCs w:val="22"/>
        </w:rPr>
      </w:pPr>
    </w:p>
    <w:sectPr w:rsidR="0061754B" w:rsidRPr="003A6DDE">
      <w:headerReference w:type="default" r:id="rId15"/>
      <w:footerReference w:type="default" r:id="rId16"/>
      <w:headerReference w:type="first" r:id="rId17"/>
      <w:footerReference w:type="first" r:id="rId18"/>
      <w:pgSz w:w="12240" w:h="15840" w:code="1"/>
      <w:pgMar w:top="245" w:right="1152" w:bottom="245" w:left="1152" w:header="720" w:footer="720" w:gutter="0"/>
      <w:cols w:space="720"/>
      <w:titlePg/>
      <w:docGrid w:linePitch="326"/>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5286796" w14:textId="77777777" w:rsidR="00AF2595" w:rsidRDefault="00AF2595" w:rsidP="002F3C36">
      <w:pPr>
        <w:spacing w:after="0"/>
      </w:pPr>
      <w:r>
        <w:separator/>
      </w:r>
    </w:p>
  </w:endnote>
  <w:endnote w:type="continuationSeparator" w:id="0">
    <w:p w14:paraId="52F965B5" w14:textId="77777777" w:rsidR="00AF2595" w:rsidRDefault="00AF2595" w:rsidP="002F3C3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altName w:val="Times New Roman"/>
    <w:panose1 w:val="00000500000000020000"/>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910769649"/>
      <w:docPartObj>
        <w:docPartGallery w:val="Page Numbers (Bottom of Page)"/>
        <w:docPartUnique/>
      </w:docPartObj>
    </w:sdtPr>
    <w:sdtContent>
      <w:sdt>
        <w:sdtPr>
          <w:id w:val="731125051"/>
          <w:docPartObj>
            <w:docPartGallery w:val="Page Numbers (Top of Page)"/>
            <w:docPartUnique/>
          </w:docPartObj>
        </w:sdtPr>
        <w:sdtContent>
          <w:p w14:paraId="6B0365C5" w14:textId="1E0EB25B" w:rsidR="0061754B" w:rsidRDefault="005B4384" w:rsidP="005B4384">
            <w:pPr>
              <w:pStyle w:val="Footer"/>
              <w:jc w:val="center"/>
              <w:rPr>
                <w:rFonts w:ascii="Arial" w:hAnsi="Arial" w:cs="Arial"/>
                <w:b w:val="0"/>
                <w:bCs/>
                <w:sz w:val="18"/>
                <w:szCs w:val="18"/>
              </w:rPr>
            </w:pPr>
            <w:r>
              <w:rPr>
                <w:rFonts w:ascii="Arial" w:hAnsi="Arial" w:cs="Arial"/>
                <w:sz w:val="18"/>
                <w:szCs w:val="18"/>
              </w:rPr>
              <w:t xml:space="preserve">Page </w:t>
            </w:r>
            <w:r>
              <w:rPr>
                <w:rFonts w:ascii="Arial" w:hAnsi="Arial" w:cs="Arial"/>
                <w:b w:val="0"/>
                <w:bCs/>
                <w:sz w:val="18"/>
                <w:szCs w:val="18"/>
              </w:rPr>
              <w:fldChar w:fldCharType="begin"/>
            </w:r>
            <w:r>
              <w:rPr>
                <w:rFonts w:ascii="Arial" w:hAnsi="Arial" w:cs="Arial"/>
                <w:bCs/>
                <w:sz w:val="18"/>
                <w:szCs w:val="18"/>
              </w:rPr>
              <w:instrText xml:space="preserve"> PAGE </w:instrText>
            </w:r>
            <w:r>
              <w:rPr>
                <w:rFonts w:ascii="Arial" w:hAnsi="Arial" w:cs="Arial"/>
                <w:b w:val="0"/>
                <w:bCs/>
                <w:sz w:val="18"/>
                <w:szCs w:val="18"/>
              </w:rPr>
              <w:fldChar w:fldCharType="separate"/>
            </w:r>
            <w:r>
              <w:rPr>
                <w:rFonts w:ascii="Arial" w:hAnsi="Arial" w:cs="Arial"/>
                <w:b w:val="0"/>
                <w:bCs/>
                <w:sz w:val="18"/>
                <w:szCs w:val="18"/>
              </w:rPr>
              <w:t>1</w:t>
            </w:r>
            <w:r>
              <w:rPr>
                <w:rFonts w:ascii="Arial" w:hAnsi="Arial" w:cs="Arial"/>
                <w:b w:val="0"/>
                <w:bCs/>
                <w:sz w:val="18"/>
                <w:szCs w:val="18"/>
              </w:rPr>
              <w:fldChar w:fldCharType="end"/>
            </w:r>
            <w:r>
              <w:rPr>
                <w:rFonts w:ascii="Arial" w:hAnsi="Arial" w:cs="Arial"/>
                <w:sz w:val="18"/>
                <w:szCs w:val="18"/>
              </w:rPr>
              <w:t xml:space="preserve"> of </w:t>
            </w:r>
            <w:r>
              <w:rPr>
                <w:rFonts w:ascii="Arial" w:hAnsi="Arial" w:cs="Arial"/>
                <w:b w:val="0"/>
                <w:bCs/>
                <w:sz w:val="18"/>
                <w:szCs w:val="18"/>
              </w:rPr>
              <w:fldChar w:fldCharType="begin"/>
            </w:r>
            <w:r>
              <w:rPr>
                <w:rFonts w:ascii="Arial" w:hAnsi="Arial" w:cs="Arial"/>
                <w:bCs/>
                <w:sz w:val="18"/>
                <w:szCs w:val="18"/>
              </w:rPr>
              <w:instrText xml:space="preserve"> NUMPAGES  </w:instrText>
            </w:r>
            <w:r>
              <w:rPr>
                <w:rFonts w:ascii="Arial" w:hAnsi="Arial" w:cs="Arial"/>
                <w:b w:val="0"/>
                <w:bCs/>
                <w:sz w:val="18"/>
                <w:szCs w:val="18"/>
              </w:rPr>
              <w:fldChar w:fldCharType="separate"/>
            </w:r>
            <w:r>
              <w:rPr>
                <w:rFonts w:ascii="Arial" w:hAnsi="Arial" w:cs="Arial"/>
                <w:b w:val="0"/>
                <w:bCs/>
                <w:sz w:val="18"/>
                <w:szCs w:val="18"/>
              </w:rPr>
              <w:t>11</w:t>
            </w:r>
            <w:r>
              <w:rPr>
                <w:rFonts w:ascii="Arial" w:hAnsi="Arial" w:cs="Arial"/>
                <w:b w:val="0"/>
                <w:bCs/>
                <w:sz w:val="18"/>
                <w:szCs w:val="18"/>
              </w:rPr>
              <w:fldChar w:fldCharType="end"/>
            </w:r>
          </w:p>
        </w:sdtContent>
      </w:sdt>
    </w:sdtContent>
  </w:sdt>
  <w:p w14:paraId="3BBE6605" w14:textId="1167D468" w:rsidR="0061754B" w:rsidRDefault="00380D8D" w:rsidP="009D598C">
    <w:pPr>
      <w:ind w:left="2880" w:firstLine="720"/>
      <w:rPr>
        <w:rFonts w:ascii="Times New Roman" w:hAnsi="Times New Roman"/>
        <w:sz w:val="16"/>
        <w:szCs w:val="16"/>
      </w:rPr>
    </w:pPr>
    <w:r>
      <w:rPr>
        <w:rFonts w:ascii="Arial" w:hAnsi="Arial" w:cs="Arial"/>
        <w:sz w:val="18"/>
        <w:szCs w:val="18"/>
      </w:rPr>
      <w:tab/>
    </w:r>
    <w:r w:rsidR="009D598C">
      <w:rPr>
        <w:rFonts w:ascii="Arial" w:hAnsi="Arial" w:cs="Arial"/>
        <w:sz w:val="18"/>
        <w:szCs w:val="18"/>
      </w:rPr>
      <w:tab/>
    </w:r>
    <w:r w:rsidR="000A4ADF">
      <w:rPr>
        <w:rFonts w:ascii="Arial" w:hAnsi="Arial" w:cs="Arial"/>
        <w:sz w:val="18"/>
        <w:szCs w:val="18"/>
      </w:rPr>
      <w:t>Version Date</w:t>
    </w:r>
    <w:r>
      <w:rPr>
        <w:rFonts w:ascii="Arial" w:hAnsi="Arial" w:cs="Arial"/>
        <w:sz w:val="18"/>
        <w:szCs w:val="18"/>
      </w:rPr>
      <w:t xml:space="preserve">: July </w:t>
    </w:r>
    <w:r w:rsidR="00D106DE">
      <w:rPr>
        <w:rFonts w:ascii="Arial" w:hAnsi="Arial" w:cs="Arial"/>
        <w:sz w:val="18"/>
        <w:szCs w:val="18"/>
      </w:rPr>
      <w:t>31</w:t>
    </w:r>
    <w:r>
      <w:rPr>
        <w:rFonts w:ascii="Arial" w:hAnsi="Arial" w:cs="Arial"/>
        <w:sz w:val="18"/>
        <w:szCs w:val="18"/>
      </w:rPr>
      <w:t>, 2024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092391" w14:textId="763FCD39" w:rsidR="0061754B" w:rsidRDefault="00000000">
    <w:pPr>
      <w:pStyle w:val="Footer"/>
      <w:jc w:val="right"/>
    </w:pPr>
    <w:sdt>
      <w:sdtPr>
        <w:id w:val="2130281408"/>
        <w:docPartObj>
          <w:docPartGallery w:val="Page Numbers (Bottom of Page)"/>
          <w:docPartUnique/>
        </w:docPartObj>
      </w:sdtPr>
      <w:sdtContent>
        <w:sdt>
          <w:sdtPr>
            <w:id w:val="-1769616900"/>
            <w:docPartObj>
              <w:docPartGallery w:val="Page Numbers (Top of Page)"/>
              <w:docPartUnique/>
            </w:docPartObj>
          </w:sdtPr>
          <w:sdtContent>
            <w:r w:rsidR="005B4384">
              <w:rPr>
                <w:rFonts w:ascii="Arial" w:hAnsi="Arial" w:cs="Arial"/>
                <w:sz w:val="18"/>
                <w:szCs w:val="18"/>
              </w:rPr>
              <w:t xml:space="preserve">Page </w:t>
            </w:r>
            <w:r w:rsidR="005B4384">
              <w:rPr>
                <w:rFonts w:ascii="Arial" w:hAnsi="Arial" w:cs="Arial"/>
                <w:b w:val="0"/>
                <w:bCs/>
                <w:sz w:val="18"/>
                <w:szCs w:val="18"/>
              </w:rPr>
              <w:fldChar w:fldCharType="begin"/>
            </w:r>
            <w:r w:rsidR="005B4384">
              <w:rPr>
                <w:rFonts w:ascii="Arial" w:hAnsi="Arial" w:cs="Arial"/>
                <w:bCs/>
                <w:sz w:val="18"/>
                <w:szCs w:val="18"/>
              </w:rPr>
              <w:instrText xml:space="preserve"> PAGE </w:instrText>
            </w:r>
            <w:r w:rsidR="005B4384">
              <w:rPr>
                <w:rFonts w:ascii="Arial" w:hAnsi="Arial" w:cs="Arial"/>
                <w:b w:val="0"/>
                <w:bCs/>
                <w:sz w:val="18"/>
                <w:szCs w:val="18"/>
              </w:rPr>
              <w:fldChar w:fldCharType="separate"/>
            </w:r>
            <w:r w:rsidR="005B4384">
              <w:rPr>
                <w:rFonts w:ascii="Arial" w:hAnsi="Arial" w:cs="Arial"/>
                <w:b w:val="0"/>
                <w:bCs/>
                <w:sz w:val="18"/>
                <w:szCs w:val="18"/>
              </w:rPr>
              <w:t>1</w:t>
            </w:r>
            <w:r w:rsidR="005B4384">
              <w:rPr>
                <w:rFonts w:ascii="Arial" w:hAnsi="Arial" w:cs="Arial"/>
                <w:b w:val="0"/>
                <w:bCs/>
                <w:sz w:val="18"/>
                <w:szCs w:val="18"/>
              </w:rPr>
              <w:fldChar w:fldCharType="end"/>
            </w:r>
            <w:r w:rsidR="005B4384">
              <w:rPr>
                <w:rFonts w:ascii="Arial" w:hAnsi="Arial" w:cs="Arial"/>
                <w:sz w:val="18"/>
                <w:szCs w:val="18"/>
              </w:rPr>
              <w:t xml:space="preserve"> of </w:t>
            </w:r>
            <w:r w:rsidR="005B4384">
              <w:rPr>
                <w:rFonts w:ascii="Arial" w:hAnsi="Arial" w:cs="Arial"/>
                <w:b w:val="0"/>
                <w:bCs/>
                <w:sz w:val="18"/>
                <w:szCs w:val="18"/>
              </w:rPr>
              <w:fldChar w:fldCharType="begin"/>
            </w:r>
            <w:r w:rsidR="005B4384">
              <w:rPr>
                <w:rFonts w:ascii="Arial" w:hAnsi="Arial" w:cs="Arial"/>
                <w:bCs/>
                <w:sz w:val="18"/>
                <w:szCs w:val="18"/>
              </w:rPr>
              <w:instrText xml:space="preserve"> NUMPAGES  </w:instrText>
            </w:r>
            <w:r w:rsidR="005B4384">
              <w:rPr>
                <w:rFonts w:ascii="Arial" w:hAnsi="Arial" w:cs="Arial"/>
                <w:b w:val="0"/>
                <w:bCs/>
                <w:sz w:val="18"/>
                <w:szCs w:val="18"/>
              </w:rPr>
              <w:fldChar w:fldCharType="separate"/>
            </w:r>
            <w:r w:rsidR="005B4384">
              <w:rPr>
                <w:rFonts w:ascii="Arial" w:hAnsi="Arial" w:cs="Arial"/>
                <w:b w:val="0"/>
                <w:bCs/>
                <w:sz w:val="18"/>
                <w:szCs w:val="18"/>
              </w:rPr>
              <w:t>11</w:t>
            </w:r>
            <w:r w:rsidR="005B4384">
              <w:rPr>
                <w:rFonts w:ascii="Arial" w:hAnsi="Arial" w:cs="Arial"/>
                <w:b w:val="0"/>
                <w:bCs/>
                <w:sz w:val="18"/>
                <w:szCs w:val="18"/>
              </w:rPr>
              <w:fldChar w:fldCharType="end"/>
            </w:r>
          </w:sdtContent>
        </w:sdt>
      </w:sdtContent>
    </w:sdt>
  </w:p>
  <w:p w14:paraId="08B0EB00" w14:textId="0168E749" w:rsidR="0061754B" w:rsidRDefault="00380D8D" w:rsidP="00B67CEE">
    <w:pPr>
      <w:tabs>
        <w:tab w:val="left" w:pos="3709"/>
        <w:tab w:val="right" w:pos="9936"/>
      </w:tabs>
      <w:jc w:val="right"/>
      <w:rPr>
        <w:rFonts w:ascii="Times New Roman" w:hAnsi="Times New Roman"/>
        <w:sz w:val="16"/>
        <w:szCs w:val="16"/>
      </w:rPr>
    </w:pPr>
    <w:r>
      <w:rPr>
        <w:rFonts w:ascii="Arial" w:hAnsi="Arial" w:cs="Arial"/>
        <w:sz w:val="18"/>
        <w:szCs w:val="18"/>
      </w:rPr>
      <w:tab/>
    </w:r>
    <w:r>
      <w:rPr>
        <w:rFonts w:ascii="Arial" w:hAnsi="Arial" w:cs="Arial"/>
        <w:sz w:val="18"/>
        <w:szCs w:val="18"/>
      </w:rPr>
      <w:tab/>
    </w:r>
    <w:r w:rsidR="000A4ADF">
      <w:rPr>
        <w:rFonts w:ascii="Arial" w:hAnsi="Arial" w:cs="Arial"/>
        <w:sz w:val="18"/>
        <w:szCs w:val="18"/>
      </w:rPr>
      <w:t>Version Date</w:t>
    </w:r>
    <w:r w:rsidR="005B4384">
      <w:rPr>
        <w:rFonts w:ascii="Arial" w:hAnsi="Arial" w:cs="Arial"/>
        <w:sz w:val="18"/>
        <w:szCs w:val="18"/>
      </w:rPr>
      <w:t xml:space="preserve">: July </w:t>
    </w:r>
    <w:r w:rsidR="00827B3B">
      <w:rPr>
        <w:rFonts w:ascii="Arial" w:hAnsi="Arial" w:cs="Arial"/>
        <w:sz w:val="18"/>
        <w:szCs w:val="18"/>
      </w:rPr>
      <w:t>31</w:t>
    </w:r>
    <w:r w:rsidR="005B4384">
      <w:rPr>
        <w:rFonts w:ascii="Arial" w:hAnsi="Arial" w:cs="Arial"/>
        <w:sz w:val="18"/>
        <w:szCs w:val="18"/>
      </w:rPr>
      <w:t>, 202</w:t>
    </w:r>
    <w:r>
      <w:rPr>
        <w:rFonts w:ascii="Arial" w:hAnsi="Arial" w:cs="Arial"/>
        <w:sz w:val="18"/>
        <w:szCs w:val="18"/>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D2AFB8C" w14:textId="77777777" w:rsidR="00AF2595" w:rsidRDefault="00AF2595" w:rsidP="002F3C36">
      <w:pPr>
        <w:spacing w:after="0"/>
      </w:pPr>
      <w:r>
        <w:separator/>
      </w:r>
    </w:p>
  </w:footnote>
  <w:footnote w:type="continuationSeparator" w:id="0">
    <w:p w14:paraId="4CD9222E" w14:textId="77777777" w:rsidR="00AF2595" w:rsidRDefault="00AF2595" w:rsidP="002F3C3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E89249" w14:textId="6609CE2F" w:rsidR="0061754B" w:rsidRDefault="0061754B">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72F45E" w14:textId="394770C7" w:rsidR="0061754B" w:rsidRPr="00B67CEE" w:rsidRDefault="006564C9">
    <w:pPr>
      <w:pStyle w:val="Heading1"/>
      <w:tabs>
        <w:tab w:val="right" w:pos="9900"/>
      </w:tabs>
      <w:spacing w:after="120"/>
      <w:rPr>
        <w:b w:val="0"/>
        <w:bCs w:val="0"/>
        <w:i/>
        <w:iCs/>
        <w:color w:val="ED7D31" w:themeColor="accent2"/>
        <w:sz w:val="24"/>
        <w:szCs w:val="24"/>
      </w:rPr>
    </w:pPr>
    <w:r>
      <w:rPr>
        <w:noProof/>
      </w:rPr>
      <w:drawing>
        <wp:anchor distT="0" distB="0" distL="114300" distR="114300" simplePos="0" relativeHeight="251659264" behindDoc="1" locked="0" layoutInCell="1" allowOverlap="1" wp14:anchorId="0789F6D3" wp14:editId="638B7619">
          <wp:simplePos x="0" y="0"/>
          <wp:positionH relativeFrom="margin">
            <wp:align>center</wp:align>
          </wp:positionH>
          <wp:positionV relativeFrom="page">
            <wp:posOffset>-1995778</wp:posOffset>
          </wp:positionV>
          <wp:extent cx="7389915" cy="3387143"/>
          <wp:effectExtent l="0" t="0" r="0" b="0"/>
          <wp:wrapNone/>
          <wp:docPr id="1605347440" name="Picture 1605347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t="-13270" b="83059"/>
                  <a:stretch>
                    <a:fillRect/>
                  </a:stretch>
                </pic:blipFill>
                <pic:spPr bwMode="auto">
                  <a:xfrm>
                    <a:off x="0" y="0"/>
                    <a:ext cx="7389915" cy="338714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FE"/>
    <w:multiLevelType w:val="singleLevel"/>
    <w:tmpl w:val="3B163868"/>
    <w:lvl w:ilvl="0">
      <w:numFmt w:val="decimal"/>
      <w:pStyle w:val="Bullet"/>
      <w:lvlText w:val="*"/>
      <w:lvlJc w:val="left"/>
    </w:lvl>
  </w:abstractNum>
  <w:abstractNum w:abstractNumId="1" w15:restartNumberingAfterBreak="0">
    <w:nsid w:val="0E854583"/>
    <w:multiLevelType w:val="hybridMultilevel"/>
    <w:tmpl w:val="6DF237F2"/>
    <w:lvl w:ilvl="0" w:tplc="30188858">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 w15:restartNumberingAfterBreak="0">
    <w:nsid w:val="3E0919C5"/>
    <w:multiLevelType w:val="hybridMultilevel"/>
    <w:tmpl w:val="A3E4EC50"/>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3" w15:restartNumberingAfterBreak="0">
    <w:nsid w:val="45C43F42"/>
    <w:multiLevelType w:val="hybridMultilevel"/>
    <w:tmpl w:val="16843BE4"/>
    <w:lvl w:ilvl="0" w:tplc="29C838E0">
      <w:start w:val="1"/>
      <w:numFmt w:val="bullet"/>
      <w:lvlText w:val=""/>
      <w:lvlJc w:val="left"/>
      <w:pPr>
        <w:ind w:left="1080" w:hanging="360"/>
      </w:pPr>
      <w:rPr>
        <w:rFonts w:ascii="Symbol" w:hAnsi="Symbol"/>
      </w:rPr>
    </w:lvl>
    <w:lvl w:ilvl="1" w:tplc="57887766">
      <w:start w:val="1"/>
      <w:numFmt w:val="bullet"/>
      <w:lvlText w:val=""/>
      <w:lvlJc w:val="left"/>
      <w:pPr>
        <w:ind w:left="1080" w:hanging="360"/>
      </w:pPr>
      <w:rPr>
        <w:rFonts w:ascii="Symbol" w:hAnsi="Symbol"/>
      </w:rPr>
    </w:lvl>
    <w:lvl w:ilvl="2" w:tplc="27380554">
      <w:start w:val="1"/>
      <w:numFmt w:val="bullet"/>
      <w:lvlText w:val=""/>
      <w:lvlJc w:val="left"/>
      <w:pPr>
        <w:ind w:left="1080" w:hanging="360"/>
      </w:pPr>
      <w:rPr>
        <w:rFonts w:ascii="Symbol" w:hAnsi="Symbol"/>
      </w:rPr>
    </w:lvl>
    <w:lvl w:ilvl="3" w:tplc="BCC46398">
      <w:start w:val="1"/>
      <w:numFmt w:val="bullet"/>
      <w:lvlText w:val=""/>
      <w:lvlJc w:val="left"/>
      <w:pPr>
        <w:ind w:left="1080" w:hanging="360"/>
      </w:pPr>
      <w:rPr>
        <w:rFonts w:ascii="Symbol" w:hAnsi="Symbol"/>
      </w:rPr>
    </w:lvl>
    <w:lvl w:ilvl="4" w:tplc="421457FE">
      <w:start w:val="1"/>
      <w:numFmt w:val="bullet"/>
      <w:lvlText w:val=""/>
      <w:lvlJc w:val="left"/>
      <w:pPr>
        <w:ind w:left="1080" w:hanging="360"/>
      </w:pPr>
      <w:rPr>
        <w:rFonts w:ascii="Symbol" w:hAnsi="Symbol"/>
      </w:rPr>
    </w:lvl>
    <w:lvl w:ilvl="5" w:tplc="371C80B2">
      <w:start w:val="1"/>
      <w:numFmt w:val="bullet"/>
      <w:lvlText w:val=""/>
      <w:lvlJc w:val="left"/>
      <w:pPr>
        <w:ind w:left="1080" w:hanging="360"/>
      </w:pPr>
      <w:rPr>
        <w:rFonts w:ascii="Symbol" w:hAnsi="Symbol"/>
      </w:rPr>
    </w:lvl>
    <w:lvl w:ilvl="6" w:tplc="A62465C0">
      <w:start w:val="1"/>
      <w:numFmt w:val="bullet"/>
      <w:lvlText w:val=""/>
      <w:lvlJc w:val="left"/>
      <w:pPr>
        <w:ind w:left="1080" w:hanging="360"/>
      </w:pPr>
      <w:rPr>
        <w:rFonts w:ascii="Symbol" w:hAnsi="Symbol"/>
      </w:rPr>
    </w:lvl>
    <w:lvl w:ilvl="7" w:tplc="D91C89C0">
      <w:start w:val="1"/>
      <w:numFmt w:val="bullet"/>
      <w:lvlText w:val=""/>
      <w:lvlJc w:val="left"/>
      <w:pPr>
        <w:ind w:left="1080" w:hanging="360"/>
      </w:pPr>
      <w:rPr>
        <w:rFonts w:ascii="Symbol" w:hAnsi="Symbol"/>
      </w:rPr>
    </w:lvl>
    <w:lvl w:ilvl="8" w:tplc="F118EC6C">
      <w:start w:val="1"/>
      <w:numFmt w:val="bullet"/>
      <w:lvlText w:val=""/>
      <w:lvlJc w:val="left"/>
      <w:pPr>
        <w:ind w:left="1080" w:hanging="360"/>
      </w:pPr>
      <w:rPr>
        <w:rFonts w:ascii="Symbol" w:hAnsi="Symbol"/>
      </w:rPr>
    </w:lvl>
  </w:abstractNum>
  <w:abstractNum w:abstractNumId="4" w15:restartNumberingAfterBreak="0">
    <w:nsid w:val="46CF2DB5"/>
    <w:multiLevelType w:val="hybridMultilevel"/>
    <w:tmpl w:val="771A9A62"/>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15:restartNumberingAfterBreak="0">
    <w:nsid w:val="474D1EF6"/>
    <w:multiLevelType w:val="hybridMultilevel"/>
    <w:tmpl w:val="F5521338"/>
    <w:lvl w:ilvl="0" w:tplc="30188858">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6" w15:restartNumberingAfterBreak="0">
    <w:nsid w:val="580D2FAA"/>
    <w:multiLevelType w:val="hybridMultilevel"/>
    <w:tmpl w:val="6D9A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1C7AA5"/>
    <w:multiLevelType w:val="hybridMultilevel"/>
    <w:tmpl w:val="BB4006D2"/>
    <w:lvl w:ilvl="0" w:tplc="04090001">
      <w:start w:val="1"/>
      <w:numFmt w:val="bullet"/>
      <w:lvlText w:val=""/>
      <w:lvlJc w:val="left"/>
      <w:pPr>
        <w:tabs>
          <w:tab w:val="num" w:pos="1080"/>
        </w:tabs>
        <w:ind w:left="1080" w:hanging="360"/>
      </w:pPr>
      <w:rPr>
        <w:rFonts w:ascii="Symbol" w:hAnsi="Symbol" w:cs="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Times New Roman" w:hint="default"/>
      </w:rPr>
    </w:lvl>
    <w:lvl w:ilvl="3" w:tplc="04090001">
      <w:start w:val="1"/>
      <w:numFmt w:val="bullet"/>
      <w:lvlText w:val=""/>
      <w:lvlJc w:val="left"/>
      <w:pPr>
        <w:tabs>
          <w:tab w:val="num" w:pos="3240"/>
        </w:tabs>
        <w:ind w:left="3240" w:hanging="360"/>
      </w:pPr>
      <w:rPr>
        <w:rFonts w:ascii="Symbol" w:hAnsi="Symbol" w:cs="Times New Roman"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Times New Roman" w:hint="default"/>
      </w:rPr>
    </w:lvl>
    <w:lvl w:ilvl="6" w:tplc="04090001">
      <w:start w:val="1"/>
      <w:numFmt w:val="bullet"/>
      <w:lvlText w:val=""/>
      <w:lvlJc w:val="left"/>
      <w:pPr>
        <w:tabs>
          <w:tab w:val="num" w:pos="5400"/>
        </w:tabs>
        <w:ind w:left="5400" w:hanging="360"/>
      </w:pPr>
      <w:rPr>
        <w:rFonts w:ascii="Symbol" w:hAnsi="Symbol" w:cs="Times New Roman"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Times New Roman" w:hint="default"/>
      </w:rPr>
    </w:lvl>
  </w:abstractNum>
  <w:abstractNum w:abstractNumId="8" w15:restartNumberingAfterBreak="0">
    <w:nsid w:val="602C38F6"/>
    <w:multiLevelType w:val="hybridMultilevel"/>
    <w:tmpl w:val="8796E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9B453E"/>
    <w:multiLevelType w:val="hybridMultilevel"/>
    <w:tmpl w:val="2A623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5148872">
    <w:abstractNumId w:val="0"/>
    <w:lvlOverride w:ilvl="0">
      <w:lvl w:ilvl="0">
        <w:start w:val="1"/>
        <w:numFmt w:val="bullet"/>
        <w:pStyle w:val="Bullet"/>
        <w:lvlText w:val=""/>
        <w:legacy w:legacy="1" w:legacySpace="0" w:legacyIndent="360"/>
        <w:lvlJc w:val="left"/>
        <w:pPr>
          <w:ind w:left="360" w:hanging="360"/>
        </w:pPr>
        <w:rPr>
          <w:rFonts w:ascii="Symbol" w:hAnsi="Symbol" w:cs="Times New Roman" w:hint="default"/>
        </w:rPr>
      </w:lvl>
    </w:lvlOverride>
  </w:num>
  <w:num w:numId="2" w16cid:durableId="109908165">
    <w:abstractNumId w:val="7"/>
  </w:num>
  <w:num w:numId="3" w16cid:durableId="271743151">
    <w:abstractNumId w:val="1"/>
  </w:num>
  <w:num w:numId="4" w16cid:durableId="1349022558">
    <w:abstractNumId w:val="5"/>
  </w:num>
  <w:num w:numId="5" w16cid:durableId="192730694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36739962">
    <w:abstractNumId w:val="8"/>
  </w:num>
  <w:num w:numId="7" w16cid:durableId="1271157669">
    <w:abstractNumId w:val="0"/>
    <w:lvlOverride w:ilvl="0">
      <w:lvl w:ilvl="0">
        <w:numFmt w:val="bullet"/>
        <w:pStyle w:val="Bullet"/>
        <w:lvlText w:val=""/>
        <w:legacy w:legacy="1" w:legacySpace="0" w:legacyIndent="360"/>
        <w:lvlJc w:val="left"/>
        <w:pPr>
          <w:ind w:left="360" w:hanging="360"/>
        </w:pPr>
        <w:rPr>
          <w:rFonts w:ascii="Symbol" w:hAnsi="Symbol" w:cs="Times New Roman" w:hint="default"/>
        </w:rPr>
      </w:lvl>
    </w:lvlOverride>
  </w:num>
  <w:num w:numId="8" w16cid:durableId="1141196714">
    <w:abstractNumId w:val="3"/>
  </w:num>
  <w:num w:numId="9" w16cid:durableId="2017876970">
    <w:abstractNumId w:val="6"/>
  </w:num>
  <w:num w:numId="10" w16cid:durableId="1668825244">
    <w:abstractNumId w:val="9"/>
  </w:num>
  <w:num w:numId="11" w16cid:durableId="158525965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C36"/>
    <w:rsid w:val="0000357D"/>
    <w:rsid w:val="00013042"/>
    <w:rsid w:val="000620E4"/>
    <w:rsid w:val="000A4ADF"/>
    <w:rsid w:val="000D0417"/>
    <w:rsid w:val="000D72B1"/>
    <w:rsid w:val="00116433"/>
    <w:rsid w:val="00144CC0"/>
    <w:rsid w:val="001529D9"/>
    <w:rsid w:val="001561CC"/>
    <w:rsid w:val="00183B29"/>
    <w:rsid w:val="001878CA"/>
    <w:rsid w:val="001A4E91"/>
    <w:rsid w:val="001E3BC9"/>
    <w:rsid w:val="001E7651"/>
    <w:rsid w:val="001F5095"/>
    <w:rsid w:val="001F5A81"/>
    <w:rsid w:val="001F67FC"/>
    <w:rsid w:val="0021073E"/>
    <w:rsid w:val="00212D77"/>
    <w:rsid w:val="0024505E"/>
    <w:rsid w:val="002569EF"/>
    <w:rsid w:val="00283FC1"/>
    <w:rsid w:val="00287D7D"/>
    <w:rsid w:val="002A0280"/>
    <w:rsid w:val="002A1912"/>
    <w:rsid w:val="002A601F"/>
    <w:rsid w:val="002A62C1"/>
    <w:rsid w:val="002C4590"/>
    <w:rsid w:val="002D226D"/>
    <w:rsid w:val="002D6E1C"/>
    <w:rsid w:val="002E35A8"/>
    <w:rsid w:val="002F1918"/>
    <w:rsid w:val="002F3C36"/>
    <w:rsid w:val="002F5B59"/>
    <w:rsid w:val="00333897"/>
    <w:rsid w:val="00335757"/>
    <w:rsid w:val="00367732"/>
    <w:rsid w:val="00380D8D"/>
    <w:rsid w:val="00384181"/>
    <w:rsid w:val="00384AD3"/>
    <w:rsid w:val="003A6DDE"/>
    <w:rsid w:val="003C5AF7"/>
    <w:rsid w:val="003D11F3"/>
    <w:rsid w:val="003E375C"/>
    <w:rsid w:val="003F7CA8"/>
    <w:rsid w:val="004221C2"/>
    <w:rsid w:val="00444759"/>
    <w:rsid w:val="00457AC0"/>
    <w:rsid w:val="0046128C"/>
    <w:rsid w:val="00480DDF"/>
    <w:rsid w:val="00497ED4"/>
    <w:rsid w:val="004B1A80"/>
    <w:rsid w:val="004B77AC"/>
    <w:rsid w:val="004D104E"/>
    <w:rsid w:val="004D7AA9"/>
    <w:rsid w:val="004E310B"/>
    <w:rsid w:val="0052066F"/>
    <w:rsid w:val="00526DE1"/>
    <w:rsid w:val="00550605"/>
    <w:rsid w:val="005515FB"/>
    <w:rsid w:val="00561BC3"/>
    <w:rsid w:val="005A6AF2"/>
    <w:rsid w:val="005A7CA8"/>
    <w:rsid w:val="005B4384"/>
    <w:rsid w:val="005F1C45"/>
    <w:rsid w:val="006072AA"/>
    <w:rsid w:val="0061754B"/>
    <w:rsid w:val="00640321"/>
    <w:rsid w:val="006425CB"/>
    <w:rsid w:val="006521DA"/>
    <w:rsid w:val="006564C9"/>
    <w:rsid w:val="00666EBB"/>
    <w:rsid w:val="006B4074"/>
    <w:rsid w:val="006D60B5"/>
    <w:rsid w:val="006E1153"/>
    <w:rsid w:val="0070047B"/>
    <w:rsid w:val="00700EA6"/>
    <w:rsid w:val="007033EE"/>
    <w:rsid w:val="0071224F"/>
    <w:rsid w:val="00740FC8"/>
    <w:rsid w:val="00741CA6"/>
    <w:rsid w:val="007604D4"/>
    <w:rsid w:val="007658B0"/>
    <w:rsid w:val="007A72C4"/>
    <w:rsid w:val="007B5E04"/>
    <w:rsid w:val="007B63F5"/>
    <w:rsid w:val="007C1CC4"/>
    <w:rsid w:val="007E4ACF"/>
    <w:rsid w:val="00814D3E"/>
    <w:rsid w:val="00827B3B"/>
    <w:rsid w:val="00834F95"/>
    <w:rsid w:val="00850C88"/>
    <w:rsid w:val="00867F23"/>
    <w:rsid w:val="008904AC"/>
    <w:rsid w:val="008B16F1"/>
    <w:rsid w:val="008D3A75"/>
    <w:rsid w:val="008D79A9"/>
    <w:rsid w:val="0091733F"/>
    <w:rsid w:val="00924011"/>
    <w:rsid w:val="009247F8"/>
    <w:rsid w:val="00935D92"/>
    <w:rsid w:val="009465B0"/>
    <w:rsid w:val="00960597"/>
    <w:rsid w:val="00981B2E"/>
    <w:rsid w:val="00987324"/>
    <w:rsid w:val="00995557"/>
    <w:rsid w:val="009A2492"/>
    <w:rsid w:val="009B3810"/>
    <w:rsid w:val="009B6990"/>
    <w:rsid w:val="009D598C"/>
    <w:rsid w:val="009D6455"/>
    <w:rsid w:val="009D665C"/>
    <w:rsid w:val="00A11BF8"/>
    <w:rsid w:val="00A12A4D"/>
    <w:rsid w:val="00A140B5"/>
    <w:rsid w:val="00A16068"/>
    <w:rsid w:val="00A2141B"/>
    <w:rsid w:val="00A23B5B"/>
    <w:rsid w:val="00A36A79"/>
    <w:rsid w:val="00A41795"/>
    <w:rsid w:val="00A700DB"/>
    <w:rsid w:val="00A75061"/>
    <w:rsid w:val="00A80CEB"/>
    <w:rsid w:val="00AC2BE4"/>
    <w:rsid w:val="00AC706C"/>
    <w:rsid w:val="00AF2595"/>
    <w:rsid w:val="00AF270F"/>
    <w:rsid w:val="00B0173F"/>
    <w:rsid w:val="00B161DE"/>
    <w:rsid w:val="00B17344"/>
    <w:rsid w:val="00B3368C"/>
    <w:rsid w:val="00B42B87"/>
    <w:rsid w:val="00B506D7"/>
    <w:rsid w:val="00B67CEE"/>
    <w:rsid w:val="00BA0C8D"/>
    <w:rsid w:val="00BA1A94"/>
    <w:rsid w:val="00BA3371"/>
    <w:rsid w:val="00BB0427"/>
    <w:rsid w:val="00BF314E"/>
    <w:rsid w:val="00BF7248"/>
    <w:rsid w:val="00C008B6"/>
    <w:rsid w:val="00C147BB"/>
    <w:rsid w:val="00C33204"/>
    <w:rsid w:val="00C37270"/>
    <w:rsid w:val="00C50323"/>
    <w:rsid w:val="00C549B9"/>
    <w:rsid w:val="00C723C8"/>
    <w:rsid w:val="00C828DA"/>
    <w:rsid w:val="00C8362B"/>
    <w:rsid w:val="00C87696"/>
    <w:rsid w:val="00CC0F75"/>
    <w:rsid w:val="00CC6FD0"/>
    <w:rsid w:val="00CF501D"/>
    <w:rsid w:val="00CF5CAF"/>
    <w:rsid w:val="00D03911"/>
    <w:rsid w:val="00D106DE"/>
    <w:rsid w:val="00D60BBB"/>
    <w:rsid w:val="00D610D3"/>
    <w:rsid w:val="00D63743"/>
    <w:rsid w:val="00D76CE8"/>
    <w:rsid w:val="00D8300E"/>
    <w:rsid w:val="00D91FF5"/>
    <w:rsid w:val="00DD0B17"/>
    <w:rsid w:val="00DE55E4"/>
    <w:rsid w:val="00E20D9B"/>
    <w:rsid w:val="00E21D0E"/>
    <w:rsid w:val="00E343D0"/>
    <w:rsid w:val="00E44291"/>
    <w:rsid w:val="00E458D6"/>
    <w:rsid w:val="00E54E64"/>
    <w:rsid w:val="00E814C0"/>
    <w:rsid w:val="00EA6E92"/>
    <w:rsid w:val="00EF321D"/>
    <w:rsid w:val="00F0341A"/>
    <w:rsid w:val="00F16377"/>
    <w:rsid w:val="00F20C53"/>
    <w:rsid w:val="00F25C58"/>
    <w:rsid w:val="00F304EB"/>
    <w:rsid w:val="00F31DED"/>
    <w:rsid w:val="00F43AEB"/>
    <w:rsid w:val="00F540FE"/>
    <w:rsid w:val="00F61760"/>
    <w:rsid w:val="00F71B26"/>
    <w:rsid w:val="00F83F7A"/>
    <w:rsid w:val="00F9675F"/>
    <w:rsid w:val="00FA26B7"/>
    <w:rsid w:val="00FB0B33"/>
    <w:rsid w:val="00FB6A59"/>
    <w:rsid w:val="00FE01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0D9FCC"/>
  <w15:chartTrackingRefBased/>
  <w15:docId w15:val="{3323EDCC-132F-4E9F-9C41-ECEA1074A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spacing w:after="240" w:line="240" w:lineRule="auto"/>
    </w:pPr>
    <w:rPr>
      <w:rFonts w:ascii="Times" w:eastAsia="Times New Roman" w:hAnsi="Times" w:cs="Times New Roman"/>
      <w:sz w:val="24"/>
      <w:szCs w:val="24"/>
    </w:rPr>
  </w:style>
  <w:style w:type="paragraph" w:styleId="Heading1">
    <w:name w:val="heading 1"/>
    <w:basedOn w:val="Normal"/>
    <w:next w:val="Normal"/>
    <w:link w:val="Heading1Char"/>
    <w:qFormat/>
    <w:pPr>
      <w:keepNext/>
      <w:jc w:val="center"/>
      <w:outlineLvl w:val="0"/>
    </w:pPr>
    <w:rPr>
      <w:rFonts w:ascii="Arial" w:hAnsi="Arial" w:cs="Arial"/>
      <w:b/>
      <w:bCs/>
      <w:kern w:val="28"/>
      <w:sz w:val="28"/>
      <w:szCs w:val="28"/>
    </w:rPr>
  </w:style>
  <w:style w:type="paragraph" w:styleId="Heading2">
    <w:name w:val="heading 2"/>
    <w:basedOn w:val="Normal"/>
    <w:next w:val="BodyText"/>
    <w:link w:val="Heading2Char"/>
    <w:qFormat/>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Pr>
      <w:rFonts w:ascii="Arial" w:eastAsia="Times New Roman" w:hAnsi="Arial" w:cs="Arial"/>
      <w:b/>
      <w:bCs/>
      <w:kern w:val="28"/>
      <w:sz w:val="28"/>
      <w:szCs w:val="28"/>
    </w:rPr>
  </w:style>
  <w:style w:type="character" w:customStyle="1" w:styleId="Heading2Char">
    <w:name w:val="Heading 2 Char"/>
    <w:basedOn w:val="DefaultParagraphFont"/>
    <w:link w:val="Heading2"/>
    <w:rPr>
      <w:rFonts w:ascii="Arial" w:eastAsia="Times New Roman" w:hAnsi="Arial" w:cs="Arial"/>
      <w:b/>
      <w:bCs/>
      <w:i/>
      <w:iCs/>
      <w:sz w:val="28"/>
      <w:szCs w:val="28"/>
    </w:rPr>
  </w:style>
  <w:style w:type="paragraph" w:styleId="Footer">
    <w:name w:val="footer"/>
    <w:basedOn w:val="Normal"/>
    <w:link w:val="FooterChar"/>
    <w:uiPriority w:val="99"/>
    <w:pPr>
      <w:tabs>
        <w:tab w:val="center" w:pos="4320"/>
        <w:tab w:val="right" w:pos="8640"/>
      </w:tabs>
      <w:spacing w:after="0"/>
    </w:pPr>
    <w:rPr>
      <w:rFonts w:ascii="Arial Narrow" w:hAnsi="Arial Narrow" w:cs="Times"/>
      <w:b/>
    </w:rPr>
  </w:style>
  <w:style w:type="character" w:customStyle="1" w:styleId="FooterChar">
    <w:name w:val="Footer Char"/>
    <w:basedOn w:val="DefaultParagraphFont"/>
    <w:link w:val="Footer"/>
    <w:uiPriority w:val="99"/>
    <w:rPr>
      <w:rFonts w:ascii="Arial Narrow" w:eastAsia="Times New Roman" w:hAnsi="Arial Narrow" w:cs="Times"/>
      <w:b/>
      <w:sz w:val="24"/>
      <w:szCs w:val="24"/>
    </w:rPr>
  </w:style>
  <w:style w:type="character" w:styleId="PageNumber">
    <w:name w:val="page number"/>
    <w:basedOn w:val="DefaultParagraphFont"/>
  </w:style>
  <w:style w:type="paragraph" w:styleId="BodyText">
    <w:name w:val="Body Text"/>
    <w:basedOn w:val="Normal"/>
    <w:link w:val="BodyTextChar"/>
    <w:pPr>
      <w:spacing w:after="120"/>
    </w:pPr>
    <w:rPr>
      <w:rFonts w:ascii="Times New Roman" w:hAnsi="Times New Roman" w:cs="Times"/>
      <w:iCs/>
    </w:rPr>
  </w:style>
  <w:style w:type="character" w:customStyle="1" w:styleId="BodyTextChar">
    <w:name w:val="Body Text Char"/>
    <w:basedOn w:val="DefaultParagraphFont"/>
    <w:link w:val="BodyText"/>
    <w:rPr>
      <w:rFonts w:ascii="Times New Roman" w:eastAsia="Times New Roman" w:hAnsi="Times New Roman" w:cs="Times"/>
      <w:iCs/>
      <w:sz w:val="24"/>
      <w:szCs w:val="24"/>
    </w:rPr>
  </w:style>
  <w:style w:type="paragraph" w:customStyle="1" w:styleId="Bullet">
    <w:name w:val="Bullet"/>
    <w:basedOn w:val="Normal"/>
    <w:pPr>
      <w:numPr>
        <w:numId w:val="1"/>
      </w:numPr>
      <w:spacing w:after="0"/>
      <w:ind w:left="792"/>
    </w:pPr>
    <w:rPr>
      <w:rFonts w:ascii="Times New Roman" w:hAnsi="Times New Roman" w:cs="Times"/>
    </w:rPr>
  </w:style>
  <w:style w:type="character" w:customStyle="1" w:styleId="Instructions">
    <w:name w:val="Instructions"/>
    <w:rPr>
      <w:rFonts w:ascii="Arial" w:hAnsi="Arial"/>
      <w:b/>
      <w:i/>
      <w:color w:val="FF0000"/>
      <w:sz w:val="20"/>
    </w:rPr>
  </w:style>
  <w:style w:type="character" w:styleId="Hyperlink">
    <w:name w:val="Hyperlink"/>
    <w:rPr>
      <w:color w:val="0000FF"/>
      <w:u w:val="single"/>
    </w:rPr>
  </w:style>
  <w:style w:type="paragraph" w:customStyle="1" w:styleId="InstructionsSection">
    <w:name w:val="Instructions Section"/>
    <w:basedOn w:val="BodyText"/>
    <w:qFormat/>
  </w:style>
  <w:style w:type="character" w:customStyle="1" w:styleId="Instructions12">
    <w:name w:val="Instructions 12"/>
    <w:rPr>
      <w:rFonts w:ascii="Arial" w:hAnsi="Arial"/>
      <w:b/>
      <w:bCs/>
      <w:i/>
      <w:iCs/>
      <w:color w:val="FF0000"/>
      <w:sz w:val="24"/>
    </w:rPr>
  </w:style>
  <w:style w:type="paragraph" w:customStyle="1" w:styleId="Default">
    <w:name w:val="Default"/>
    <w:basedOn w:val="Normal"/>
    <w:pPr>
      <w:spacing w:after="0"/>
    </w:pPr>
    <w:rPr>
      <w:rFonts w:ascii="Arial" w:eastAsiaTheme="minorHAnsi" w:hAnsi="Arial" w:cs="Arial"/>
      <w:color w:val="000000"/>
    </w:rPr>
  </w:style>
  <w:style w:type="paragraph" w:styleId="FootnoteText">
    <w:name w:val="footnote text"/>
    <w:basedOn w:val="Normal"/>
    <w:link w:val="FootnoteTextChar"/>
    <w:semiHidden/>
    <w:unhideWhenUsed/>
    <w:pPr>
      <w:spacing w:after="0"/>
    </w:pPr>
    <w:rPr>
      <w:sz w:val="20"/>
      <w:szCs w:val="20"/>
    </w:rPr>
  </w:style>
  <w:style w:type="character" w:customStyle="1" w:styleId="FootnoteTextChar">
    <w:name w:val="Footnote Text Char"/>
    <w:basedOn w:val="DefaultParagraphFont"/>
    <w:link w:val="FootnoteText"/>
    <w:semiHidden/>
    <w:rPr>
      <w:rFonts w:ascii="Times" w:eastAsia="Times New Roman" w:hAnsi="Times" w:cs="Times New Roman"/>
      <w:sz w:val="20"/>
      <w:szCs w:val="20"/>
    </w:rPr>
  </w:style>
  <w:style w:type="character" w:styleId="FootnoteReference">
    <w:name w:val="footnote reference"/>
    <w:basedOn w:val="DefaultParagraphFont"/>
    <w:semiHidden/>
    <w:unhideWhenUsed/>
    <w:rPr>
      <w:vertAlign w:val="superscript"/>
    </w:rPr>
  </w:style>
  <w:style w:type="paragraph" w:styleId="Header">
    <w:name w:val="header"/>
    <w:basedOn w:val="Normal"/>
    <w:link w:val="HeaderChar"/>
    <w:uiPriority w:val="99"/>
    <w:unhideWhenUsed/>
    <w:pPr>
      <w:tabs>
        <w:tab w:val="center" w:pos="4680"/>
        <w:tab w:val="right" w:pos="9360"/>
      </w:tabs>
      <w:spacing w:after="0"/>
    </w:pPr>
  </w:style>
  <w:style w:type="character" w:customStyle="1" w:styleId="HeaderChar">
    <w:name w:val="Header Char"/>
    <w:basedOn w:val="DefaultParagraphFont"/>
    <w:link w:val="Header"/>
    <w:uiPriority w:val="99"/>
    <w:rPr>
      <w:rFonts w:ascii="Times" w:eastAsia="Times New Roman" w:hAnsi="Times" w:cs="Times New Roman"/>
      <w:sz w:val="24"/>
      <w:szCs w:val="24"/>
    </w:rPr>
  </w:style>
  <w:style w:type="paragraph" w:styleId="EndnoteText">
    <w:name w:val="endnote text"/>
    <w:basedOn w:val="Normal"/>
    <w:link w:val="EndnoteTextChar"/>
    <w:uiPriority w:val="99"/>
    <w:semiHidden/>
    <w:unhideWhenUsed/>
    <w:pPr>
      <w:spacing w:after="0"/>
    </w:pPr>
    <w:rPr>
      <w:sz w:val="20"/>
      <w:szCs w:val="20"/>
    </w:rPr>
  </w:style>
  <w:style w:type="character" w:customStyle="1" w:styleId="EndnoteTextChar">
    <w:name w:val="Endnote Text Char"/>
    <w:basedOn w:val="DefaultParagraphFont"/>
    <w:link w:val="EndnoteText"/>
    <w:uiPriority w:val="99"/>
    <w:semiHidden/>
    <w:rPr>
      <w:rFonts w:ascii="Times" w:eastAsia="Times New Roman" w:hAnsi="Times" w:cs="Times New Roman"/>
      <w:sz w:val="20"/>
      <w:szCs w:val="20"/>
    </w:rPr>
  </w:style>
  <w:style w:type="character" w:styleId="EndnoteReference">
    <w:name w:val="endnote reference"/>
    <w:basedOn w:val="DefaultParagraphFont"/>
    <w:uiPriority w:val="99"/>
    <w:semiHidden/>
    <w:unhideWhenUsed/>
    <w:rPr>
      <w:vertAlign w:val="superscript"/>
    </w:rPr>
  </w:style>
  <w:style w:type="paragraph" w:customStyle="1" w:styleId="PrimarySectionTextNoHangingIndent-HCG">
    <w:name w:val="Primary Section Text No Hanging Indent - HCG"/>
    <w:basedOn w:val="Normal"/>
    <w:link w:val="PrimarySectionTextNoHangingIndent-HCGChar"/>
    <w:qFormat/>
    <w:pPr>
      <w:autoSpaceDE/>
      <w:autoSpaceDN/>
      <w:spacing w:after="120" w:line="276" w:lineRule="auto"/>
    </w:pPr>
    <w:rPr>
      <w:rFonts w:ascii="Arial" w:eastAsiaTheme="minorHAnsi" w:hAnsi="Arial" w:cstheme="minorBidi"/>
      <w:sz w:val="22"/>
      <w:szCs w:val="22"/>
    </w:rPr>
  </w:style>
  <w:style w:type="character" w:customStyle="1" w:styleId="PrimarySectionTextNoHangingIndent-HCGChar">
    <w:name w:val="Primary Section Text No Hanging Indent - HCG Char"/>
    <w:basedOn w:val="DefaultParagraphFont"/>
    <w:link w:val="PrimarySectionTextNoHangingIndent-HCG"/>
    <w:rPr>
      <w:rFonts w:ascii="Arial" w:hAnsi="Arial"/>
    </w:rPr>
  </w:style>
  <w:style w:type="paragraph" w:customStyle="1" w:styleId="PrimarySectionTextHangingCheckboxes-HCG">
    <w:name w:val="Primary Section Text (Hanging/Checkboxes) - HCG"/>
    <w:basedOn w:val="Normal"/>
    <w:link w:val="PrimarySectionTextHangingCheckboxes-HCGChar"/>
    <w:qFormat/>
    <w:pPr>
      <w:autoSpaceDE/>
      <w:autoSpaceDN/>
      <w:spacing w:after="120" w:line="276" w:lineRule="auto"/>
      <w:ind w:left="288" w:hanging="288"/>
    </w:pPr>
    <w:rPr>
      <w:rFonts w:ascii="Arial" w:eastAsiaTheme="minorHAnsi" w:hAnsi="Arial" w:cstheme="minorBidi"/>
      <w:sz w:val="22"/>
      <w:szCs w:val="22"/>
    </w:rPr>
  </w:style>
  <w:style w:type="paragraph" w:customStyle="1" w:styleId="Sub-SectionText-HCG">
    <w:name w:val="Sub-Section Text - HCG"/>
    <w:basedOn w:val="Normal"/>
    <w:link w:val="Sub-SectionText-HCGChar"/>
    <w:qFormat/>
    <w:pPr>
      <w:autoSpaceDE/>
      <w:autoSpaceDN/>
      <w:spacing w:after="120" w:line="324" w:lineRule="auto"/>
      <w:ind w:left="864" w:hanging="288"/>
      <w:contextualSpacing/>
    </w:pPr>
    <w:rPr>
      <w:rFonts w:ascii="Arial" w:eastAsiaTheme="minorHAnsi" w:hAnsi="Arial" w:cstheme="minorBidi"/>
      <w:sz w:val="22"/>
      <w:szCs w:val="22"/>
    </w:rPr>
  </w:style>
  <w:style w:type="character" w:customStyle="1" w:styleId="Sub-SectionText-HCGChar">
    <w:name w:val="Sub-Section Text - HCG Char"/>
    <w:basedOn w:val="DefaultParagraphFont"/>
    <w:link w:val="Sub-SectionText-HCG"/>
    <w:rPr>
      <w:rFonts w:ascii="Arial" w:hAnsi="Arial"/>
    </w:rPr>
  </w:style>
  <w:style w:type="character" w:customStyle="1" w:styleId="PrimarySectionTextHangingCheckboxes-HCGChar">
    <w:name w:val="Primary Section Text (Hanging/Checkboxes) - HCG Char"/>
    <w:basedOn w:val="DefaultParagraphFont"/>
    <w:link w:val="PrimarySectionTextHangingCheckboxes-HCG"/>
    <w:rPr>
      <w:rFonts w:ascii="Arial" w:hAnsi="Arial"/>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Times" w:eastAsia="Times New Roman" w:hAnsi="Times" w:cs="Times New Roman"/>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Times" w:eastAsia="Times New Roman" w:hAnsi="Times" w:cs="Times New Roman"/>
      <w:b/>
      <w:bCs/>
      <w:sz w:val="20"/>
      <w:szCs w:val="20"/>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pPr>
      <w:spacing w:after="0" w:line="240" w:lineRule="auto"/>
    </w:pPr>
    <w:rPr>
      <w:rFonts w:ascii="Times" w:eastAsia="Times New Roman" w:hAnsi="Times" w:cs="Times New Roman"/>
      <w:sz w:val="24"/>
      <w:szCs w:val="24"/>
    </w:rPr>
  </w:style>
  <w:style w:type="character" w:styleId="UnresolvedMention">
    <w:name w:val="Unresolved Mention"/>
    <w:basedOn w:val="DefaultParagraphFont"/>
    <w:uiPriority w:val="99"/>
    <w:semiHidden/>
    <w:unhideWhenUsed/>
    <w:rsid w:val="007C1CC4"/>
    <w:rPr>
      <w:color w:val="605E5C"/>
      <w:shd w:val="clear" w:color="auto" w:fill="E1DFDD"/>
    </w:rPr>
  </w:style>
  <w:style w:type="paragraph" w:styleId="ListParagraph">
    <w:name w:val="List Paragraph"/>
    <w:basedOn w:val="Normal"/>
    <w:uiPriority w:val="34"/>
    <w:qFormat/>
    <w:rsid w:val="00F20C53"/>
    <w:pPr>
      <w:autoSpaceDE/>
      <w:autoSpaceDN/>
      <w:spacing w:after="160" w:line="259" w:lineRule="auto"/>
      <w:ind w:left="720"/>
      <w:contextualSpacing/>
    </w:pPr>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aem0200@auburn.edu" TargetMode="External"/><Relationship Id="rId18" Type="http://schemas.openxmlformats.org/officeDocument/2006/relationships/footer" Target="footer2.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yperlink" Target="mailto:amf0080@auburn.edu" TargetMode="External"/><Relationship Id="rId17" Type="http://schemas.openxmlformats.org/officeDocument/2006/relationships/header" Target="header2.xml"/><Relationship Id="rId2" Type="http://schemas.openxmlformats.org/officeDocument/2006/relationships/customXml" Target="../customXml/item1.xml"/><Relationship Id="rId16" Type="http://schemas.openxmlformats.org/officeDocument/2006/relationships/footer" Target="footer1.xml"/><Relationship Id="rId20"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hyperlink" Target="mailto:kbm0054@auburn.edu"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1543618D710814CB7A5D363A31D1B96" ma:contentTypeVersion="4" ma:contentTypeDescription="Create a new document." ma:contentTypeScope="" ma:versionID="7cd86c5c0456a903b9d183988ba099f8">
  <xsd:schema xmlns:xsd="http://www.w3.org/2001/XMLSchema" xmlns:xs="http://www.w3.org/2001/XMLSchema" xmlns:p="http://schemas.microsoft.com/office/2006/metadata/properties" xmlns:ns2="880a7bf2-c82d-49e4-b898-1932dfa2e071" targetNamespace="http://schemas.microsoft.com/office/2006/metadata/properties" ma:root="true" ma:fieldsID="b744238f0826e321c7596578166eedbb" ns2:_="">
    <xsd:import namespace="880a7bf2-c82d-49e4-b898-1932dfa2e07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0a7bf2-c82d-49e4-b898-1932dfa2e0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571D359-F282-4348-8A78-B3973A3C8606}">
  <ds:schemaRefs>
    <ds:schemaRef ds:uri="http://schemas.openxmlformats.org/officeDocument/2006/bibliography"/>
  </ds:schemaRefs>
</ds:datastoreItem>
</file>

<file path=customXml/itemProps2.xml><?xml version="1.0" encoding="utf-8"?>
<ds:datastoreItem xmlns:ds="http://schemas.openxmlformats.org/officeDocument/2006/customXml" ds:itemID="{6B111C89-5277-4F7F-BAB2-88DBB731BE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0a7bf2-c82d-49e4-b898-1932dfa2e0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206B0B6-8C6C-49AC-85D5-5CA690A3116E}">
  <ds:schemaRefs>
    <ds:schemaRef ds:uri="http://schemas.microsoft.com/sharepoint/v3/contenttype/forms"/>
  </ds:schemaRefs>
</ds:datastoreItem>
</file>

<file path=customXml/itemProps4.xml><?xml version="1.0" encoding="utf-8"?>
<ds:datastoreItem xmlns:ds="http://schemas.openxmlformats.org/officeDocument/2006/customXml" ds:itemID="{34087AAC-41CE-4155-8A56-80D768AFF13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2</Pages>
  <Words>784</Words>
  <Characters>4475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lpstr>
    </vt:vector>
  </TitlesOfParts>
  <Company>
  </Company>
  <LinksUpToDate>false</LinksUpToDate>
  <CharactersWithSpaces>5249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dc:creator>Jocelyn Isley</dc:creator>
  <cp:keywords>
  </cp:keywords>
  <dc:description>
  </dc:description>
  <cp:lastModifiedBy>Alex Fisher</cp:lastModifiedBy>
  <cp:revision>12</cp:revision>
  <dcterms:created xsi:type="dcterms:W3CDTF">2026-07-28T17:19:00Z</dcterms:created>
  <dcterms:modified xsi:type="dcterms:W3CDTF">2026-09-24T17:41:00Z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0x01010071543618D710814CB7A5D363A31D1B96</vt:lpwstr>
  </property>
  <property fmtid="{D5CDD505-2E9C-101B-9397-08002B2CF9AE}" pid="3" name="GrammarlyDocumentId">
    <vt:lpwstr>0cd44e75067ea63e413e5b788d491c744c0957095b19c417401afc8bb74bb42c</vt:lpwstr>
  </property>
  <property fmtid="{D5CDD505-2E9C-101B-9397-08002B2CF9AE}" pid="4" name="docLang">
    <vt:lpwstr>en</vt:lpwstr>
  </property>
</Properties>
</file>