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C662F9" w14:textId="095F0D67" w:rsidR="005511A3" w:rsidRPr="00541279" w:rsidRDefault="005511A3" w:rsidP="005511A3">
      <w:pPr>
        <w:spacing w:before="100" w:beforeAutospacing="1" w:after="100" w:afterAutospacing="1" w:line="240" w:lineRule="auto"/>
        <w:outlineLvl w:val="2"/>
        <w:rPr>
          <w:rFonts w:ascii="Times New Roman" w:eastAsia="Times New Roman" w:hAnsi="Times New Roman" w:cs="Times New Roman"/>
          <w:kern w:val="0"/>
          <w:sz w:val="28"/>
          <w:szCs w:val="28"/>
          <w14:ligatures w14:val="none"/>
        </w:rPr>
      </w:pPr>
      <w:r>
        <w:rPr>
          <w:rFonts w:ascii="Times New Roman" w:eastAsia="Times New Roman" w:hAnsi="Times New Roman" w:cs="Times New Roman"/>
          <w:b/>
          <w:bCs/>
          <w:kern w:val="0"/>
          <w:sz w:val="32"/>
          <w:szCs w:val="32"/>
          <w14:ligatures w14:val="none"/>
        </w:rPr>
        <w:t xml:space="preserve">Preface Note: </w:t>
      </w:r>
      <w:r>
        <w:rPr>
          <w:rFonts w:ascii="Times New Roman" w:eastAsia="Times New Roman" w:hAnsi="Times New Roman" w:cs="Times New Roman"/>
          <w:b/>
          <w:bCs/>
          <w:kern w:val="0"/>
          <w:sz w:val="32"/>
          <w:szCs w:val="32"/>
          <w14:ligatures w14:val="none"/>
        </w:rPr>
        <w:br/>
      </w:r>
      <w:r w:rsidRPr="00541279">
        <w:rPr>
          <w:rFonts w:ascii="Times New Roman" w:eastAsia="Times New Roman" w:hAnsi="Times New Roman" w:cs="Times New Roman"/>
          <w:kern w:val="0"/>
          <w:sz w:val="28"/>
          <w:szCs w:val="28"/>
          <w14:ligatures w14:val="none"/>
        </w:rPr>
        <w:t>“</w:t>
      </w:r>
      <w:r w:rsidR="00403507" w:rsidRPr="00403507">
        <w:rPr>
          <w:rFonts w:ascii="Times New Roman" w:eastAsia="Times New Roman" w:hAnsi="Times New Roman" w:cs="Times New Roman"/>
          <w:kern w:val="0"/>
          <w:sz w:val="28"/>
          <w:szCs w:val="28"/>
          <w14:ligatures w14:val="none"/>
        </w:rPr>
        <w:t xml:space="preserve">This study is being conducted as part of graduate research at </w:t>
      </w:r>
      <w:r w:rsidR="00403507">
        <w:rPr>
          <w:rFonts w:ascii="Times New Roman" w:eastAsia="Times New Roman" w:hAnsi="Times New Roman" w:cs="Times New Roman"/>
          <w:kern w:val="0"/>
          <w:sz w:val="28"/>
          <w:szCs w:val="28"/>
          <w14:ligatures w14:val="none"/>
        </w:rPr>
        <w:t xml:space="preserve">Auburn University </w:t>
      </w:r>
      <w:r w:rsidR="00403507" w:rsidRPr="00403507">
        <w:rPr>
          <w:rFonts w:ascii="Times New Roman" w:eastAsia="Times New Roman" w:hAnsi="Times New Roman" w:cs="Times New Roman"/>
          <w:kern w:val="0"/>
          <w:sz w:val="28"/>
          <w:szCs w:val="28"/>
          <w14:ligatures w14:val="none"/>
        </w:rPr>
        <w:t xml:space="preserve">and examines the motivations, behaviors, and perceptions of individuals who engage in backyard </w:t>
      </w:r>
      <w:del w:id="0" w:author="Kelsey McCune" w:date="2026-03-02T08:26:00Z" w16du:dateUtc="2026-03-02T14:26:00Z">
        <w:r w:rsidR="00403507" w:rsidRPr="00403507" w:rsidDel="00BB4B9D">
          <w:rPr>
            <w:rFonts w:ascii="Times New Roman" w:eastAsia="Times New Roman" w:hAnsi="Times New Roman" w:cs="Times New Roman"/>
            <w:kern w:val="0"/>
            <w:sz w:val="28"/>
            <w:szCs w:val="28"/>
            <w14:ligatures w14:val="none"/>
          </w:rPr>
          <w:delText xml:space="preserve">wildlife feeding practices, </w:delText>
        </w:r>
        <w:r w:rsidR="00403507" w:rsidDel="00BB4B9D">
          <w:rPr>
            <w:rFonts w:ascii="Times New Roman" w:eastAsia="Times New Roman" w:hAnsi="Times New Roman" w:cs="Times New Roman"/>
            <w:kern w:val="0"/>
            <w:sz w:val="28"/>
            <w:szCs w:val="28"/>
            <w14:ligatures w14:val="none"/>
          </w:rPr>
          <w:delText>such as</w:delText>
        </w:r>
        <w:r w:rsidR="00403507" w:rsidRPr="00403507" w:rsidDel="00BB4B9D">
          <w:rPr>
            <w:rFonts w:ascii="Times New Roman" w:eastAsia="Times New Roman" w:hAnsi="Times New Roman" w:cs="Times New Roman"/>
            <w:kern w:val="0"/>
            <w:sz w:val="28"/>
            <w:szCs w:val="28"/>
            <w14:ligatures w14:val="none"/>
          </w:rPr>
          <w:delText xml:space="preserve"> </w:delText>
        </w:r>
      </w:del>
      <w:r w:rsidR="00403507" w:rsidRPr="00403507">
        <w:rPr>
          <w:rFonts w:ascii="Times New Roman" w:eastAsia="Times New Roman" w:hAnsi="Times New Roman" w:cs="Times New Roman"/>
          <w:kern w:val="0"/>
          <w:sz w:val="28"/>
          <w:szCs w:val="28"/>
          <w14:ligatures w14:val="none"/>
        </w:rPr>
        <w:t>bird feeding and backyard poultry keeping. Your participation is entirely voluntary, and you may skip any question you are not comfortable answering. All responses are completely anonymous and confidential</w:t>
      </w:r>
      <w:r w:rsidR="00403507">
        <w:rPr>
          <w:rFonts w:ascii="Times New Roman" w:eastAsia="Times New Roman" w:hAnsi="Times New Roman" w:cs="Times New Roman"/>
          <w:kern w:val="0"/>
          <w:sz w:val="28"/>
          <w:szCs w:val="28"/>
          <w14:ligatures w14:val="none"/>
        </w:rPr>
        <w:t>. Y</w:t>
      </w:r>
      <w:r w:rsidR="00403507" w:rsidRPr="00403507">
        <w:rPr>
          <w:rFonts w:ascii="Times New Roman" w:eastAsia="Times New Roman" w:hAnsi="Times New Roman" w:cs="Times New Roman"/>
          <w:kern w:val="0"/>
          <w:sz w:val="28"/>
          <w:szCs w:val="28"/>
          <w14:ligatures w14:val="none"/>
        </w:rPr>
        <w:t xml:space="preserve">our data will never be linked to your identity or shared in any publicly accessible database. The survey takes approximately </w:t>
      </w:r>
      <w:r w:rsidR="00403507">
        <w:rPr>
          <w:rFonts w:ascii="Times New Roman" w:eastAsia="Times New Roman" w:hAnsi="Times New Roman" w:cs="Times New Roman"/>
          <w:kern w:val="0"/>
          <w:sz w:val="28"/>
          <w:szCs w:val="28"/>
          <w14:ligatures w14:val="none"/>
        </w:rPr>
        <w:t xml:space="preserve">10 </w:t>
      </w:r>
      <w:r w:rsidR="00403507" w:rsidRPr="00403507">
        <w:rPr>
          <w:rFonts w:ascii="Times New Roman" w:eastAsia="Times New Roman" w:hAnsi="Times New Roman" w:cs="Times New Roman"/>
          <w:kern w:val="0"/>
          <w:sz w:val="28"/>
          <w:szCs w:val="28"/>
          <w14:ligatures w14:val="none"/>
        </w:rPr>
        <w:t>minutes to complete. Your honest responses are greatly appreciated</w:t>
      </w:r>
      <w:r w:rsidR="00403507">
        <w:rPr>
          <w:rFonts w:ascii="Times New Roman" w:eastAsia="Times New Roman" w:hAnsi="Times New Roman" w:cs="Times New Roman"/>
          <w:kern w:val="0"/>
          <w:sz w:val="28"/>
          <w:szCs w:val="28"/>
          <w14:ligatures w14:val="none"/>
        </w:rPr>
        <w:t>.”</w:t>
      </w:r>
    </w:p>
    <w:p w14:paraId="02CF9552" w14:textId="77777777" w:rsidR="005511A3" w:rsidRPr="003B4219" w:rsidRDefault="005511A3" w:rsidP="005511A3">
      <w:pPr>
        <w:spacing w:before="100" w:beforeAutospacing="1" w:after="100" w:afterAutospacing="1" w:line="240" w:lineRule="auto"/>
        <w:outlineLvl w:val="2"/>
        <w:rPr>
          <w:rFonts w:ascii="Times New Roman" w:eastAsia="Times New Roman" w:hAnsi="Times New Roman" w:cs="Times New Roman"/>
          <w:b/>
          <w:bCs/>
          <w:kern w:val="0"/>
          <w:sz w:val="32"/>
          <w:szCs w:val="32"/>
          <w14:ligatures w14:val="none"/>
        </w:rPr>
      </w:pPr>
      <w:r w:rsidRPr="003B4219">
        <w:rPr>
          <w:rFonts w:ascii="Times New Roman" w:eastAsia="Times New Roman" w:hAnsi="Times New Roman" w:cs="Times New Roman"/>
          <w:b/>
          <w:bCs/>
          <w:kern w:val="0"/>
          <w:sz w:val="32"/>
          <w:szCs w:val="32"/>
          <w14:ligatures w14:val="none"/>
        </w:rPr>
        <w:t xml:space="preserve">Section </w:t>
      </w:r>
      <w:r>
        <w:rPr>
          <w:rFonts w:ascii="Times New Roman" w:eastAsia="Times New Roman" w:hAnsi="Times New Roman" w:cs="Times New Roman"/>
          <w:b/>
          <w:bCs/>
          <w:kern w:val="0"/>
          <w:sz w:val="32"/>
          <w:szCs w:val="32"/>
          <w14:ligatures w14:val="none"/>
        </w:rPr>
        <w:t>1</w:t>
      </w:r>
      <w:r w:rsidRPr="003B4219">
        <w:rPr>
          <w:rFonts w:ascii="Times New Roman" w:eastAsia="Times New Roman" w:hAnsi="Times New Roman" w:cs="Times New Roman"/>
          <w:b/>
          <w:bCs/>
          <w:kern w:val="0"/>
          <w:sz w:val="32"/>
          <w:szCs w:val="32"/>
          <w14:ligatures w14:val="none"/>
        </w:rPr>
        <w:t xml:space="preserve">: Motivations for Feeding </w:t>
      </w:r>
    </w:p>
    <w:p w14:paraId="49206F1A" w14:textId="445674FA" w:rsidR="005511A3" w:rsidRPr="008439C1" w:rsidRDefault="005511A3" w:rsidP="005511A3">
      <w:pPr>
        <w:spacing w:before="100" w:beforeAutospacing="1" w:after="100" w:afterAutospacing="1" w:line="240" w:lineRule="auto"/>
        <w:outlineLvl w:val="2"/>
        <w:rPr>
          <w:rFonts w:ascii="Times New Roman" w:eastAsia="Times New Roman" w:hAnsi="Times New Roman" w:cs="Times New Roman"/>
          <w:i/>
          <w:iCs/>
          <w:kern w:val="0"/>
          <w:sz w:val="28"/>
          <w:szCs w:val="28"/>
          <w14:ligatures w14:val="none"/>
        </w:rPr>
      </w:pPr>
      <w:r w:rsidRPr="008439C1">
        <w:rPr>
          <w:rFonts w:ascii="Times New Roman" w:eastAsia="Times New Roman" w:hAnsi="Times New Roman" w:cs="Times New Roman"/>
          <w:i/>
          <w:iCs/>
          <w:kern w:val="0"/>
          <w:sz w:val="28"/>
          <w:szCs w:val="28"/>
          <w14:ligatures w14:val="none"/>
        </w:rPr>
        <w:t>First</w:t>
      </w:r>
      <w:r w:rsidR="00403507" w:rsidRPr="00403507">
        <w:rPr>
          <w:rFonts w:ascii="Times New Roman" w:eastAsia="Times New Roman" w:hAnsi="Times New Roman" w:cs="Times New Roman"/>
          <w:i/>
          <w:iCs/>
          <w:kern w:val="0"/>
          <w:sz w:val="28"/>
          <w:szCs w:val="28"/>
          <w14:ligatures w14:val="none"/>
        </w:rPr>
        <w:t xml:space="preserve">, we are interested in understanding what motivates you to </w:t>
      </w:r>
      <w:r w:rsidR="00403507">
        <w:rPr>
          <w:rFonts w:ascii="Times New Roman" w:eastAsia="Times New Roman" w:hAnsi="Times New Roman" w:cs="Times New Roman"/>
          <w:i/>
          <w:iCs/>
          <w:kern w:val="0"/>
          <w:sz w:val="28"/>
          <w:szCs w:val="28"/>
          <w14:ligatures w14:val="none"/>
        </w:rPr>
        <w:t>participate</w:t>
      </w:r>
      <w:r w:rsidR="00403507" w:rsidRPr="00403507">
        <w:rPr>
          <w:rFonts w:ascii="Times New Roman" w:eastAsia="Times New Roman" w:hAnsi="Times New Roman" w:cs="Times New Roman"/>
          <w:i/>
          <w:iCs/>
          <w:kern w:val="0"/>
          <w:sz w:val="28"/>
          <w:szCs w:val="28"/>
          <w14:ligatures w14:val="none"/>
        </w:rPr>
        <w:t xml:space="preserve"> in backyard </w:t>
      </w:r>
      <w:r w:rsidR="00403507">
        <w:rPr>
          <w:rFonts w:ascii="Times New Roman" w:eastAsia="Times New Roman" w:hAnsi="Times New Roman" w:cs="Times New Roman"/>
          <w:i/>
          <w:iCs/>
          <w:kern w:val="0"/>
          <w:sz w:val="28"/>
          <w:szCs w:val="28"/>
          <w14:ligatures w14:val="none"/>
        </w:rPr>
        <w:t>activities</w:t>
      </w:r>
      <w:ins w:id="1" w:author="Kelsey McCune" w:date="2026-03-02T08:27:00Z" w16du:dateUtc="2026-03-02T14:27:00Z">
        <w:r w:rsidR="00BB4B9D">
          <w:rPr>
            <w:rFonts w:ascii="Times New Roman" w:eastAsia="Times New Roman" w:hAnsi="Times New Roman" w:cs="Times New Roman"/>
            <w:i/>
            <w:iCs/>
            <w:kern w:val="0"/>
            <w:sz w:val="28"/>
            <w:szCs w:val="28"/>
            <w14:ligatures w14:val="none"/>
          </w:rPr>
          <w:t xml:space="preserve"> like bird feeding or poultry keeping</w:t>
        </w:r>
      </w:ins>
      <w:r w:rsidR="00403507" w:rsidRPr="00403507">
        <w:rPr>
          <w:rFonts w:ascii="Times New Roman" w:eastAsia="Times New Roman" w:hAnsi="Times New Roman" w:cs="Times New Roman"/>
          <w:i/>
          <w:iCs/>
          <w:kern w:val="0"/>
          <w:sz w:val="28"/>
          <w:szCs w:val="28"/>
          <w14:ligatures w14:val="none"/>
        </w:rPr>
        <w:t>. Please answer based on your personal experiences and feelings. There are no right or wrong answers.</w:t>
      </w:r>
    </w:p>
    <w:p w14:paraId="0C69313D" w14:textId="1E66443C" w:rsidR="00BB4B9D" w:rsidRDefault="00BB4B9D" w:rsidP="001C38EB">
      <w:pPr>
        <w:pStyle w:val="ListParagraph"/>
        <w:numPr>
          <w:ilvl w:val="0"/>
          <w:numId w:val="3"/>
        </w:numPr>
        <w:spacing w:before="100" w:beforeAutospacing="1" w:after="100" w:afterAutospacing="1" w:line="240" w:lineRule="auto"/>
        <w:rPr>
          <w:ins w:id="2" w:author="Kelsey McCune" w:date="2026-03-02T08:28:00Z" w16du:dateUtc="2026-03-02T14:28:00Z"/>
          <w:rFonts w:ascii="Times New Roman" w:eastAsia="Times New Roman" w:hAnsi="Times New Roman" w:cs="Times New Roman"/>
          <w:kern w:val="0"/>
          <w:sz w:val="28"/>
          <w:szCs w:val="28"/>
          <w14:ligatures w14:val="none"/>
        </w:rPr>
      </w:pPr>
      <w:commentRangeStart w:id="3"/>
      <w:commentRangeStart w:id="4"/>
      <w:ins w:id="5" w:author="Kelsey McCune" w:date="2026-03-02T08:28:00Z" w16du:dateUtc="2026-03-02T14:28:00Z">
        <w:r>
          <w:rPr>
            <w:rFonts w:ascii="Times New Roman" w:eastAsia="Times New Roman" w:hAnsi="Times New Roman" w:cs="Times New Roman"/>
            <w:kern w:val="0"/>
            <w:sz w:val="28"/>
            <w:szCs w:val="28"/>
            <w14:ligatures w14:val="none"/>
          </w:rPr>
          <w:t>Do you maintain bird feeders in your yard?</w:t>
        </w:r>
      </w:ins>
      <w:commentRangeEnd w:id="3"/>
      <w:ins w:id="6" w:author="Kelsey McCune" w:date="2026-03-02T08:29:00Z" w16du:dateUtc="2026-03-02T14:29:00Z">
        <w:r>
          <w:rPr>
            <w:rStyle w:val="CommentReference"/>
            <w:rFonts w:ascii="Times New Roman" w:eastAsia="Times New Roman" w:hAnsi="Times New Roman" w:cs="Times New Roman"/>
            <w:kern w:val="0"/>
            <w:sz w:val="28"/>
            <w:szCs w:val="28"/>
            <w14:ligatures w14:val="none"/>
          </w:rPr>
          <w:commentReference w:id="3"/>
        </w:r>
      </w:ins>
      <w:commentRangeEnd w:id="4"/>
      <w:ins w:id="7" w:author="Kelsey McCune" w:date="2026-03-02T08:33:00Z" w16du:dateUtc="2026-03-02T14:33:00Z">
        <w:r>
          <w:rPr>
            <w:rStyle w:val="CommentReference"/>
            <w:rFonts w:ascii="Times New Roman" w:eastAsia="Times New Roman" w:hAnsi="Times New Roman" w:cs="Times New Roman"/>
            <w:kern w:val="0"/>
            <w:sz w:val="28"/>
            <w:szCs w:val="28"/>
            <w14:ligatures w14:val="none"/>
          </w:rPr>
          <w:commentReference w:id="4"/>
        </w:r>
      </w:ins>
    </w:p>
    <w:p w14:paraId="72B30DAF" w14:textId="77777777" w:rsidR="00BB4B9D" w:rsidRPr="00BB4B9D" w:rsidRDefault="00BB4B9D">
      <w:pPr>
        <w:pStyle w:val="ListParagraph"/>
        <w:spacing w:before="100" w:beforeAutospacing="1" w:after="100" w:afterAutospacing="1" w:line="240" w:lineRule="auto"/>
        <w:rPr>
          <w:ins w:id="8" w:author="Kelsey McCune" w:date="2026-03-02T08:28:00Z" w16du:dateUtc="2026-03-02T14:28:00Z"/>
          <w:rFonts w:ascii="Times New Roman" w:eastAsia="Times New Roman" w:hAnsi="Times New Roman" w:cs="Times New Roman"/>
          <w:kern w:val="0"/>
          <w:sz w:val="28"/>
          <w:szCs w:val="28"/>
          <w14:ligatures w14:val="none"/>
          <w:rPrChange w:id="9" w:author="Kelsey McCune" w:date="2026-03-02T08:28:00Z" w16du:dateUtc="2026-03-02T14:28:00Z">
            <w:rPr>
              <w:ins w:id="10" w:author="Kelsey McCune" w:date="2026-03-02T08:28:00Z" w16du:dateUtc="2026-03-02T14:28:00Z"/>
              <w:rFonts w:ascii="Times New Roman" w:eastAsia="Times New Roman" w:hAnsi="Times New Roman" w:cs="Times New Roman"/>
              <w:b/>
              <w:bCs/>
              <w:kern w:val="0"/>
              <w:sz w:val="28"/>
              <w:szCs w:val="28"/>
              <w14:ligatures w14:val="none"/>
            </w:rPr>
          </w:rPrChange>
        </w:rPr>
        <w:pPrChange w:id="11" w:author="Kelsey McCune" w:date="2026-03-02T08:28:00Z" w16du:dateUtc="2026-03-02T14:28:00Z">
          <w:pPr>
            <w:pStyle w:val="ListParagraph"/>
            <w:numPr>
              <w:numId w:val="3"/>
            </w:numPr>
            <w:tabs>
              <w:tab w:val="num" w:pos="720"/>
            </w:tabs>
            <w:spacing w:before="100" w:beforeAutospacing="1" w:after="100" w:afterAutospacing="1" w:line="240" w:lineRule="auto"/>
            <w:ind w:hanging="360"/>
          </w:pPr>
        </w:pPrChange>
      </w:pPr>
    </w:p>
    <w:p w14:paraId="7C5318E0" w14:textId="6C72D52E" w:rsidR="005511A3" w:rsidRPr="001C38EB" w:rsidRDefault="005511A3" w:rsidP="001C38EB">
      <w:pPr>
        <w:pStyle w:val="ListParagraph"/>
        <w:numPr>
          <w:ilvl w:val="0"/>
          <w:numId w:val="3"/>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1C38EB">
        <w:rPr>
          <w:rFonts w:ascii="Times New Roman" w:eastAsia="Times New Roman" w:hAnsi="Times New Roman" w:cs="Times New Roman"/>
          <w:b/>
          <w:bCs/>
          <w:kern w:val="0"/>
          <w:sz w:val="28"/>
          <w:szCs w:val="28"/>
          <w14:ligatures w14:val="none"/>
        </w:rPr>
        <w:t>Why do you feed birds in your yard? Please rate how important each reason is to you:</w:t>
      </w:r>
      <w:r w:rsidRPr="001C38EB">
        <w:rPr>
          <w:rFonts w:ascii="Times New Roman" w:eastAsia="Times New Roman" w:hAnsi="Times New Roman" w:cs="Times New Roman"/>
          <w:kern w:val="0"/>
          <w:sz w:val="28"/>
          <w:szCs w:val="28"/>
          <w14:ligatures w14:val="none"/>
        </w:rPr>
        <w:br/>
      </w:r>
      <w:r w:rsidRPr="001C38EB">
        <w:rPr>
          <w:rFonts w:ascii="Times New Roman" w:eastAsia="Times New Roman" w:hAnsi="Times New Roman" w:cs="Times New Roman"/>
          <w:i/>
          <w:iCs/>
          <w:kern w:val="0"/>
          <w:sz w:val="28"/>
          <w:szCs w:val="28"/>
          <w14:ligatures w14:val="none"/>
        </w:rPr>
        <w:t>(1 = Not important at all, 2= Of little importance, 3= Moderately important, 4= Very important, 5 = Extremely important)</w:t>
      </w:r>
    </w:p>
    <w:p w14:paraId="1AEE40D0" w14:textId="77777777" w:rsidR="005511A3" w:rsidRPr="003B4219" w:rsidRDefault="005511A3" w:rsidP="005511A3">
      <w:pPr>
        <w:numPr>
          <w:ilvl w:val="1"/>
          <w:numId w:val="3"/>
        </w:numPr>
        <w:tabs>
          <w:tab w:val="clear" w:pos="1440"/>
        </w:tabs>
        <w:spacing w:before="100" w:beforeAutospacing="1" w:after="100" w:afterAutospacing="1" w:line="240" w:lineRule="auto"/>
        <w:rPr>
          <w:rFonts w:ascii="Times New Roman" w:eastAsia="Times New Roman" w:hAnsi="Times New Roman" w:cs="Times New Roman"/>
          <w:kern w:val="0"/>
          <w:sz w:val="28"/>
          <w:szCs w:val="28"/>
          <w14:ligatures w14:val="none"/>
        </w:rPr>
      </w:pPr>
      <w:r w:rsidRPr="003B4219">
        <w:rPr>
          <w:rFonts w:ascii="Times New Roman" w:eastAsia="Times New Roman" w:hAnsi="Times New Roman" w:cs="Times New Roman"/>
          <w:kern w:val="0"/>
          <w:sz w:val="28"/>
          <w:szCs w:val="28"/>
          <w14:ligatures w14:val="none"/>
        </w:rPr>
        <w:t>To enjoy watching birds up close</w:t>
      </w:r>
      <w:r>
        <w:rPr>
          <w:rFonts w:ascii="Times New Roman" w:eastAsia="Times New Roman" w:hAnsi="Times New Roman" w:cs="Times New Roman"/>
          <w:kern w:val="0"/>
          <w:sz w:val="28"/>
          <w:szCs w:val="28"/>
          <w14:ligatures w14:val="none"/>
        </w:rPr>
        <w:t>___</w:t>
      </w:r>
    </w:p>
    <w:p w14:paraId="41393392" w14:textId="77777777" w:rsidR="005511A3" w:rsidRPr="003B4219" w:rsidRDefault="005511A3" w:rsidP="005511A3">
      <w:pPr>
        <w:numPr>
          <w:ilvl w:val="1"/>
          <w:numId w:val="3"/>
        </w:numPr>
        <w:tabs>
          <w:tab w:val="clear" w:pos="1440"/>
        </w:tabs>
        <w:spacing w:before="100" w:beforeAutospacing="1" w:after="100" w:afterAutospacing="1" w:line="240" w:lineRule="auto"/>
        <w:rPr>
          <w:rFonts w:ascii="Times New Roman" w:eastAsia="Times New Roman" w:hAnsi="Times New Roman" w:cs="Times New Roman"/>
          <w:kern w:val="0"/>
          <w:sz w:val="28"/>
          <w:szCs w:val="28"/>
          <w14:ligatures w14:val="none"/>
        </w:rPr>
      </w:pPr>
      <w:r w:rsidRPr="003B4219">
        <w:rPr>
          <w:rFonts w:ascii="Times New Roman" w:eastAsia="Times New Roman" w:hAnsi="Times New Roman" w:cs="Times New Roman"/>
          <w:kern w:val="0"/>
          <w:sz w:val="28"/>
          <w:szCs w:val="28"/>
          <w14:ligatures w14:val="none"/>
        </w:rPr>
        <w:t>To feel connected to nature</w:t>
      </w:r>
      <w:r>
        <w:rPr>
          <w:rFonts w:ascii="Times New Roman" w:eastAsia="Times New Roman" w:hAnsi="Times New Roman" w:cs="Times New Roman"/>
          <w:kern w:val="0"/>
          <w:sz w:val="28"/>
          <w:szCs w:val="28"/>
          <w14:ligatures w14:val="none"/>
        </w:rPr>
        <w:t>___</w:t>
      </w:r>
    </w:p>
    <w:p w14:paraId="4A7C30DE" w14:textId="77777777" w:rsidR="005511A3" w:rsidRPr="003B4219" w:rsidRDefault="005511A3" w:rsidP="005511A3">
      <w:pPr>
        <w:numPr>
          <w:ilvl w:val="1"/>
          <w:numId w:val="3"/>
        </w:numPr>
        <w:tabs>
          <w:tab w:val="clear" w:pos="1440"/>
        </w:tabs>
        <w:spacing w:before="100" w:beforeAutospacing="1" w:after="100" w:afterAutospacing="1" w:line="240" w:lineRule="auto"/>
        <w:rPr>
          <w:rFonts w:ascii="Times New Roman" w:eastAsia="Times New Roman" w:hAnsi="Times New Roman" w:cs="Times New Roman"/>
          <w:kern w:val="0"/>
          <w:sz w:val="28"/>
          <w:szCs w:val="28"/>
          <w14:ligatures w14:val="none"/>
        </w:rPr>
      </w:pPr>
      <w:r w:rsidRPr="003B4219">
        <w:rPr>
          <w:rFonts w:ascii="Times New Roman" w:eastAsia="Times New Roman" w:hAnsi="Times New Roman" w:cs="Times New Roman"/>
          <w:kern w:val="0"/>
          <w:sz w:val="28"/>
          <w:szCs w:val="28"/>
          <w14:ligatures w14:val="none"/>
        </w:rPr>
        <w:t>To help birds survive (especially in winter)</w:t>
      </w:r>
      <w:r>
        <w:rPr>
          <w:rFonts w:ascii="Times New Roman" w:eastAsia="Times New Roman" w:hAnsi="Times New Roman" w:cs="Times New Roman"/>
          <w:kern w:val="0"/>
          <w:sz w:val="28"/>
          <w:szCs w:val="28"/>
          <w14:ligatures w14:val="none"/>
        </w:rPr>
        <w:t xml:space="preserve"> ___</w:t>
      </w:r>
    </w:p>
    <w:p w14:paraId="196BA3C5" w14:textId="77777777" w:rsidR="005511A3" w:rsidRPr="003B4219" w:rsidRDefault="005511A3" w:rsidP="005511A3">
      <w:pPr>
        <w:numPr>
          <w:ilvl w:val="1"/>
          <w:numId w:val="3"/>
        </w:numPr>
        <w:tabs>
          <w:tab w:val="clear" w:pos="1440"/>
        </w:tabs>
        <w:spacing w:before="100" w:beforeAutospacing="1" w:after="100" w:afterAutospacing="1" w:line="240" w:lineRule="auto"/>
        <w:rPr>
          <w:rFonts w:ascii="Times New Roman" w:eastAsia="Times New Roman" w:hAnsi="Times New Roman" w:cs="Times New Roman"/>
          <w:kern w:val="0"/>
          <w:sz w:val="28"/>
          <w:szCs w:val="28"/>
          <w14:ligatures w14:val="none"/>
        </w:rPr>
      </w:pPr>
      <w:r w:rsidRPr="003B4219">
        <w:rPr>
          <w:rFonts w:ascii="Times New Roman" w:eastAsia="Times New Roman" w:hAnsi="Times New Roman" w:cs="Times New Roman"/>
          <w:kern w:val="0"/>
          <w:sz w:val="28"/>
          <w:szCs w:val="28"/>
          <w14:ligatures w14:val="none"/>
        </w:rPr>
        <w:t>To teach my children/family about wildlife</w:t>
      </w:r>
      <w:r>
        <w:rPr>
          <w:rFonts w:ascii="Times New Roman" w:eastAsia="Times New Roman" w:hAnsi="Times New Roman" w:cs="Times New Roman"/>
          <w:kern w:val="0"/>
          <w:sz w:val="28"/>
          <w:szCs w:val="28"/>
          <w14:ligatures w14:val="none"/>
        </w:rPr>
        <w:t>___</w:t>
      </w:r>
    </w:p>
    <w:p w14:paraId="51767E5A" w14:textId="77777777" w:rsidR="005511A3" w:rsidRPr="003B4219" w:rsidRDefault="005511A3" w:rsidP="005511A3">
      <w:pPr>
        <w:numPr>
          <w:ilvl w:val="1"/>
          <w:numId w:val="3"/>
        </w:numPr>
        <w:tabs>
          <w:tab w:val="clear" w:pos="1440"/>
        </w:tabs>
        <w:spacing w:before="100" w:beforeAutospacing="1" w:after="100" w:afterAutospacing="1" w:line="240" w:lineRule="auto"/>
        <w:rPr>
          <w:rFonts w:ascii="Times New Roman" w:eastAsia="Times New Roman" w:hAnsi="Times New Roman" w:cs="Times New Roman"/>
          <w:kern w:val="0"/>
          <w:sz w:val="28"/>
          <w:szCs w:val="28"/>
          <w14:ligatures w14:val="none"/>
        </w:rPr>
      </w:pPr>
      <w:r w:rsidRPr="003B4219">
        <w:rPr>
          <w:rFonts w:ascii="Times New Roman" w:eastAsia="Times New Roman" w:hAnsi="Times New Roman" w:cs="Times New Roman"/>
          <w:kern w:val="0"/>
          <w:sz w:val="28"/>
          <w:szCs w:val="28"/>
          <w14:ligatures w14:val="none"/>
        </w:rPr>
        <w:t>For relaxation and stress relief</w:t>
      </w:r>
      <w:r>
        <w:rPr>
          <w:rFonts w:ascii="Times New Roman" w:eastAsia="Times New Roman" w:hAnsi="Times New Roman" w:cs="Times New Roman"/>
          <w:kern w:val="0"/>
          <w:sz w:val="28"/>
          <w:szCs w:val="28"/>
          <w14:ligatures w14:val="none"/>
        </w:rPr>
        <w:t>___</w:t>
      </w:r>
    </w:p>
    <w:p w14:paraId="49DA2EF7" w14:textId="77777777" w:rsidR="005511A3" w:rsidRPr="003B4219" w:rsidRDefault="005511A3" w:rsidP="005511A3">
      <w:pPr>
        <w:numPr>
          <w:ilvl w:val="1"/>
          <w:numId w:val="3"/>
        </w:numPr>
        <w:tabs>
          <w:tab w:val="clear" w:pos="1440"/>
        </w:tabs>
        <w:spacing w:before="100" w:beforeAutospacing="1" w:after="100" w:afterAutospacing="1" w:line="240" w:lineRule="auto"/>
        <w:rPr>
          <w:rFonts w:ascii="Times New Roman" w:eastAsia="Times New Roman" w:hAnsi="Times New Roman" w:cs="Times New Roman"/>
          <w:kern w:val="0"/>
          <w:sz w:val="28"/>
          <w:szCs w:val="28"/>
          <w14:ligatures w14:val="none"/>
        </w:rPr>
      </w:pPr>
      <w:r w:rsidRPr="003B4219">
        <w:rPr>
          <w:rFonts w:ascii="Times New Roman" w:eastAsia="Times New Roman" w:hAnsi="Times New Roman" w:cs="Times New Roman"/>
          <w:kern w:val="0"/>
          <w:sz w:val="28"/>
          <w:szCs w:val="28"/>
          <w14:ligatures w14:val="none"/>
        </w:rPr>
        <w:t>To support local biodiversity</w:t>
      </w:r>
      <w:r>
        <w:rPr>
          <w:rFonts w:ascii="Times New Roman" w:eastAsia="Times New Roman" w:hAnsi="Times New Roman" w:cs="Times New Roman"/>
          <w:kern w:val="0"/>
          <w:sz w:val="28"/>
          <w:szCs w:val="28"/>
          <w14:ligatures w14:val="none"/>
        </w:rPr>
        <w:t>___</w:t>
      </w:r>
    </w:p>
    <w:p w14:paraId="5248A5A0" w14:textId="77777777" w:rsidR="005511A3" w:rsidRPr="003B4219" w:rsidRDefault="005511A3" w:rsidP="005511A3">
      <w:pPr>
        <w:numPr>
          <w:ilvl w:val="1"/>
          <w:numId w:val="3"/>
        </w:numPr>
        <w:tabs>
          <w:tab w:val="clear" w:pos="1440"/>
        </w:tabs>
        <w:spacing w:before="100" w:beforeAutospacing="1" w:after="100" w:afterAutospacing="1" w:line="240" w:lineRule="auto"/>
        <w:rPr>
          <w:rFonts w:ascii="Times New Roman" w:eastAsia="Times New Roman" w:hAnsi="Times New Roman" w:cs="Times New Roman"/>
          <w:kern w:val="0"/>
          <w:sz w:val="28"/>
          <w:szCs w:val="28"/>
          <w14:ligatures w14:val="none"/>
        </w:rPr>
      </w:pPr>
      <w:r w:rsidRPr="003B4219">
        <w:rPr>
          <w:rFonts w:ascii="Times New Roman" w:eastAsia="Times New Roman" w:hAnsi="Times New Roman" w:cs="Times New Roman"/>
          <w:kern w:val="0"/>
          <w:sz w:val="28"/>
          <w:szCs w:val="28"/>
          <w14:ligatures w14:val="none"/>
        </w:rPr>
        <w:t>Other (please specify): _______</w:t>
      </w:r>
    </w:p>
    <w:p w14:paraId="4806DA8B" w14:textId="7D42A62C" w:rsidR="005511A3" w:rsidRPr="003B4219" w:rsidRDefault="005511A3" w:rsidP="005511A3">
      <w:pPr>
        <w:numPr>
          <w:ilvl w:val="0"/>
          <w:numId w:val="3"/>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3B4219">
        <w:rPr>
          <w:rFonts w:ascii="Times New Roman" w:eastAsia="Times New Roman" w:hAnsi="Times New Roman" w:cs="Times New Roman"/>
          <w:b/>
          <w:bCs/>
          <w:kern w:val="0"/>
          <w:sz w:val="28"/>
          <w:szCs w:val="28"/>
          <w14:ligatures w14:val="none"/>
        </w:rPr>
        <w:t>Please describe your favorite memory or experience related to feeding birds in your yard.</w:t>
      </w:r>
    </w:p>
    <w:p w14:paraId="49FAE428" w14:textId="77777777" w:rsidR="005511A3" w:rsidRPr="003B4219" w:rsidRDefault="001D2302" w:rsidP="005511A3">
      <w:pPr>
        <w:spacing w:after="0" w:line="240" w:lineRule="auto"/>
        <w:ind w:left="720"/>
        <w:rPr>
          <w:rFonts w:ascii="Times New Roman" w:eastAsia="Times New Roman" w:hAnsi="Times New Roman" w:cs="Times New Roman"/>
          <w:kern w:val="0"/>
          <w:sz w:val="28"/>
          <w:szCs w:val="28"/>
          <w14:ligatures w14:val="none"/>
        </w:rPr>
      </w:pPr>
      <w:r>
        <w:rPr>
          <w:noProof/>
        </w:rPr>
      </w:r>
      <w:r>
        <w:pict w14:anchorId="57928B30">
          <v:rect id="Horizontal Line 1" o:spid="_x0000_s1032" style="width:398.7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" filled="f">
            <o:lock v:ext="edit" rotation="t" aspectratio="t" verticies="t" text="t" shapetype="t"/>
            <w10:anchorlock/>
          </v:rect>
        </w:pict>
      </w:r>
    </w:p>
    <w:p w14:paraId="31136D25" w14:textId="3D44C207" w:rsidR="00BB4B9D" w:rsidRDefault="00BB4B9D" w:rsidP="005511A3">
      <w:pPr>
        <w:pStyle w:val="ListParagraph"/>
        <w:numPr>
          <w:ilvl w:val="0"/>
          <w:numId w:val="3"/>
        </w:numPr>
        <w:spacing w:before="100" w:beforeAutospacing="1" w:after="100" w:afterAutospacing="1" w:line="240" w:lineRule="auto"/>
        <w:rPr>
          <w:ins w:id="12" w:author="Kelsey McCune" w:date="2026-03-02T08:30:00Z" w16du:dateUtc="2026-03-02T14:30:00Z"/>
          <w:rFonts w:ascii="Times New Roman" w:eastAsia="Times New Roman" w:hAnsi="Times New Roman" w:cs="Times New Roman"/>
          <w:kern w:val="0"/>
          <w:sz w:val="28"/>
          <w:szCs w:val="28"/>
          <w14:ligatures w14:val="none"/>
        </w:rPr>
      </w:pPr>
      <w:commentRangeStart w:id="13"/>
      <w:commentRangeStart w:id="14"/>
      <w:ins w:id="15" w:author="Kelsey McCune" w:date="2026-03-02T08:29:00Z" w16du:dateUtc="2026-03-02T14:29:00Z">
        <w:r>
          <w:rPr>
            <w:rFonts w:ascii="Times New Roman" w:eastAsia="Times New Roman" w:hAnsi="Times New Roman" w:cs="Times New Roman"/>
            <w:kern w:val="0"/>
            <w:sz w:val="28"/>
            <w:szCs w:val="28"/>
            <w14:ligatures w14:val="none"/>
          </w:rPr>
          <w:t>Do you own backyard poultry, such as chickens, ducks or geese?</w:t>
        </w:r>
      </w:ins>
      <w:commentRangeEnd w:id="13"/>
      <w:ins w:id="16" w:author="Kelsey McCune" w:date="2026-03-02T08:30:00Z" w16du:dateUtc="2026-03-02T14:30:00Z">
        <w:r>
          <w:rPr>
            <w:rStyle w:val="CommentReference"/>
            <w:rFonts w:ascii="Times New Roman" w:eastAsia="Times New Roman" w:hAnsi="Times New Roman" w:cs="Times New Roman"/>
            <w:kern w:val="0"/>
            <w:sz w:val="28"/>
            <w:szCs w:val="28"/>
            <w14:ligatures w14:val="none"/>
          </w:rPr>
          <w:commentReference w:id="13"/>
        </w:r>
      </w:ins>
      <w:commentRangeEnd w:id="14"/>
      <w:ins w:id="17" w:author="Kelsey McCune" w:date="2026-03-02T08:34:00Z" w16du:dateUtc="2026-03-02T14:34:00Z">
        <w:r>
          <w:rPr>
            <w:rStyle w:val="CommentReference"/>
            <w:rFonts w:ascii="Times New Roman" w:eastAsia="Times New Roman" w:hAnsi="Times New Roman" w:cs="Times New Roman"/>
            <w:kern w:val="0"/>
            <w:sz w:val="28"/>
            <w:szCs w:val="28"/>
            <w14:ligatures w14:val="none"/>
          </w:rPr>
          <w:commentReference w:id="14"/>
        </w:r>
      </w:ins>
    </w:p>
    <w:p w14:paraId="5D9E4BFC" w14:textId="77777777" w:rsidR="00BB4B9D" w:rsidRPr="00BB4B9D" w:rsidRDefault="00BB4B9D">
      <w:pPr>
        <w:pStyle w:val="ListParagraph"/>
        <w:spacing w:before="100" w:beforeAutospacing="1" w:after="100" w:afterAutospacing="1" w:line="240" w:lineRule="auto"/>
        <w:rPr>
          <w:ins w:id="18" w:author="Kelsey McCune" w:date="2026-03-02T08:29:00Z" w16du:dateUtc="2026-03-02T14:29:00Z"/>
          <w:rFonts w:ascii="Times New Roman" w:eastAsia="Times New Roman" w:hAnsi="Times New Roman" w:cs="Times New Roman"/>
          <w:kern w:val="0"/>
          <w:sz w:val="28"/>
          <w:szCs w:val="28"/>
          <w14:ligatures w14:val="none"/>
          <w:rPrChange w:id="19" w:author="Kelsey McCune" w:date="2026-03-02T08:29:00Z" w16du:dateUtc="2026-03-02T14:29:00Z">
            <w:rPr>
              <w:ins w:id="20" w:author="Kelsey McCune" w:date="2026-03-02T08:29:00Z" w16du:dateUtc="2026-03-02T14:29:00Z"/>
              <w:rFonts w:ascii="Times New Roman" w:eastAsia="Times New Roman" w:hAnsi="Times New Roman" w:cs="Times New Roman"/>
              <w:b/>
              <w:bCs/>
              <w:kern w:val="0"/>
              <w:sz w:val="28"/>
              <w:szCs w:val="28"/>
              <w14:ligatures w14:val="none"/>
            </w:rPr>
          </w:rPrChange>
        </w:rPr>
        <w:pPrChange w:id="21" w:author="Kelsey McCune" w:date="2026-03-02T08:30:00Z" w16du:dateUtc="2026-03-02T14:30:00Z">
          <w:pPr>
            <w:pStyle w:val="ListParagraph"/>
            <w:numPr>
              <w:numId w:val="3"/>
            </w:numPr>
            <w:tabs>
              <w:tab w:val="num" w:pos="720"/>
            </w:tabs>
            <w:spacing w:before="100" w:beforeAutospacing="1" w:after="100" w:afterAutospacing="1" w:line="240" w:lineRule="auto"/>
            <w:ind w:hanging="360"/>
          </w:pPr>
        </w:pPrChange>
      </w:pPr>
    </w:p>
    <w:p w14:paraId="390FAE52" w14:textId="2E5C7E4A" w:rsidR="005511A3" w:rsidRPr="003B4219" w:rsidRDefault="005511A3" w:rsidP="005511A3">
      <w:pPr>
        <w:pStyle w:val="ListParagraph"/>
        <w:numPr>
          <w:ilvl w:val="0"/>
          <w:numId w:val="3"/>
        </w:numPr>
        <w:spacing w:before="100" w:beforeAutospacing="1" w:after="100" w:afterAutospacing="1" w:line="240" w:lineRule="auto"/>
        <w:rPr>
          <w:rFonts w:ascii="Times New Roman" w:eastAsia="Times New Roman" w:hAnsi="Times New Roman" w:cs="Times New Roman"/>
          <w:kern w:val="0"/>
          <w:sz w:val="28"/>
          <w:szCs w:val="28"/>
          <w14:ligatures w14:val="none"/>
        </w:rPr>
      </w:pPr>
      <w:del w:id="22" w:author="Kelsey McCune" w:date="2026-03-02T08:30:00Z" w16du:dateUtc="2026-03-02T14:30:00Z">
        <w:r w:rsidRPr="0033411A" w:rsidDel="00BB4B9D">
          <w:rPr>
            <w:rFonts w:ascii="Times New Roman" w:eastAsia="Times New Roman" w:hAnsi="Times New Roman" w:cs="Times New Roman"/>
            <w:b/>
            <w:bCs/>
            <w:kern w:val="0"/>
            <w:sz w:val="28"/>
            <w:szCs w:val="28"/>
            <w14:ligatures w14:val="none"/>
          </w:rPr>
          <w:delText>[</w:delText>
        </w:r>
        <w:r w:rsidRPr="009E6AE4" w:rsidDel="00BB4B9D">
          <w:rPr>
            <w:rFonts w:ascii="Times New Roman" w:eastAsia="Times New Roman" w:hAnsi="Times New Roman" w:cs="Times New Roman"/>
            <w:b/>
            <w:bCs/>
            <w:color w:val="000000" w:themeColor="text1"/>
            <w:kern w:val="0"/>
            <w:sz w:val="28"/>
            <w:szCs w:val="28"/>
            <w14:ligatures w14:val="none"/>
          </w:rPr>
          <w:delText>IF CHICKENS</w:delText>
        </w:r>
        <w:r w:rsidRPr="0033411A" w:rsidDel="00BB4B9D">
          <w:rPr>
            <w:rFonts w:ascii="Times New Roman" w:eastAsia="Times New Roman" w:hAnsi="Times New Roman" w:cs="Times New Roman"/>
            <w:b/>
            <w:bCs/>
            <w:kern w:val="0"/>
            <w:sz w:val="28"/>
            <w:szCs w:val="28"/>
            <w14:ligatures w14:val="none"/>
          </w:rPr>
          <w:delText xml:space="preserve">] </w:delText>
        </w:r>
      </w:del>
      <w:r w:rsidRPr="0033411A">
        <w:rPr>
          <w:rFonts w:ascii="Times New Roman" w:eastAsia="Times New Roman" w:hAnsi="Times New Roman" w:cs="Times New Roman"/>
          <w:b/>
          <w:bCs/>
          <w:kern w:val="0"/>
          <w:sz w:val="28"/>
          <w:szCs w:val="28"/>
          <w14:ligatures w14:val="none"/>
        </w:rPr>
        <w:t xml:space="preserve">Why do you keep backyard </w:t>
      </w:r>
      <w:del w:id="23" w:author="Kelsey McCune" w:date="2026-03-02T08:30:00Z" w16du:dateUtc="2026-03-02T14:30:00Z">
        <w:r w:rsidRPr="0033411A" w:rsidDel="00BB4B9D">
          <w:rPr>
            <w:rFonts w:ascii="Times New Roman" w:eastAsia="Times New Roman" w:hAnsi="Times New Roman" w:cs="Times New Roman"/>
            <w:b/>
            <w:bCs/>
            <w:kern w:val="0"/>
            <w:sz w:val="28"/>
            <w:szCs w:val="28"/>
            <w14:ligatures w14:val="none"/>
          </w:rPr>
          <w:delText>chickens</w:delText>
        </w:r>
      </w:del>
      <w:ins w:id="24" w:author="Kelsey McCune" w:date="2026-03-02T08:30:00Z" w16du:dateUtc="2026-03-02T14:30:00Z">
        <w:r w:rsidR="00BB4B9D">
          <w:rPr>
            <w:rFonts w:ascii="Times New Roman" w:eastAsia="Times New Roman" w:hAnsi="Times New Roman" w:cs="Times New Roman"/>
            <w:b/>
            <w:bCs/>
            <w:kern w:val="0"/>
            <w:sz w:val="28"/>
            <w:szCs w:val="28"/>
            <w14:ligatures w14:val="none"/>
          </w:rPr>
          <w:t>poultry</w:t>
        </w:r>
      </w:ins>
      <w:r w:rsidRPr="0033411A">
        <w:rPr>
          <w:rFonts w:ascii="Times New Roman" w:eastAsia="Times New Roman" w:hAnsi="Times New Roman" w:cs="Times New Roman"/>
          <w:b/>
          <w:bCs/>
          <w:kern w:val="0"/>
          <w:sz w:val="28"/>
          <w:szCs w:val="28"/>
          <w14:ligatures w14:val="none"/>
        </w:rPr>
        <w:t xml:space="preserve">? Please rate how important each reason is to you: </w:t>
      </w:r>
      <w:r w:rsidR="009E6AE4">
        <w:rPr>
          <w:rFonts w:ascii="Times New Roman" w:eastAsia="Times New Roman" w:hAnsi="Times New Roman" w:cs="Times New Roman"/>
          <w:b/>
          <w:bCs/>
          <w:color w:val="EE0000"/>
          <w:kern w:val="0"/>
          <w:sz w:val="28"/>
          <w:szCs w:val="28"/>
          <w14:ligatures w14:val="none"/>
        </w:rPr>
        <w:br/>
      </w:r>
      <w:r w:rsidRPr="003B4219">
        <w:rPr>
          <w:rFonts w:ascii="Times New Roman" w:eastAsia="Times New Roman" w:hAnsi="Times New Roman" w:cs="Times New Roman"/>
          <w:i/>
          <w:iCs/>
          <w:kern w:val="0"/>
          <w:sz w:val="28"/>
          <w:szCs w:val="28"/>
          <w14:ligatures w14:val="none"/>
        </w:rPr>
        <w:t>(1 = Not important at all,</w:t>
      </w:r>
      <w:r>
        <w:rPr>
          <w:rFonts w:ascii="Times New Roman" w:eastAsia="Times New Roman" w:hAnsi="Times New Roman" w:cs="Times New Roman"/>
          <w:i/>
          <w:iCs/>
          <w:kern w:val="0"/>
          <w:sz w:val="28"/>
          <w:szCs w:val="28"/>
          <w14:ligatures w14:val="none"/>
        </w:rPr>
        <w:t xml:space="preserve"> 2= Of little importance, 3= Moderately important, 4= Very important, </w:t>
      </w:r>
      <w:r w:rsidRPr="003B4219">
        <w:rPr>
          <w:rFonts w:ascii="Times New Roman" w:eastAsia="Times New Roman" w:hAnsi="Times New Roman" w:cs="Times New Roman"/>
          <w:i/>
          <w:iCs/>
          <w:kern w:val="0"/>
          <w:sz w:val="28"/>
          <w:szCs w:val="28"/>
          <w14:ligatures w14:val="none"/>
        </w:rPr>
        <w:t>5 = Extremely important)</w:t>
      </w:r>
    </w:p>
    <w:p w14:paraId="299F46D3" w14:textId="7D826BF3" w:rsidR="005511A3" w:rsidRPr="0033411A" w:rsidRDefault="005511A3" w:rsidP="005511A3">
      <w:pPr>
        <w:pStyle w:val="ListParagraph"/>
        <w:numPr>
          <w:ilvl w:val="0"/>
          <w:numId w:val="10"/>
        </w:numPr>
        <w:spacing w:after="0" w:line="240" w:lineRule="auto"/>
        <w:rPr>
          <w:rFonts w:ascii="Times New Roman" w:eastAsia="Times New Roman" w:hAnsi="Times New Roman" w:cs="Times New Roman"/>
          <w:kern w:val="0"/>
          <w:sz w:val="28"/>
          <w:szCs w:val="28"/>
          <w14:ligatures w14:val="none"/>
        </w:rPr>
      </w:pPr>
      <w:commentRangeStart w:id="25"/>
      <w:r w:rsidRPr="0033411A">
        <w:rPr>
          <w:rFonts w:ascii="Times New Roman" w:eastAsia="Times New Roman" w:hAnsi="Times New Roman" w:cs="Times New Roman"/>
          <w:kern w:val="0"/>
          <w:sz w:val="28"/>
          <w:szCs w:val="28"/>
          <w14:ligatures w14:val="none"/>
        </w:rPr>
        <w:lastRenderedPageBreak/>
        <w:t xml:space="preserve">To produce </w:t>
      </w:r>
      <w:ins w:id="26" w:author="Alex Fisher" w:date="2026-03-03T13:27:00Z" w16du:dateUtc="2026-03-03T19:27:00Z">
        <w:r w:rsidR="004955E0">
          <w:rPr>
            <w:rFonts w:ascii="Times New Roman" w:eastAsia="Times New Roman" w:hAnsi="Times New Roman" w:cs="Times New Roman"/>
            <w:kern w:val="0"/>
            <w:sz w:val="28"/>
            <w:szCs w:val="28"/>
            <w14:ligatures w14:val="none"/>
          </w:rPr>
          <w:t xml:space="preserve">cheaper </w:t>
        </w:r>
      </w:ins>
      <w:r w:rsidRPr="0033411A">
        <w:rPr>
          <w:rFonts w:ascii="Times New Roman" w:eastAsia="Times New Roman" w:hAnsi="Times New Roman" w:cs="Times New Roman"/>
          <w:kern w:val="0"/>
          <w:sz w:val="28"/>
          <w:szCs w:val="28"/>
          <w14:ligatures w14:val="none"/>
        </w:rPr>
        <w:t>eggs/meat for my household</w:t>
      </w:r>
      <w:r>
        <w:rPr>
          <w:rFonts w:ascii="Times New Roman" w:eastAsia="Times New Roman" w:hAnsi="Times New Roman" w:cs="Times New Roman"/>
          <w:kern w:val="0"/>
          <w:sz w:val="28"/>
          <w:szCs w:val="28"/>
          <w14:ligatures w14:val="none"/>
        </w:rPr>
        <w:t>___</w:t>
      </w:r>
    </w:p>
    <w:p w14:paraId="5E6CC79F" w14:textId="77777777" w:rsidR="005511A3" w:rsidRPr="003B4219" w:rsidRDefault="005511A3" w:rsidP="005511A3">
      <w:pPr>
        <w:numPr>
          <w:ilvl w:val="0"/>
          <w:numId w:val="10"/>
        </w:numPr>
        <w:spacing w:after="0" w:line="240" w:lineRule="auto"/>
        <w:rPr>
          <w:rFonts w:ascii="Times New Roman" w:eastAsia="Times New Roman" w:hAnsi="Times New Roman" w:cs="Times New Roman"/>
          <w:kern w:val="0"/>
          <w:sz w:val="28"/>
          <w:szCs w:val="28"/>
          <w14:ligatures w14:val="none"/>
        </w:rPr>
      </w:pPr>
      <w:r w:rsidRPr="003B4219">
        <w:rPr>
          <w:rFonts w:ascii="Times New Roman" w:eastAsia="Times New Roman" w:hAnsi="Times New Roman" w:cs="Times New Roman"/>
          <w:kern w:val="0"/>
          <w:sz w:val="28"/>
          <w:szCs w:val="28"/>
          <w14:ligatures w14:val="none"/>
        </w:rPr>
        <w:t>To support sustainable/local food production</w:t>
      </w:r>
      <w:commentRangeEnd w:id="25"/>
      <w:r w:rsidR="00BB4B9D">
        <w:rPr>
          <w:rStyle w:val="CommentReference"/>
          <w:rFonts w:ascii="Times New Roman" w:eastAsia="Times New Roman" w:hAnsi="Times New Roman" w:cs="Times New Roman"/>
          <w:kern w:val="0"/>
          <w:sz w:val="28"/>
          <w:szCs w:val="28"/>
          <w14:ligatures w14:val="none"/>
        </w:rPr>
        <w:commentReference w:id="25"/>
      </w:r>
      <w:r>
        <w:rPr>
          <w:rFonts w:ascii="Times New Roman" w:eastAsia="Times New Roman" w:hAnsi="Times New Roman" w:cs="Times New Roman"/>
          <w:kern w:val="0"/>
          <w:sz w:val="28"/>
          <w:szCs w:val="28"/>
          <w14:ligatures w14:val="none"/>
        </w:rPr>
        <w:t>___</w:t>
      </w:r>
    </w:p>
    <w:p w14:paraId="0E32F6BB" w14:textId="77777777" w:rsidR="005511A3" w:rsidRPr="003B4219" w:rsidRDefault="005511A3" w:rsidP="005511A3">
      <w:pPr>
        <w:numPr>
          <w:ilvl w:val="0"/>
          <w:numId w:val="10"/>
        </w:numPr>
        <w:spacing w:after="0" w:line="240" w:lineRule="auto"/>
        <w:rPr>
          <w:rFonts w:ascii="Times New Roman" w:eastAsia="Times New Roman" w:hAnsi="Times New Roman" w:cs="Times New Roman"/>
          <w:kern w:val="0"/>
          <w:sz w:val="28"/>
          <w:szCs w:val="28"/>
          <w14:ligatures w14:val="none"/>
        </w:rPr>
      </w:pPr>
      <w:r w:rsidRPr="003B4219">
        <w:rPr>
          <w:rFonts w:ascii="Times New Roman" w:eastAsia="Times New Roman" w:hAnsi="Times New Roman" w:cs="Times New Roman"/>
          <w:kern w:val="0"/>
          <w:sz w:val="28"/>
          <w:szCs w:val="28"/>
          <w14:ligatures w14:val="none"/>
        </w:rPr>
        <w:t>To feel connected to nature and food sources</w:t>
      </w:r>
      <w:r>
        <w:rPr>
          <w:rFonts w:ascii="Times New Roman" w:eastAsia="Times New Roman" w:hAnsi="Times New Roman" w:cs="Times New Roman"/>
          <w:kern w:val="0"/>
          <w:sz w:val="28"/>
          <w:szCs w:val="28"/>
          <w14:ligatures w14:val="none"/>
        </w:rPr>
        <w:t>___</w:t>
      </w:r>
    </w:p>
    <w:p w14:paraId="543020D9" w14:textId="77777777" w:rsidR="005511A3" w:rsidRPr="003B4219" w:rsidRDefault="005511A3" w:rsidP="005511A3">
      <w:pPr>
        <w:numPr>
          <w:ilvl w:val="0"/>
          <w:numId w:val="10"/>
        </w:numPr>
        <w:spacing w:after="0" w:line="240" w:lineRule="auto"/>
        <w:rPr>
          <w:rFonts w:ascii="Times New Roman" w:eastAsia="Times New Roman" w:hAnsi="Times New Roman" w:cs="Times New Roman"/>
          <w:kern w:val="0"/>
          <w:sz w:val="28"/>
          <w:szCs w:val="28"/>
          <w14:ligatures w14:val="none"/>
        </w:rPr>
      </w:pPr>
      <w:r w:rsidRPr="003B4219">
        <w:rPr>
          <w:rFonts w:ascii="Times New Roman" w:eastAsia="Times New Roman" w:hAnsi="Times New Roman" w:cs="Times New Roman"/>
          <w:kern w:val="0"/>
          <w:sz w:val="28"/>
          <w:szCs w:val="28"/>
          <w14:ligatures w14:val="none"/>
        </w:rPr>
        <w:t>For relaxation and stress relief</w:t>
      </w:r>
      <w:r>
        <w:rPr>
          <w:rFonts w:ascii="Times New Roman" w:eastAsia="Times New Roman" w:hAnsi="Times New Roman" w:cs="Times New Roman"/>
          <w:kern w:val="0"/>
          <w:sz w:val="28"/>
          <w:szCs w:val="28"/>
          <w14:ligatures w14:val="none"/>
        </w:rPr>
        <w:t>___</w:t>
      </w:r>
    </w:p>
    <w:p w14:paraId="55691885" w14:textId="7C09CE13" w:rsidR="005511A3" w:rsidRPr="003B4219" w:rsidRDefault="005511A3" w:rsidP="005511A3">
      <w:pPr>
        <w:numPr>
          <w:ilvl w:val="0"/>
          <w:numId w:val="10"/>
        </w:numPr>
        <w:spacing w:after="0" w:line="240" w:lineRule="auto"/>
        <w:rPr>
          <w:rFonts w:ascii="Times New Roman" w:eastAsia="Times New Roman" w:hAnsi="Times New Roman" w:cs="Times New Roman"/>
          <w:kern w:val="0"/>
          <w:sz w:val="28"/>
          <w:szCs w:val="28"/>
          <w14:ligatures w14:val="none"/>
        </w:rPr>
      </w:pPr>
      <w:r w:rsidRPr="003B4219">
        <w:rPr>
          <w:rFonts w:ascii="Times New Roman" w:eastAsia="Times New Roman" w:hAnsi="Times New Roman" w:cs="Times New Roman"/>
          <w:kern w:val="0"/>
          <w:sz w:val="28"/>
          <w:szCs w:val="28"/>
          <w14:ligatures w14:val="none"/>
        </w:rPr>
        <w:t>To teach children</w:t>
      </w:r>
      <w:r w:rsidR="00403507">
        <w:rPr>
          <w:rFonts w:ascii="Times New Roman" w:eastAsia="Times New Roman" w:hAnsi="Times New Roman" w:cs="Times New Roman"/>
          <w:kern w:val="0"/>
          <w:sz w:val="28"/>
          <w:szCs w:val="28"/>
          <w14:ligatures w14:val="none"/>
        </w:rPr>
        <w:t xml:space="preserve"> or </w:t>
      </w:r>
      <w:r w:rsidRPr="003B4219">
        <w:rPr>
          <w:rFonts w:ascii="Times New Roman" w:eastAsia="Times New Roman" w:hAnsi="Times New Roman" w:cs="Times New Roman"/>
          <w:kern w:val="0"/>
          <w:sz w:val="28"/>
          <w:szCs w:val="28"/>
          <w14:ligatures w14:val="none"/>
        </w:rPr>
        <w:t xml:space="preserve">family </w:t>
      </w:r>
      <w:r w:rsidR="00403507">
        <w:rPr>
          <w:rFonts w:ascii="Times New Roman" w:eastAsia="Times New Roman" w:hAnsi="Times New Roman" w:cs="Times New Roman"/>
          <w:kern w:val="0"/>
          <w:sz w:val="28"/>
          <w:szCs w:val="28"/>
          <w14:ligatures w14:val="none"/>
        </w:rPr>
        <w:t xml:space="preserve">members </w:t>
      </w:r>
      <w:r w:rsidRPr="003B4219">
        <w:rPr>
          <w:rFonts w:ascii="Times New Roman" w:eastAsia="Times New Roman" w:hAnsi="Times New Roman" w:cs="Times New Roman"/>
          <w:kern w:val="0"/>
          <w:sz w:val="28"/>
          <w:szCs w:val="28"/>
          <w14:ligatures w14:val="none"/>
        </w:rPr>
        <w:t>about animal husbandry and sustainability</w:t>
      </w:r>
      <w:r>
        <w:rPr>
          <w:rFonts w:ascii="Times New Roman" w:eastAsia="Times New Roman" w:hAnsi="Times New Roman" w:cs="Times New Roman"/>
          <w:kern w:val="0"/>
          <w:sz w:val="28"/>
          <w:szCs w:val="28"/>
          <w14:ligatures w14:val="none"/>
        </w:rPr>
        <w:t>___</w:t>
      </w:r>
    </w:p>
    <w:p w14:paraId="3BDE918A" w14:textId="77777777" w:rsidR="005511A3" w:rsidRPr="003B4219" w:rsidRDefault="005511A3" w:rsidP="005511A3">
      <w:pPr>
        <w:numPr>
          <w:ilvl w:val="0"/>
          <w:numId w:val="10"/>
        </w:numPr>
        <w:spacing w:after="0" w:line="240" w:lineRule="auto"/>
        <w:rPr>
          <w:rFonts w:ascii="Times New Roman" w:eastAsia="Times New Roman" w:hAnsi="Times New Roman" w:cs="Times New Roman"/>
          <w:kern w:val="0"/>
          <w:sz w:val="28"/>
          <w:szCs w:val="28"/>
          <w14:ligatures w14:val="none"/>
        </w:rPr>
      </w:pPr>
      <w:r w:rsidRPr="003B4219">
        <w:rPr>
          <w:rFonts w:ascii="Times New Roman" w:eastAsia="Times New Roman" w:hAnsi="Times New Roman" w:cs="Times New Roman"/>
          <w:kern w:val="0"/>
          <w:sz w:val="28"/>
          <w:szCs w:val="28"/>
          <w14:ligatures w14:val="none"/>
        </w:rPr>
        <w:t>To enjoy watching and caring for the chickens</w:t>
      </w:r>
      <w:r>
        <w:rPr>
          <w:rFonts w:ascii="Times New Roman" w:eastAsia="Times New Roman" w:hAnsi="Times New Roman" w:cs="Times New Roman"/>
          <w:kern w:val="0"/>
          <w:sz w:val="28"/>
          <w:szCs w:val="28"/>
          <w14:ligatures w14:val="none"/>
        </w:rPr>
        <w:t>___</w:t>
      </w:r>
    </w:p>
    <w:p w14:paraId="64823233" w14:textId="3C54E31E" w:rsidR="005511A3" w:rsidRPr="003B4219" w:rsidDel="004955E0" w:rsidRDefault="005511A3" w:rsidP="005511A3">
      <w:pPr>
        <w:numPr>
          <w:ilvl w:val="0"/>
          <w:numId w:val="10"/>
        </w:numPr>
        <w:spacing w:after="0" w:line="240" w:lineRule="auto"/>
        <w:rPr>
          <w:del w:id="27" w:author="Alex Fisher" w:date="2026-03-03T13:27:00Z" w16du:dateUtc="2026-03-03T19:27:00Z"/>
          <w:rFonts w:ascii="Times New Roman" w:eastAsia="Times New Roman" w:hAnsi="Times New Roman" w:cs="Times New Roman"/>
          <w:kern w:val="0"/>
          <w:sz w:val="28"/>
          <w:szCs w:val="28"/>
          <w14:ligatures w14:val="none"/>
        </w:rPr>
      </w:pPr>
      <w:del w:id="28" w:author="Alex Fisher" w:date="2026-03-03T13:27:00Z" w16du:dateUtc="2026-03-03T19:27:00Z">
        <w:r w:rsidRPr="003B4219" w:rsidDel="004955E0">
          <w:rPr>
            <w:rFonts w:ascii="Times New Roman" w:eastAsia="Times New Roman" w:hAnsi="Times New Roman" w:cs="Times New Roman"/>
            <w:kern w:val="0"/>
            <w:sz w:val="28"/>
            <w:szCs w:val="28"/>
            <w14:ligatures w14:val="none"/>
          </w:rPr>
          <w:delText>To reduce my environmental footprint</w:delText>
        </w:r>
        <w:r w:rsidDel="004955E0">
          <w:rPr>
            <w:rFonts w:ascii="Times New Roman" w:eastAsia="Times New Roman" w:hAnsi="Times New Roman" w:cs="Times New Roman"/>
            <w:kern w:val="0"/>
            <w:sz w:val="28"/>
            <w:szCs w:val="28"/>
            <w14:ligatures w14:val="none"/>
          </w:rPr>
          <w:delText>___</w:delText>
        </w:r>
      </w:del>
    </w:p>
    <w:p w14:paraId="71CCAAE9" w14:textId="77777777" w:rsidR="005511A3" w:rsidRPr="003B4219" w:rsidRDefault="005511A3" w:rsidP="005511A3">
      <w:pPr>
        <w:numPr>
          <w:ilvl w:val="0"/>
          <w:numId w:val="10"/>
        </w:numPr>
        <w:spacing w:after="0" w:line="240" w:lineRule="auto"/>
        <w:rPr>
          <w:rFonts w:ascii="Times New Roman" w:eastAsia="Times New Roman" w:hAnsi="Times New Roman" w:cs="Times New Roman"/>
          <w:kern w:val="0"/>
          <w:sz w:val="28"/>
          <w:szCs w:val="28"/>
          <w14:ligatures w14:val="none"/>
        </w:rPr>
      </w:pPr>
      <w:r w:rsidRPr="003B4219">
        <w:rPr>
          <w:rFonts w:ascii="Times New Roman" w:eastAsia="Times New Roman" w:hAnsi="Times New Roman" w:cs="Times New Roman"/>
          <w:kern w:val="0"/>
          <w:sz w:val="28"/>
          <w:szCs w:val="28"/>
          <w14:ligatures w14:val="none"/>
        </w:rPr>
        <w:t>Other (please specify): ____</w:t>
      </w:r>
    </w:p>
    <w:p w14:paraId="092B90D1" w14:textId="77777777" w:rsidR="00BB4B9D" w:rsidRPr="00BB4B9D" w:rsidRDefault="00BB4B9D">
      <w:pPr>
        <w:pStyle w:val="ListParagraph"/>
        <w:spacing w:after="0" w:line="240" w:lineRule="auto"/>
        <w:rPr>
          <w:ins w:id="29" w:author="Kelsey McCune" w:date="2026-03-02T08:30:00Z" w16du:dateUtc="2026-03-02T14:30:00Z"/>
          <w:rFonts w:ascii="Times New Roman" w:eastAsia="Times New Roman" w:hAnsi="Times New Roman" w:cs="Times New Roman"/>
          <w:kern w:val="0"/>
          <w:sz w:val="28"/>
          <w:szCs w:val="28"/>
          <w14:ligatures w14:val="none"/>
          <w:rPrChange w:id="30" w:author="Kelsey McCune" w:date="2026-03-02T08:30:00Z" w16du:dateUtc="2026-03-02T14:30:00Z">
            <w:rPr>
              <w:ins w:id="31" w:author="Kelsey McCune" w:date="2026-03-02T08:30:00Z" w16du:dateUtc="2026-03-02T14:30:00Z"/>
              <w:rFonts w:ascii="Times New Roman" w:eastAsia="Times New Roman" w:hAnsi="Times New Roman" w:cs="Times New Roman"/>
              <w:b/>
              <w:bCs/>
              <w:kern w:val="0"/>
              <w:sz w:val="28"/>
              <w:szCs w:val="28"/>
              <w14:ligatures w14:val="none"/>
            </w:rPr>
          </w:rPrChange>
        </w:rPr>
        <w:pPrChange w:id="32" w:author="Kelsey McCune" w:date="2026-03-02T08:30:00Z" w16du:dateUtc="2026-03-02T14:30:00Z">
          <w:pPr>
            <w:pStyle w:val="ListParagraph"/>
            <w:numPr>
              <w:numId w:val="3"/>
            </w:numPr>
            <w:tabs>
              <w:tab w:val="num" w:pos="720"/>
            </w:tabs>
            <w:spacing w:after="0" w:line="240" w:lineRule="auto"/>
            <w:ind w:hanging="360"/>
          </w:pPr>
        </w:pPrChange>
      </w:pPr>
    </w:p>
    <w:p w14:paraId="53C5AB6C" w14:textId="7A116A65" w:rsidR="005511A3" w:rsidRPr="003B4219" w:rsidRDefault="008439C1" w:rsidP="005511A3">
      <w:pPr>
        <w:pStyle w:val="ListParagraph"/>
        <w:numPr>
          <w:ilvl w:val="0"/>
          <w:numId w:val="3"/>
        </w:numPr>
        <w:spacing w:after="0" w:line="240" w:lineRule="auto"/>
        <w:rPr>
          <w:rFonts w:ascii="Times New Roman" w:eastAsia="Times New Roman" w:hAnsi="Times New Roman" w:cs="Times New Roman"/>
          <w:kern w:val="0"/>
          <w:sz w:val="28"/>
          <w:szCs w:val="28"/>
          <w14:ligatures w14:val="none"/>
        </w:rPr>
      </w:pPr>
      <w:del w:id="33" w:author="Kelsey McCune" w:date="2026-03-02T08:30:00Z" w16du:dateUtc="2026-03-02T14:30:00Z">
        <w:r w:rsidRPr="0033411A" w:rsidDel="00BB4B9D">
          <w:rPr>
            <w:rFonts w:ascii="Times New Roman" w:eastAsia="Times New Roman" w:hAnsi="Times New Roman" w:cs="Times New Roman"/>
            <w:b/>
            <w:bCs/>
            <w:kern w:val="0"/>
            <w:sz w:val="28"/>
            <w:szCs w:val="28"/>
            <w14:ligatures w14:val="none"/>
          </w:rPr>
          <w:delText>[</w:delText>
        </w:r>
        <w:r w:rsidRPr="009E6AE4" w:rsidDel="00BB4B9D">
          <w:rPr>
            <w:rFonts w:ascii="Times New Roman" w:eastAsia="Times New Roman" w:hAnsi="Times New Roman" w:cs="Times New Roman"/>
            <w:b/>
            <w:bCs/>
            <w:color w:val="000000" w:themeColor="text1"/>
            <w:kern w:val="0"/>
            <w:sz w:val="28"/>
            <w:szCs w:val="28"/>
            <w14:ligatures w14:val="none"/>
          </w:rPr>
          <w:delText>IF CHICKENS</w:delText>
        </w:r>
        <w:r w:rsidR="005511A3" w:rsidRPr="003B4219" w:rsidDel="00BB4B9D">
          <w:rPr>
            <w:rFonts w:ascii="Times New Roman" w:eastAsia="Times New Roman" w:hAnsi="Times New Roman" w:cs="Times New Roman"/>
            <w:b/>
            <w:bCs/>
            <w:kern w:val="0"/>
            <w:sz w:val="28"/>
            <w:szCs w:val="28"/>
            <w14:ligatures w14:val="none"/>
          </w:rPr>
          <w:delText xml:space="preserve">] </w:delText>
        </w:r>
      </w:del>
      <w:r w:rsidR="005511A3" w:rsidRPr="003B4219">
        <w:rPr>
          <w:rFonts w:ascii="Times New Roman" w:eastAsia="Times New Roman" w:hAnsi="Times New Roman" w:cs="Times New Roman"/>
          <w:b/>
          <w:bCs/>
          <w:kern w:val="0"/>
          <w:sz w:val="28"/>
          <w:szCs w:val="28"/>
          <w14:ligatures w14:val="none"/>
        </w:rPr>
        <w:t>Please describe your favorite memory or experience related to keeping backyard chickens.</w:t>
      </w:r>
    </w:p>
    <w:p w14:paraId="614E34F6" w14:textId="77777777" w:rsidR="005511A3" w:rsidRPr="003B4219" w:rsidRDefault="005511A3" w:rsidP="005511A3">
      <w:pPr>
        <w:pStyle w:val="ListParagraph"/>
        <w:spacing w:after="0" w:line="240" w:lineRule="auto"/>
        <w:rPr>
          <w:rFonts w:ascii="Times New Roman" w:eastAsia="Times New Roman" w:hAnsi="Times New Roman" w:cs="Times New Roman"/>
          <w:kern w:val="0"/>
          <w:sz w:val="28"/>
          <w:szCs w:val="28"/>
          <w14:ligatures w14:val="none"/>
        </w:rPr>
      </w:pPr>
    </w:p>
    <w:p w14:paraId="10529C55" w14:textId="77777777" w:rsidR="005511A3" w:rsidRPr="003B4219" w:rsidRDefault="005511A3" w:rsidP="005511A3">
      <w:pPr>
        <w:pStyle w:val="ListParagraph"/>
        <w:spacing w:after="0" w:line="240" w:lineRule="auto"/>
        <w:rPr>
          <w:rFonts w:ascii="Times New Roman" w:eastAsia="Times New Roman" w:hAnsi="Times New Roman" w:cs="Times New Roman"/>
          <w:kern w:val="0"/>
          <w:sz w:val="28"/>
          <w:szCs w:val="28"/>
          <w14:ligatures w14:val="none"/>
        </w:rPr>
      </w:pPr>
    </w:p>
    <w:p w14:paraId="4C442FFC" w14:textId="77777777" w:rsidR="005511A3" w:rsidRPr="003B4219" w:rsidRDefault="005511A3" w:rsidP="005511A3">
      <w:pPr>
        <w:spacing w:after="0" w:line="240" w:lineRule="auto"/>
        <w:rPr>
          <w:rFonts w:ascii="Times New Roman" w:eastAsia="Times New Roman" w:hAnsi="Times New Roman" w:cs="Times New Roman"/>
          <w:kern w:val="0"/>
          <w:sz w:val="28"/>
          <w:szCs w:val="28"/>
          <w14:ligatures w14:val="none"/>
        </w:rPr>
      </w:pPr>
    </w:p>
    <w:p w14:paraId="6EF1BED8" w14:textId="77777777" w:rsidR="005511A3" w:rsidRPr="003B4219" w:rsidRDefault="005511A3" w:rsidP="005511A3">
      <w:pPr>
        <w:spacing w:after="0" w:line="240" w:lineRule="auto"/>
        <w:rPr>
          <w:rFonts w:ascii="Times New Roman" w:eastAsia="Times New Roman" w:hAnsi="Times New Roman" w:cs="Times New Roman"/>
          <w:kern w:val="0"/>
          <w:sz w:val="28"/>
          <w:szCs w:val="28"/>
          <w14:ligatures w14:val="none"/>
        </w:rPr>
      </w:pPr>
    </w:p>
    <w:p w14:paraId="4B335EAD" w14:textId="77777777" w:rsidR="005511A3" w:rsidRPr="003B4219" w:rsidRDefault="001D2302" w:rsidP="005511A3">
      <w:pPr>
        <w:spacing w:after="0" w:line="240" w:lineRule="auto"/>
        <w:rPr>
          <w:rFonts w:ascii="Times New Roman" w:eastAsia="Times New Roman" w:hAnsi="Times New Roman" w:cs="Times New Roman"/>
          <w:kern w:val="0"/>
          <w:sz w:val="28"/>
          <w:szCs w:val="28"/>
          <w14:ligatures w14:val="none"/>
        </w:rPr>
      </w:pPr>
      <w:r>
        <w:rPr>
          <w:noProof/>
        </w:rPr>
      </w:r>
      <w:r>
        <w:pict w14:anchorId="2320C939">
          <v:rect id="Horizontal Line 2" o:spid="_x0000_s1031"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0CC3F695" w14:textId="77777777" w:rsidR="005511A3" w:rsidRDefault="005511A3" w:rsidP="005511A3">
      <w:pPr>
        <w:spacing w:before="100" w:beforeAutospacing="1" w:after="100" w:afterAutospacing="1" w:line="240" w:lineRule="auto"/>
        <w:outlineLvl w:val="2"/>
        <w:rPr>
          <w:rFonts w:ascii="Times New Roman" w:eastAsia="Times New Roman" w:hAnsi="Times New Roman" w:cs="Times New Roman"/>
          <w:b/>
          <w:bCs/>
          <w:kern w:val="0"/>
          <w:sz w:val="32"/>
          <w:szCs w:val="32"/>
          <w14:ligatures w14:val="none"/>
        </w:rPr>
      </w:pPr>
      <w:r w:rsidRPr="003B4219">
        <w:rPr>
          <w:rFonts w:ascii="Times New Roman" w:eastAsia="Times New Roman" w:hAnsi="Times New Roman" w:cs="Times New Roman"/>
          <w:b/>
          <w:bCs/>
          <w:kern w:val="0"/>
          <w:sz w:val="32"/>
          <w:szCs w:val="32"/>
          <w14:ligatures w14:val="none"/>
        </w:rPr>
        <w:t xml:space="preserve">Section </w:t>
      </w:r>
      <w:r>
        <w:rPr>
          <w:rFonts w:ascii="Times New Roman" w:eastAsia="Times New Roman" w:hAnsi="Times New Roman" w:cs="Times New Roman"/>
          <w:b/>
          <w:bCs/>
          <w:kern w:val="0"/>
          <w:sz w:val="32"/>
          <w:szCs w:val="32"/>
          <w14:ligatures w14:val="none"/>
        </w:rPr>
        <w:t>2</w:t>
      </w:r>
      <w:r w:rsidRPr="003B4219">
        <w:rPr>
          <w:rFonts w:ascii="Times New Roman" w:eastAsia="Times New Roman" w:hAnsi="Times New Roman" w:cs="Times New Roman"/>
          <w:b/>
          <w:bCs/>
          <w:kern w:val="0"/>
          <w:sz w:val="32"/>
          <w:szCs w:val="32"/>
          <w14:ligatures w14:val="none"/>
        </w:rPr>
        <w:t xml:space="preserve">: Place Attachment </w:t>
      </w:r>
    </w:p>
    <w:p w14:paraId="468DDCC2" w14:textId="27DB44CB" w:rsidR="008439C1" w:rsidRPr="008439C1" w:rsidRDefault="00D20BA3" w:rsidP="005511A3">
      <w:pPr>
        <w:spacing w:before="100" w:beforeAutospacing="1" w:after="100" w:afterAutospacing="1" w:line="240" w:lineRule="auto"/>
        <w:outlineLvl w:val="2"/>
        <w:rPr>
          <w:rFonts w:ascii="Times New Roman" w:eastAsia="Times New Roman" w:hAnsi="Times New Roman" w:cs="Times New Roman"/>
          <w:i/>
          <w:iCs/>
          <w:kern w:val="0"/>
          <w:sz w:val="28"/>
          <w:szCs w:val="28"/>
          <w14:ligatures w14:val="none"/>
        </w:rPr>
      </w:pPr>
      <w:r w:rsidRPr="00D20BA3">
        <w:rPr>
          <w:rFonts w:ascii="Times New Roman" w:eastAsia="Times New Roman" w:hAnsi="Times New Roman" w:cs="Times New Roman"/>
          <w:i/>
          <w:iCs/>
          <w:kern w:val="0"/>
          <w:sz w:val="28"/>
          <w:szCs w:val="28"/>
          <w14:ligatures w14:val="none"/>
        </w:rPr>
        <w:t>Place attachment refers to the connections people develop with specific locations that are meaningful to them. In this section, we ask about your feelings of connection and attachment to your backyard or property as a space for experiencing nature and wildlife. Please rate your agreement with each statement honestly.</w:t>
      </w:r>
    </w:p>
    <w:p w14:paraId="54D75C8A" w14:textId="790C1C75" w:rsidR="005511A3" w:rsidRPr="003B4219" w:rsidRDefault="005511A3" w:rsidP="005511A3">
      <w:pPr>
        <w:pStyle w:val="ListParagraph"/>
        <w:numPr>
          <w:ilvl w:val="0"/>
          <w:numId w:val="3"/>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3B4219">
        <w:rPr>
          <w:rFonts w:ascii="Times New Roman" w:eastAsia="Times New Roman" w:hAnsi="Times New Roman" w:cs="Times New Roman"/>
          <w:b/>
          <w:bCs/>
          <w:kern w:val="0"/>
          <w:sz w:val="28"/>
          <w:szCs w:val="28"/>
          <w14:ligatures w14:val="none"/>
        </w:rPr>
        <w:t>Please rate your agreement with the following statements about your yard/property:</w:t>
      </w:r>
      <w:r w:rsidRPr="003B4219">
        <w:rPr>
          <w:rFonts w:ascii="Times New Roman" w:eastAsia="Times New Roman" w:hAnsi="Times New Roman" w:cs="Times New Roman"/>
          <w:kern w:val="0"/>
          <w:sz w:val="28"/>
          <w:szCs w:val="28"/>
          <w14:ligatures w14:val="none"/>
        </w:rPr>
        <w:br/>
      </w:r>
      <w:r w:rsidRPr="003B4219">
        <w:rPr>
          <w:rFonts w:ascii="Times New Roman" w:eastAsia="Times New Roman" w:hAnsi="Times New Roman" w:cs="Times New Roman"/>
          <w:i/>
          <w:iCs/>
          <w:kern w:val="0"/>
          <w:sz w:val="28"/>
          <w:szCs w:val="28"/>
          <w14:ligatures w14:val="none"/>
        </w:rPr>
        <w:t>(</w:t>
      </w:r>
      <w:r w:rsidR="00D20BA3" w:rsidRPr="00D20BA3">
        <w:rPr>
          <w:rFonts w:ascii="Times New Roman" w:eastAsia="Times New Roman" w:hAnsi="Times New Roman" w:cs="Times New Roman"/>
          <w:i/>
          <w:iCs/>
          <w:kern w:val="0"/>
          <w:sz w:val="28"/>
          <w:szCs w:val="28"/>
          <w14:ligatures w14:val="none"/>
        </w:rPr>
        <w:t>1 = Strongly disagree, 2 = Somewhat disagree, 3 = Neither agree nor disagree, 4 = Somewhat agree, 5 = Strongly agree</w:t>
      </w:r>
      <w:r w:rsidRPr="003B4219">
        <w:rPr>
          <w:rFonts w:ascii="Times New Roman" w:eastAsia="Times New Roman" w:hAnsi="Times New Roman" w:cs="Times New Roman"/>
          <w:i/>
          <w:iCs/>
          <w:kern w:val="0"/>
          <w:sz w:val="28"/>
          <w:szCs w:val="28"/>
          <w14:ligatures w14:val="none"/>
        </w:rPr>
        <w:t>)</w:t>
      </w:r>
      <w:r w:rsidRPr="003B4219">
        <w:rPr>
          <w:rFonts w:ascii="Times New Roman" w:eastAsia="Times New Roman" w:hAnsi="Times New Roman" w:cs="Times New Roman"/>
          <w:kern w:val="0"/>
          <w:sz w:val="28"/>
          <w:szCs w:val="28"/>
          <w14:ligatures w14:val="none"/>
        </w:rPr>
        <w:t xml:space="preserve"> </w:t>
      </w:r>
    </w:p>
    <w:p w14:paraId="6505ECA0" w14:textId="7B5AA5E6" w:rsidR="005511A3" w:rsidRPr="003B4219" w:rsidRDefault="005511A3" w:rsidP="005511A3">
      <w:pPr>
        <w:numPr>
          <w:ilvl w:val="1"/>
          <w:numId w:val="3"/>
        </w:numPr>
        <w:tabs>
          <w:tab w:val="clear" w:pos="1440"/>
        </w:tabs>
        <w:spacing w:before="100" w:beforeAutospacing="1" w:after="100" w:afterAutospacing="1" w:line="240" w:lineRule="auto"/>
        <w:rPr>
          <w:rFonts w:ascii="Times New Roman" w:eastAsia="Times New Roman" w:hAnsi="Times New Roman" w:cs="Times New Roman"/>
          <w:kern w:val="0"/>
          <w:sz w:val="28"/>
          <w:szCs w:val="28"/>
          <w14:ligatures w14:val="none"/>
        </w:rPr>
      </w:pPr>
      <w:r w:rsidRPr="003B4219">
        <w:rPr>
          <w:rFonts w:ascii="Times New Roman" w:eastAsia="Times New Roman" w:hAnsi="Times New Roman" w:cs="Times New Roman"/>
          <w:kern w:val="0"/>
          <w:sz w:val="28"/>
          <w:szCs w:val="28"/>
          <w14:ligatures w14:val="none"/>
        </w:rPr>
        <w:t xml:space="preserve">I am very attached to </w:t>
      </w:r>
      <w:r w:rsidR="009E6AE4">
        <w:rPr>
          <w:rFonts w:ascii="Times New Roman" w:eastAsia="Times New Roman" w:hAnsi="Times New Roman" w:cs="Times New Roman"/>
          <w:kern w:val="0"/>
          <w:sz w:val="28"/>
          <w:szCs w:val="28"/>
          <w14:ligatures w14:val="none"/>
        </w:rPr>
        <w:t>my backyard</w:t>
      </w:r>
      <w:r w:rsidRPr="003B4219">
        <w:rPr>
          <w:rFonts w:ascii="Times New Roman" w:eastAsia="Times New Roman" w:hAnsi="Times New Roman" w:cs="Times New Roman"/>
          <w:kern w:val="0"/>
          <w:sz w:val="28"/>
          <w:szCs w:val="28"/>
          <w14:ligatures w14:val="none"/>
        </w:rPr>
        <w:t>: ____</w:t>
      </w:r>
    </w:p>
    <w:p w14:paraId="2F53B5CE" w14:textId="77777777" w:rsidR="005511A3" w:rsidRPr="003B4219" w:rsidRDefault="005511A3" w:rsidP="005511A3">
      <w:pPr>
        <w:numPr>
          <w:ilvl w:val="1"/>
          <w:numId w:val="3"/>
        </w:numPr>
        <w:tabs>
          <w:tab w:val="clear" w:pos="1440"/>
        </w:tabs>
        <w:spacing w:before="100" w:beforeAutospacing="1" w:after="100" w:afterAutospacing="1"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My backyard</w:t>
      </w:r>
      <w:r w:rsidRPr="003B4219">
        <w:rPr>
          <w:rFonts w:ascii="Times New Roman" w:eastAsia="Times New Roman" w:hAnsi="Times New Roman" w:cs="Times New Roman"/>
          <w:kern w:val="0"/>
          <w:sz w:val="28"/>
          <w:szCs w:val="28"/>
          <w14:ligatures w14:val="none"/>
        </w:rPr>
        <w:t xml:space="preserve"> is very special to me: ____</w:t>
      </w:r>
    </w:p>
    <w:p w14:paraId="39726718" w14:textId="0DE4B5BC" w:rsidR="005511A3" w:rsidRPr="003B4219" w:rsidRDefault="005511A3" w:rsidP="005511A3">
      <w:pPr>
        <w:numPr>
          <w:ilvl w:val="1"/>
          <w:numId w:val="3"/>
        </w:numPr>
        <w:tabs>
          <w:tab w:val="clear" w:pos="1440"/>
        </w:tabs>
        <w:spacing w:before="100" w:beforeAutospacing="1" w:after="100" w:afterAutospacing="1" w:line="240" w:lineRule="auto"/>
        <w:rPr>
          <w:rFonts w:ascii="Times New Roman" w:eastAsia="Times New Roman" w:hAnsi="Times New Roman" w:cs="Times New Roman"/>
          <w:kern w:val="0"/>
          <w:sz w:val="28"/>
          <w:szCs w:val="28"/>
          <w14:ligatures w14:val="none"/>
        </w:rPr>
      </w:pPr>
      <w:r w:rsidRPr="003B4219">
        <w:rPr>
          <w:rFonts w:ascii="Times New Roman" w:eastAsia="Times New Roman" w:hAnsi="Times New Roman" w:cs="Times New Roman"/>
          <w:kern w:val="0"/>
          <w:sz w:val="28"/>
          <w:szCs w:val="28"/>
          <w14:ligatures w14:val="none"/>
        </w:rPr>
        <w:t xml:space="preserve">I identify strongly with the nature </w:t>
      </w:r>
      <w:r w:rsidR="008439C1">
        <w:rPr>
          <w:rFonts w:ascii="Times New Roman" w:eastAsia="Times New Roman" w:hAnsi="Times New Roman" w:cs="Times New Roman"/>
          <w:kern w:val="0"/>
          <w:sz w:val="28"/>
          <w:szCs w:val="28"/>
          <w14:ligatures w14:val="none"/>
        </w:rPr>
        <w:t>in my backyard</w:t>
      </w:r>
      <w:r w:rsidRPr="003B4219">
        <w:rPr>
          <w:rFonts w:ascii="Times New Roman" w:eastAsia="Times New Roman" w:hAnsi="Times New Roman" w:cs="Times New Roman"/>
          <w:kern w:val="0"/>
          <w:sz w:val="28"/>
          <w:szCs w:val="28"/>
          <w14:ligatures w14:val="none"/>
        </w:rPr>
        <w:t>: ____</w:t>
      </w:r>
    </w:p>
    <w:p w14:paraId="74E9D397" w14:textId="77777777" w:rsidR="005511A3" w:rsidRPr="003B4219" w:rsidRDefault="005511A3" w:rsidP="005511A3">
      <w:pPr>
        <w:numPr>
          <w:ilvl w:val="1"/>
          <w:numId w:val="3"/>
        </w:numPr>
        <w:tabs>
          <w:tab w:val="clear" w:pos="1440"/>
        </w:tabs>
        <w:spacing w:before="100" w:beforeAutospacing="1" w:after="100" w:afterAutospacing="1" w:line="240" w:lineRule="auto"/>
        <w:rPr>
          <w:rFonts w:ascii="Times New Roman" w:eastAsia="Times New Roman" w:hAnsi="Times New Roman" w:cs="Times New Roman"/>
          <w:kern w:val="0"/>
          <w:sz w:val="28"/>
          <w:szCs w:val="28"/>
          <w14:ligatures w14:val="none"/>
        </w:rPr>
      </w:pPr>
      <w:r w:rsidRPr="003B4219">
        <w:rPr>
          <w:rFonts w:ascii="Times New Roman" w:eastAsia="Times New Roman" w:hAnsi="Times New Roman" w:cs="Times New Roman"/>
          <w:kern w:val="0"/>
          <w:sz w:val="28"/>
          <w:szCs w:val="28"/>
          <w14:ligatures w14:val="none"/>
        </w:rPr>
        <w:t xml:space="preserve">My backyard is the best place to experience nature and wildlife: __ </w:t>
      </w:r>
    </w:p>
    <w:p w14:paraId="496739D2" w14:textId="686D6BFF" w:rsidR="005511A3" w:rsidRPr="003B4219" w:rsidRDefault="00D20BA3" w:rsidP="005511A3">
      <w:pPr>
        <w:numPr>
          <w:ilvl w:val="1"/>
          <w:numId w:val="3"/>
        </w:numPr>
        <w:tabs>
          <w:tab w:val="clear" w:pos="1440"/>
        </w:tabs>
        <w:spacing w:before="100" w:beforeAutospacing="1" w:after="100" w:afterAutospacing="1" w:line="240" w:lineRule="auto"/>
        <w:rPr>
          <w:rFonts w:ascii="Times New Roman" w:eastAsia="Times New Roman" w:hAnsi="Times New Roman" w:cs="Times New Roman"/>
          <w:kern w:val="0"/>
          <w:sz w:val="28"/>
          <w:szCs w:val="28"/>
          <w14:ligatures w14:val="none"/>
        </w:rPr>
      </w:pPr>
      <w:r w:rsidRPr="00D20BA3">
        <w:rPr>
          <w:rFonts w:ascii="Times New Roman" w:eastAsia="Times New Roman" w:hAnsi="Times New Roman" w:cs="Times New Roman"/>
          <w:kern w:val="0"/>
          <w:sz w:val="28"/>
          <w:szCs w:val="28"/>
          <w14:ligatures w14:val="none"/>
        </w:rPr>
        <w:t>No other place can compare to my backyard</w:t>
      </w:r>
      <w:r>
        <w:rPr>
          <w:rFonts w:ascii="Times New Roman" w:eastAsia="Times New Roman" w:hAnsi="Times New Roman" w:cs="Times New Roman"/>
          <w:kern w:val="0"/>
          <w:sz w:val="28"/>
          <w:szCs w:val="28"/>
          <w14:ligatures w14:val="none"/>
        </w:rPr>
        <w:t xml:space="preserve">; </w:t>
      </w:r>
      <w:r w:rsidRPr="00D20BA3">
        <w:rPr>
          <w:rFonts w:ascii="Times New Roman" w:eastAsia="Times New Roman" w:hAnsi="Times New Roman" w:cs="Times New Roman"/>
          <w:kern w:val="0"/>
          <w:sz w:val="28"/>
          <w:szCs w:val="28"/>
          <w14:ligatures w14:val="none"/>
        </w:rPr>
        <w:t>not parks, public spaces, or other natural areas</w:t>
      </w:r>
      <w:r w:rsidR="005511A3" w:rsidRPr="003B4219">
        <w:rPr>
          <w:rFonts w:ascii="Times New Roman" w:eastAsia="Times New Roman" w:hAnsi="Times New Roman" w:cs="Times New Roman"/>
          <w:kern w:val="0"/>
          <w:sz w:val="28"/>
          <w:szCs w:val="28"/>
          <w14:ligatures w14:val="none"/>
        </w:rPr>
        <w:t>: __</w:t>
      </w:r>
    </w:p>
    <w:p w14:paraId="182211C5" w14:textId="1B89DB7F" w:rsidR="005511A3" w:rsidRPr="003B4219" w:rsidRDefault="00D20BA3" w:rsidP="005511A3">
      <w:pPr>
        <w:numPr>
          <w:ilvl w:val="1"/>
          <w:numId w:val="3"/>
        </w:numPr>
        <w:tabs>
          <w:tab w:val="clear" w:pos="1440"/>
        </w:tabs>
        <w:spacing w:before="100" w:beforeAutospacing="1" w:after="100" w:afterAutospacing="1" w:line="240" w:lineRule="auto"/>
        <w:rPr>
          <w:rFonts w:ascii="Times New Roman" w:eastAsia="Times New Roman" w:hAnsi="Times New Roman" w:cs="Times New Roman"/>
          <w:kern w:val="0"/>
          <w:sz w:val="28"/>
          <w:szCs w:val="28"/>
          <w14:ligatures w14:val="none"/>
        </w:rPr>
      </w:pPr>
      <w:r w:rsidRPr="00D20BA3">
        <w:rPr>
          <w:rFonts w:ascii="Times New Roman" w:eastAsia="Times New Roman" w:hAnsi="Times New Roman" w:cs="Times New Roman"/>
          <w:kern w:val="0"/>
          <w:sz w:val="28"/>
          <w:szCs w:val="28"/>
          <w14:ligatures w14:val="none"/>
        </w:rPr>
        <w:t xml:space="preserve">I </w:t>
      </w:r>
      <w:del w:id="34" w:author="Alex Fisher" w:date="2026-03-03T13:24:00Z" w16du:dateUtc="2026-03-03T19:24:00Z">
        <w:r w:rsidRPr="00D20BA3" w:rsidDel="004955E0">
          <w:rPr>
            <w:rFonts w:ascii="Times New Roman" w:eastAsia="Times New Roman" w:hAnsi="Times New Roman" w:cs="Times New Roman"/>
            <w:kern w:val="0"/>
            <w:sz w:val="28"/>
            <w:szCs w:val="28"/>
            <w14:ligatures w14:val="none"/>
          </w:rPr>
          <w:delText>am only willing to</w:delText>
        </w:r>
      </w:del>
      <w:ins w:id="35" w:author="Alex Fisher" w:date="2026-03-03T13:24:00Z" w16du:dateUtc="2026-03-03T19:24:00Z">
        <w:r w:rsidR="004955E0">
          <w:rPr>
            <w:rFonts w:ascii="Times New Roman" w:eastAsia="Times New Roman" w:hAnsi="Times New Roman" w:cs="Times New Roman"/>
            <w:kern w:val="0"/>
            <w:sz w:val="28"/>
            <w:szCs w:val="28"/>
            <w14:ligatures w14:val="none"/>
          </w:rPr>
          <w:t>would rather</w:t>
        </w:r>
      </w:ins>
      <w:r w:rsidRPr="00D20BA3">
        <w:rPr>
          <w:rFonts w:ascii="Times New Roman" w:eastAsia="Times New Roman" w:hAnsi="Times New Roman" w:cs="Times New Roman"/>
          <w:kern w:val="0"/>
          <w:sz w:val="28"/>
          <w:szCs w:val="28"/>
          <w14:ligatures w14:val="none"/>
        </w:rPr>
        <w:t xml:space="preserve"> participate in </w:t>
      </w:r>
      <w:commentRangeStart w:id="36"/>
      <w:r w:rsidRPr="00D20BA3">
        <w:rPr>
          <w:rFonts w:ascii="Times New Roman" w:eastAsia="Times New Roman" w:hAnsi="Times New Roman" w:cs="Times New Roman"/>
          <w:kern w:val="0"/>
          <w:sz w:val="28"/>
          <w:szCs w:val="28"/>
          <w14:ligatures w14:val="none"/>
        </w:rPr>
        <w:t xml:space="preserve">conservation activities </w:t>
      </w:r>
      <w:commentRangeEnd w:id="36"/>
      <w:r w:rsidR="00BB4B9D" w:rsidRPr="00D20BA3">
        <w:rPr>
          <w:rStyle w:val="CommentReference"/>
          <w:rFonts w:ascii="Times New Roman" w:eastAsia="Times New Roman" w:hAnsi="Times New Roman" w:cs="Times New Roman"/>
          <w:kern w:val="0"/>
          <w:sz w:val="28"/>
          <w:szCs w:val="28"/>
          <w14:ligatures w14:val="none"/>
        </w:rPr>
        <w:commentReference w:id="36"/>
      </w:r>
      <w:r w:rsidRPr="00D20BA3">
        <w:rPr>
          <w:rFonts w:ascii="Times New Roman" w:eastAsia="Times New Roman" w:hAnsi="Times New Roman" w:cs="Times New Roman"/>
          <w:kern w:val="0"/>
          <w:sz w:val="28"/>
          <w:szCs w:val="28"/>
          <w14:ligatures w14:val="none"/>
        </w:rPr>
        <w:t>that take place on my own property</w:t>
      </w:r>
      <w:ins w:id="37" w:author="Alex Fisher" w:date="2026-03-03T13:24:00Z" w16du:dateUtc="2026-03-03T19:24:00Z">
        <w:r w:rsidR="004955E0">
          <w:rPr>
            <w:rFonts w:ascii="Times New Roman" w:eastAsia="Times New Roman" w:hAnsi="Times New Roman" w:cs="Times New Roman"/>
            <w:kern w:val="0"/>
            <w:sz w:val="28"/>
            <w:szCs w:val="28"/>
            <w14:ligatures w14:val="none"/>
          </w:rPr>
          <w:t xml:space="preserve"> compared to elsewhere</w:t>
        </w:r>
      </w:ins>
      <w:del w:id="38" w:author="Alex Fisher" w:date="2026-03-03T13:24:00Z" w16du:dateUtc="2026-03-03T19:24:00Z">
        <w:r w:rsidRPr="00D20BA3" w:rsidDel="004955E0">
          <w:rPr>
            <w:rFonts w:ascii="Times New Roman" w:eastAsia="Times New Roman" w:hAnsi="Times New Roman" w:cs="Times New Roman"/>
            <w:kern w:val="0"/>
            <w:sz w:val="28"/>
            <w:szCs w:val="28"/>
            <w14:ligatures w14:val="none"/>
          </w:rPr>
          <w:delText>.</w:delText>
        </w:r>
      </w:del>
      <w:r w:rsidR="005511A3" w:rsidRPr="003B4219">
        <w:rPr>
          <w:rFonts w:ascii="Times New Roman" w:eastAsia="Times New Roman" w:hAnsi="Times New Roman" w:cs="Times New Roman"/>
          <w:kern w:val="0"/>
          <w:sz w:val="28"/>
          <w:szCs w:val="28"/>
          <w14:ligatures w14:val="none"/>
        </w:rPr>
        <w:t xml:space="preserve">: __ </w:t>
      </w:r>
    </w:p>
    <w:p w14:paraId="6E107C4B" w14:textId="77777777" w:rsidR="005511A3" w:rsidRDefault="001D2302" w:rsidP="005511A3">
      <w:pPr>
        <w:tabs>
          <w:tab w:val="left" w:pos="6867"/>
        </w:tabs>
        <w:spacing w:before="100" w:beforeAutospacing="1" w:after="100" w:afterAutospacing="1" w:line="240" w:lineRule="auto"/>
        <w:outlineLvl w:val="2"/>
        <w:rPr>
          <w:rFonts w:ascii="Times New Roman" w:eastAsia="Times New Roman" w:hAnsi="Times New Roman" w:cs="Times New Roman"/>
          <w:b/>
          <w:bCs/>
          <w:kern w:val="0"/>
          <w:sz w:val="32"/>
          <w:szCs w:val="32"/>
          <w14:ligatures w14:val="none"/>
        </w:rPr>
      </w:pPr>
      <w:r>
        <w:rPr>
          <w:noProof/>
        </w:rPr>
      </w:r>
      <w:r>
        <w:pict w14:anchorId="55F8D406">
          <v:rect id="Horizontal Line 3" o:spid="_x0000_s1030"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097D3F43" w14:textId="2CB48454" w:rsidR="005511A3" w:rsidRDefault="005511A3" w:rsidP="005511A3">
      <w:pPr>
        <w:tabs>
          <w:tab w:val="left" w:pos="6867"/>
        </w:tabs>
        <w:spacing w:before="100" w:beforeAutospacing="1" w:after="100" w:afterAutospacing="1" w:line="240" w:lineRule="auto"/>
        <w:outlineLvl w:val="2"/>
        <w:rPr>
          <w:rFonts w:ascii="Times New Roman" w:eastAsia="Times New Roman" w:hAnsi="Times New Roman" w:cs="Times New Roman"/>
          <w:b/>
          <w:bCs/>
          <w:kern w:val="0"/>
          <w:sz w:val="32"/>
          <w:szCs w:val="32"/>
          <w14:ligatures w14:val="none"/>
        </w:rPr>
      </w:pPr>
      <w:r w:rsidRPr="003B4219">
        <w:rPr>
          <w:rFonts w:ascii="Times New Roman" w:eastAsia="Times New Roman" w:hAnsi="Times New Roman" w:cs="Times New Roman"/>
          <w:b/>
          <w:bCs/>
          <w:kern w:val="0"/>
          <w:sz w:val="32"/>
          <w:szCs w:val="32"/>
          <w14:ligatures w14:val="none"/>
        </w:rPr>
        <w:lastRenderedPageBreak/>
        <w:t xml:space="preserve">Section </w:t>
      </w:r>
      <w:r>
        <w:rPr>
          <w:rFonts w:ascii="Times New Roman" w:eastAsia="Times New Roman" w:hAnsi="Times New Roman" w:cs="Times New Roman"/>
          <w:b/>
          <w:bCs/>
          <w:kern w:val="0"/>
          <w:sz w:val="32"/>
          <w:szCs w:val="32"/>
          <w14:ligatures w14:val="none"/>
        </w:rPr>
        <w:t>3</w:t>
      </w:r>
      <w:r w:rsidRPr="003B4219">
        <w:rPr>
          <w:rFonts w:ascii="Times New Roman" w:eastAsia="Times New Roman" w:hAnsi="Times New Roman" w:cs="Times New Roman"/>
          <w:b/>
          <w:bCs/>
          <w:kern w:val="0"/>
          <w:sz w:val="32"/>
          <w:szCs w:val="32"/>
          <w14:ligatures w14:val="none"/>
        </w:rPr>
        <w:t>: Avian Disease Knowledge &amp; Risk Perception</w:t>
      </w:r>
    </w:p>
    <w:p w14:paraId="3ED4BDE8" w14:textId="77777777" w:rsidR="005511A3" w:rsidRPr="008440A5" w:rsidRDefault="005511A3" w:rsidP="005511A3">
      <w:pPr>
        <w:tabs>
          <w:tab w:val="left" w:pos="6867"/>
        </w:tabs>
        <w:spacing w:before="100" w:beforeAutospacing="1" w:after="100" w:afterAutospacing="1" w:line="240" w:lineRule="auto"/>
        <w:outlineLvl w:val="2"/>
        <w:rPr>
          <w:rFonts w:ascii="Times New Roman" w:eastAsia="Times New Roman" w:hAnsi="Times New Roman" w:cs="Times New Roman"/>
          <w:kern w:val="0"/>
          <w:sz w:val="28"/>
          <w:szCs w:val="28"/>
          <w14:ligatures w14:val="none"/>
        </w:rPr>
      </w:pPr>
      <w:r w:rsidRPr="008440A5">
        <w:rPr>
          <w:rFonts w:ascii="Times New Roman" w:eastAsia="Times New Roman" w:hAnsi="Times New Roman" w:cs="Times New Roman"/>
          <w:i/>
          <w:iCs/>
          <w:kern w:val="0"/>
          <w:sz w:val="28"/>
          <w:szCs w:val="28"/>
          <w14:ligatures w14:val="none"/>
        </w:rPr>
        <w:t>In this section, we want to understand your perceptions and knowledge about diseases that can affect birds and potentially spread to humans or other animals. Below are some key terms we will use:</w:t>
      </w:r>
    </w:p>
    <w:p w14:paraId="0286512A" w14:textId="19E65604" w:rsidR="005511A3" w:rsidRPr="008440A5" w:rsidRDefault="005511A3" w:rsidP="005511A3">
      <w:pPr>
        <w:numPr>
          <w:ilvl w:val="0"/>
          <w:numId w:val="14"/>
        </w:numPr>
        <w:tabs>
          <w:tab w:val="left" w:pos="6867"/>
        </w:tabs>
        <w:spacing w:before="100" w:beforeAutospacing="1" w:after="100" w:afterAutospacing="1" w:line="240" w:lineRule="auto"/>
        <w:outlineLvl w:val="2"/>
        <w:rPr>
          <w:rFonts w:ascii="Times New Roman" w:eastAsia="Times New Roman" w:hAnsi="Times New Roman" w:cs="Times New Roman"/>
          <w:kern w:val="0"/>
          <w:sz w:val="28"/>
          <w:szCs w:val="28"/>
          <w14:ligatures w14:val="none"/>
        </w:rPr>
      </w:pPr>
      <w:r w:rsidRPr="008440A5">
        <w:rPr>
          <w:rFonts w:ascii="Times New Roman" w:eastAsia="Times New Roman" w:hAnsi="Times New Roman" w:cs="Times New Roman"/>
          <w:b/>
          <w:bCs/>
          <w:kern w:val="0"/>
          <w:sz w:val="28"/>
          <w:szCs w:val="28"/>
          <w14:ligatures w14:val="none"/>
        </w:rPr>
        <w:t>Zoonotic disease:</w:t>
      </w:r>
      <w:r w:rsidRPr="008440A5">
        <w:rPr>
          <w:rFonts w:ascii="Times New Roman" w:eastAsia="Times New Roman" w:hAnsi="Times New Roman" w:cs="Times New Roman"/>
          <w:kern w:val="0"/>
          <w:sz w:val="28"/>
          <w:szCs w:val="28"/>
          <w14:ligatures w14:val="none"/>
        </w:rPr>
        <w:t xml:space="preserve"> A disease that can spread from animals (like wild birds or poultry) to humans (e.g., </w:t>
      </w:r>
      <w:r w:rsidRPr="00BB4B9D">
        <w:rPr>
          <w:rFonts w:ascii="Times New Roman" w:eastAsia="Times New Roman" w:hAnsi="Times New Roman" w:cs="Times New Roman"/>
          <w:i/>
          <w:iCs/>
          <w:kern w:val="0"/>
          <w:sz w:val="28"/>
          <w:szCs w:val="28"/>
          <w14:ligatures w14:val="none"/>
          <w:rPrChange w:id="39" w:author="Kelsey McCune" w:date="2026-03-02T08:37:00Z" w16du:dateUtc="2026-03-02T14:37:00Z">
            <w:rPr>
              <w:rFonts w:ascii="Times New Roman" w:eastAsia="Times New Roman" w:hAnsi="Times New Roman" w:cs="Times New Roman"/>
              <w:kern w:val="0"/>
              <w:sz w:val="28"/>
              <w:szCs w:val="28"/>
              <w14:ligatures w14:val="none"/>
            </w:rPr>
          </w:rPrChange>
        </w:rPr>
        <w:t>Salmonella</w:t>
      </w:r>
      <w:ins w:id="40" w:author="Kelsey McCune" w:date="2026-03-02T08:37:00Z" w16du:dateUtc="2026-03-02T14:37:00Z">
        <w:r w:rsidR="00BB4B9D">
          <w:rPr>
            <w:rFonts w:ascii="Times New Roman" w:eastAsia="Times New Roman" w:hAnsi="Times New Roman" w:cs="Times New Roman"/>
            <w:kern w:val="0"/>
            <w:sz w:val="28"/>
            <w:szCs w:val="28"/>
            <w14:ligatures w14:val="none"/>
          </w:rPr>
          <w:t xml:space="preserve"> </w:t>
        </w:r>
        <w:r w:rsidR="00BB4B9D" w:rsidRPr="00BB4B9D">
          <w:rPr>
            <w:rFonts w:ascii="Times New Roman" w:eastAsia="Times New Roman" w:hAnsi="Times New Roman" w:cs="Times New Roman"/>
            <w:i/>
            <w:iCs/>
            <w:kern w:val="0"/>
            <w:sz w:val="28"/>
            <w:szCs w:val="28"/>
            <w14:ligatures w14:val="none"/>
            <w:rPrChange w:id="41" w:author="Kelsey McCune" w:date="2026-03-02T08:37:00Z" w16du:dateUtc="2026-03-02T14:37:00Z">
              <w:rPr>
                <w:rFonts w:ascii="Times New Roman" w:eastAsia="Times New Roman" w:hAnsi="Times New Roman" w:cs="Times New Roman"/>
                <w:kern w:val="0"/>
                <w:sz w:val="28"/>
                <w:szCs w:val="28"/>
                <w14:ligatures w14:val="none"/>
              </w:rPr>
            </w:rPrChange>
          </w:rPr>
          <w:t>enterica</w:t>
        </w:r>
      </w:ins>
      <w:r w:rsidRPr="008440A5">
        <w:rPr>
          <w:rFonts w:ascii="Times New Roman" w:eastAsia="Times New Roman" w:hAnsi="Times New Roman" w:cs="Times New Roman"/>
          <w:kern w:val="0"/>
          <w:sz w:val="28"/>
          <w:szCs w:val="28"/>
          <w14:ligatures w14:val="none"/>
        </w:rPr>
        <w:t>, Avian Influenza).</w:t>
      </w:r>
    </w:p>
    <w:p w14:paraId="75E4709A" w14:textId="77777777" w:rsidR="005511A3" w:rsidRPr="008440A5" w:rsidRDefault="005511A3" w:rsidP="005511A3">
      <w:pPr>
        <w:numPr>
          <w:ilvl w:val="0"/>
          <w:numId w:val="14"/>
        </w:numPr>
        <w:tabs>
          <w:tab w:val="left" w:pos="6867"/>
        </w:tabs>
        <w:spacing w:before="100" w:beforeAutospacing="1" w:after="100" w:afterAutospacing="1" w:line="240" w:lineRule="auto"/>
        <w:outlineLvl w:val="2"/>
        <w:rPr>
          <w:rFonts w:ascii="Times New Roman" w:eastAsia="Times New Roman" w:hAnsi="Times New Roman" w:cs="Times New Roman"/>
          <w:kern w:val="0"/>
          <w:sz w:val="28"/>
          <w:szCs w:val="28"/>
          <w14:ligatures w14:val="none"/>
        </w:rPr>
      </w:pPr>
      <w:r w:rsidRPr="008440A5">
        <w:rPr>
          <w:rFonts w:ascii="Times New Roman" w:eastAsia="Times New Roman" w:hAnsi="Times New Roman" w:cs="Times New Roman"/>
          <w:b/>
          <w:bCs/>
          <w:kern w:val="0"/>
          <w:sz w:val="28"/>
          <w:szCs w:val="28"/>
          <w14:ligatures w14:val="none"/>
        </w:rPr>
        <w:t>Spillover event:</w:t>
      </w:r>
      <w:r w:rsidRPr="008440A5">
        <w:rPr>
          <w:rFonts w:ascii="Times New Roman" w:eastAsia="Times New Roman" w:hAnsi="Times New Roman" w:cs="Times New Roman"/>
          <w:kern w:val="0"/>
          <w:sz w:val="28"/>
          <w:szCs w:val="28"/>
          <w14:ligatures w14:val="none"/>
        </w:rPr>
        <w:t xml:space="preserve"> When a disease jumps from one species to another (e.g., from wild birds to backyard chickens or humans).</w:t>
      </w:r>
    </w:p>
    <w:p w14:paraId="57C0B490" w14:textId="4921D53D" w:rsidR="005511A3" w:rsidRPr="008440A5" w:rsidRDefault="005511A3" w:rsidP="005511A3">
      <w:pPr>
        <w:numPr>
          <w:ilvl w:val="0"/>
          <w:numId w:val="14"/>
        </w:numPr>
        <w:tabs>
          <w:tab w:val="left" w:pos="6867"/>
        </w:tabs>
        <w:spacing w:before="100" w:beforeAutospacing="1" w:after="100" w:afterAutospacing="1" w:line="240" w:lineRule="auto"/>
        <w:outlineLvl w:val="2"/>
        <w:rPr>
          <w:rFonts w:ascii="Times New Roman" w:eastAsia="Times New Roman" w:hAnsi="Times New Roman" w:cs="Times New Roman"/>
          <w:kern w:val="0"/>
          <w:sz w:val="28"/>
          <w:szCs w:val="28"/>
          <w14:ligatures w14:val="none"/>
        </w:rPr>
      </w:pPr>
      <w:r w:rsidRPr="008440A5">
        <w:rPr>
          <w:rFonts w:ascii="Times New Roman" w:eastAsia="Times New Roman" w:hAnsi="Times New Roman" w:cs="Times New Roman"/>
          <w:b/>
          <w:bCs/>
          <w:kern w:val="0"/>
          <w:sz w:val="28"/>
          <w:szCs w:val="28"/>
          <w14:ligatures w14:val="none"/>
        </w:rPr>
        <w:t>Disease reservoir:</w:t>
      </w:r>
      <w:r w:rsidRPr="008440A5">
        <w:rPr>
          <w:rFonts w:ascii="Times New Roman" w:eastAsia="Times New Roman" w:hAnsi="Times New Roman" w:cs="Times New Roman"/>
          <w:kern w:val="0"/>
          <w:sz w:val="28"/>
          <w:szCs w:val="28"/>
          <w14:ligatures w14:val="none"/>
        </w:rPr>
        <w:t xml:space="preserve"> A place or species where pathogens (</w:t>
      </w:r>
      <w:r>
        <w:rPr>
          <w:rFonts w:ascii="Times New Roman" w:eastAsia="Times New Roman" w:hAnsi="Times New Roman" w:cs="Times New Roman"/>
          <w:kern w:val="0"/>
          <w:sz w:val="28"/>
          <w:szCs w:val="28"/>
          <w14:ligatures w14:val="none"/>
        </w:rPr>
        <w:t>bacteria</w:t>
      </w:r>
      <w:ins w:id="42" w:author="Kelsey McCune" w:date="2026-03-02T08:38:00Z" w16du:dateUtc="2026-03-02T14:38:00Z">
        <w:r w:rsidR="00BB4B9D">
          <w:rPr>
            <w:rFonts w:ascii="Times New Roman" w:eastAsia="Times New Roman" w:hAnsi="Times New Roman" w:cs="Times New Roman"/>
            <w:kern w:val="0"/>
            <w:sz w:val="28"/>
            <w:szCs w:val="28"/>
            <w14:ligatures w14:val="none"/>
          </w:rPr>
          <w:t xml:space="preserve"> or viruses</w:t>
        </w:r>
      </w:ins>
      <w:r w:rsidRPr="008440A5">
        <w:rPr>
          <w:rFonts w:ascii="Times New Roman" w:eastAsia="Times New Roman" w:hAnsi="Times New Roman" w:cs="Times New Roman"/>
          <w:kern w:val="0"/>
          <w:sz w:val="28"/>
          <w:szCs w:val="28"/>
          <w14:ligatures w14:val="none"/>
        </w:rPr>
        <w:t xml:space="preserve">) can survive and multiply, such as bird feeders, water sources, or certain </w:t>
      </w:r>
      <w:del w:id="43" w:author="Kelsey McCune" w:date="2026-03-02T08:38:00Z" w16du:dateUtc="2026-03-02T14:38:00Z">
        <w:r w:rsidRPr="008440A5" w:rsidDel="00BB4B9D">
          <w:rPr>
            <w:rFonts w:ascii="Times New Roman" w:eastAsia="Times New Roman" w:hAnsi="Times New Roman" w:cs="Times New Roman"/>
            <w:kern w:val="0"/>
            <w:sz w:val="28"/>
            <w:szCs w:val="28"/>
            <w14:ligatures w14:val="none"/>
          </w:rPr>
          <w:delText xml:space="preserve">bird </w:delText>
        </w:r>
      </w:del>
      <w:r w:rsidRPr="008440A5">
        <w:rPr>
          <w:rFonts w:ascii="Times New Roman" w:eastAsia="Times New Roman" w:hAnsi="Times New Roman" w:cs="Times New Roman"/>
          <w:kern w:val="0"/>
          <w:sz w:val="28"/>
          <w:szCs w:val="28"/>
          <w14:ligatures w14:val="none"/>
        </w:rPr>
        <w:t>species.</w:t>
      </w:r>
    </w:p>
    <w:p w14:paraId="16DBE962" w14:textId="1C0C3007" w:rsidR="005511A3" w:rsidRPr="008440A5" w:rsidRDefault="005511A3" w:rsidP="005511A3">
      <w:pPr>
        <w:numPr>
          <w:ilvl w:val="0"/>
          <w:numId w:val="14"/>
        </w:numPr>
        <w:tabs>
          <w:tab w:val="left" w:pos="6867"/>
        </w:tabs>
        <w:spacing w:before="100" w:beforeAutospacing="1" w:after="100" w:afterAutospacing="1" w:line="240" w:lineRule="auto"/>
        <w:outlineLvl w:val="2"/>
        <w:rPr>
          <w:rFonts w:ascii="Times New Roman" w:eastAsia="Times New Roman" w:hAnsi="Times New Roman" w:cs="Times New Roman"/>
          <w:kern w:val="0"/>
          <w:sz w:val="28"/>
          <w:szCs w:val="28"/>
          <w14:ligatures w14:val="none"/>
        </w:rPr>
      </w:pPr>
      <w:r w:rsidRPr="008440A5">
        <w:rPr>
          <w:rFonts w:ascii="Times New Roman" w:eastAsia="Times New Roman" w:hAnsi="Times New Roman" w:cs="Times New Roman"/>
          <w:b/>
          <w:bCs/>
          <w:kern w:val="0"/>
          <w:sz w:val="28"/>
          <w:szCs w:val="28"/>
          <w14:ligatures w14:val="none"/>
        </w:rPr>
        <w:t>Environmental pathogens:</w:t>
      </w:r>
      <w:r w:rsidRPr="008440A5">
        <w:rPr>
          <w:rFonts w:ascii="Times New Roman" w:eastAsia="Times New Roman" w:hAnsi="Times New Roman" w:cs="Times New Roman"/>
          <w:kern w:val="0"/>
          <w:sz w:val="28"/>
          <w:szCs w:val="28"/>
          <w14:ligatures w14:val="none"/>
        </w:rPr>
        <w:t xml:space="preserve"> </w:t>
      </w:r>
      <w:r w:rsidR="00D20BA3">
        <w:rPr>
          <w:rFonts w:ascii="Times New Roman" w:eastAsia="Times New Roman" w:hAnsi="Times New Roman" w:cs="Times New Roman"/>
          <w:kern w:val="0"/>
          <w:sz w:val="28"/>
          <w:szCs w:val="28"/>
          <w14:ligatures w14:val="none"/>
        </w:rPr>
        <w:t>Pathogens</w:t>
      </w:r>
      <w:r w:rsidRPr="008440A5">
        <w:rPr>
          <w:rFonts w:ascii="Times New Roman" w:eastAsia="Times New Roman" w:hAnsi="Times New Roman" w:cs="Times New Roman"/>
          <w:kern w:val="0"/>
          <w:sz w:val="28"/>
          <w:szCs w:val="28"/>
          <w14:ligatures w14:val="none"/>
        </w:rPr>
        <w:t xml:space="preserve"> that can survive in the environment (like soil, water, or feeders) and infect animals or humans who come into</w:t>
      </w:r>
      <w:r>
        <w:rPr>
          <w:rFonts w:ascii="Times New Roman" w:eastAsia="Times New Roman" w:hAnsi="Times New Roman" w:cs="Times New Roman"/>
          <w:kern w:val="0"/>
          <w:sz w:val="28"/>
          <w:szCs w:val="28"/>
          <w14:ligatures w14:val="none"/>
        </w:rPr>
        <w:t xml:space="preserve"> direct</w:t>
      </w:r>
      <w:r w:rsidRPr="008440A5">
        <w:rPr>
          <w:rFonts w:ascii="Times New Roman" w:eastAsia="Times New Roman" w:hAnsi="Times New Roman" w:cs="Times New Roman"/>
          <w:kern w:val="0"/>
          <w:sz w:val="28"/>
          <w:szCs w:val="28"/>
          <w14:ligatures w14:val="none"/>
        </w:rPr>
        <w:t xml:space="preserve"> contact with them.</w:t>
      </w:r>
    </w:p>
    <w:p w14:paraId="0D950BC1" w14:textId="77777777" w:rsidR="005511A3" w:rsidRPr="008440A5" w:rsidRDefault="005511A3" w:rsidP="005511A3">
      <w:pPr>
        <w:tabs>
          <w:tab w:val="left" w:pos="6867"/>
        </w:tabs>
        <w:spacing w:before="100" w:beforeAutospacing="1" w:after="100" w:afterAutospacing="1" w:line="240" w:lineRule="auto"/>
        <w:outlineLvl w:val="2"/>
        <w:rPr>
          <w:rFonts w:ascii="Times New Roman" w:eastAsia="Times New Roman" w:hAnsi="Times New Roman" w:cs="Times New Roman"/>
          <w:kern w:val="0"/>
          <w:sz w:val="28"/>
          <w:szCs w:val="28"/>
          <w14:ligatures w14:val="none"/>
        </w:rPr>
      </w:pPr>
      <w:r w:rsidRPr="008440A5">
        <w:rPr>
          <w:rFonts w:ascii="Times New Roman" w:eastAsia="Times New Roman" w:hAnsi="Times New Roman" w:cs="Times New Roman"/>
          <w:i/>
          <w:iCs/>
          <w:kern w:val="0"/>
          <w:sz w:val="28"/>
          <w:szCs w:val="28"/>
          <w14:ligatures w14:val="none"/>
        </w:rPr>
        <w:t>Please answer the following questions based on your own knowledge and experiences.</w:t>
      </w:r>
    </w:p>
    <w:p w14:paraId="29F0929A" w14:textId="78945E66" w:rsidR="005511A3" w:rsidRPr="00A01D3C" w:rsidRDefault="005511A3" w:rsidP="005511A3">
      <w:pPr>
        <w:pStyle w:val="ListParagraph"/>
        <w:numPr>
          <w:ilvl w:val="0"/>
          <w:numId w:val="3"/>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3B4219">
        <w:rPr>
          <w:rFonts w:ascii="Times New Roman" w:eastAsia="Times New Roman" w:hAnsi="Times New Roman" w:cs="Times New Roman"/>
          <w:b/>
          <w:bCs/>
          <w:kern w:val="0"/>
          <w:sz w:val="28"/>
          <w:szCs w:val="28"/>
          <w14:ligatures w14:val="none"/>
        </w:rPr>
        <w:t>How much do you know about diseases that can spread from wild birds</w:t>
      </w:r>
      <w:ins w:id="44" w:author="Kelsey McCune" w:date="2026-03-02T08:40:00Z" w16du:dateUtc="2026-03-02T14:40:00Z">
        <w:r w:rsidR="00BB4B9D">
          <w:rPr>
            <w:rFonts w:ascii="Times New Roman" w:eastAsia="Times New Roman" w:hAnsi="Times New Roman" w:cs="Times New Roman"/>
            <w:b/>
            <w:bCs/>
            <w:kern w:val="0"/>
            <w:sz w:val="28"/>
            <w:szCs w:val="28"/>
            <w14:ligatures w14:val="none"/>
          </w:rPr>
          <w:t xml:space="preserve"> or backyard poultry</w:t>
        </w:r>
      </w:ins>
      <w:r w:rsidRPr="003B4219">
        <w:rPr>
          <w:rFonts w:ascii="Times New Roman" w:eastAsia="Times New Roman" w:hAnsi="Times New Roman" w:cs="Times New Roman"/>
          <w:b/>
          <w:bCs/>
          <w:kern w:val="0"/>
          <w:sz w:val="28"/>
          <w:szCs w:val="28"/>
          <w14:ligatures w14:val="none"/>
        </w:rPr>
        <w:t xml:space="preserve"> to humans (zoonotic diseases)?</w:t>
      </w:r>
      <w:r w:rsidRPr="003B4219">
        <w:rPr>
          <w:rFonts w:ascii="Times New Roman" w:eastAsia="Times New Roman" w:hAnsi="Times New Roman" w:cs="Times New Roman"/>
          <w:kern w:val="0"/>
          <w:sz w:val="28"/>
          <w:szCs w:val="28"/>
          <w14:ligatures w14:val="none"/>
        </w:rPr>
        <w:br/>
      </w:r>
      <w:r>
        <w:rPr>
          <w:rFonts w:ascii="Times New Roman" w:eastAsia="Times New Roman" w:hAnsi="Times New Roman" w:cs="Times New Roman"/>
          <w:i/>
          <w:iCs/>
          <w:kern w:val="0"/>
          <w:sz w:val="28"/>
          <w:szCs w:val="28"/>
          <w14:ligatures w14:val="none"/>
        </w:rPr>
        <w:t>(</w:t>
      </w:r>
      <w:r w:rsidRPr="00A01D3C">
        <w:rPr>
          <w:rFonts w:ascii="Times New Roman" w:eastAsia="Times New Roman" w:hAnsi="Times New Roman" w:cs="Times New Roman"/>
          <w:i/>
          <w:iCs/>
          <w:kern w:val="0"/>
          <w:sz w:val="28"/>
          <w:szCs w:val="28"/>
          <w14:ligatures w14:val="none"/>
        </w:rPr>
        <w:t>1 = I have never heard of zoonotic diseases, 2 = I have heard the term but don't know what it means, 3 = I know a little about zoonotic diseases, 4 = I know a moderate amount about zoonotic diseases, 5 = I know a great deal about zoonotic diseases</w:t>
      </w:r>
      <w:r w:rsidRPr="003B4219">
        <w:rPr>
          <w:rFonts w:ascii="Times New Roman" w:eastAsia="Times New Roman" w:hAnsi="Times New Roman" w:cs="Times New Roman"/>
          <w:i/>
          <w:iCs/>
          <w:kern w:val="0"/>
          <w:sz w:val="28"/>
          <w:szCs w:val="28"/>
          <w14:ligatures w14:val="none"/>
        </w:rPr>
        <w:t>)</w:t>
      </w:r>
      <w:r w:rsidR="00D20BA3">
        <w:rPr>
          <w:rFonts w:ascii="Times New Roman" w:eastAsia="Times New Roman" w:hAnsi="Times New Roman" w:cs="Times New Roman"/>
          <w:i/>
          <w:iCs/>
          <w:kern w:val="0"/>
          <w:sz w:val="28"/>
          <w:szCs w:val="28"/>
          <w14:ligatures w14:val="none"/>
        </w:rPr>
        <w:br/>
      </w:r>
      <w:r w:rsidR="00D20BA3">
        <w:rPr>
          <w:rFonts w:ascii="Times New Roman" w:eastAsia="Times New Roman" w:hAnsi="Times New Roman" w:cs="Times New Roman"/>
          <w:i/>
          <w:iCs/>
          <w:kern w:val="0"/>
          <w:sz w:val="28"/>
          <w:szCs w:val="28"/>
          <w14:ligatures w14:val="none"/>
        </w:rPr>
        <w:br/>
      </w:r>
    </w:p>
    <w:p w14:paraId="427D5DED" w14:textId="5261E9CC" w:rsidR="005511A3" w:rsidRPr="003B4219" w:rsidRDefault="005511A3" w:rsidP="005511A3">
      <w:pPr>
        <w:numPr>
          <w:ilvl w:val="0"/>
          <w:numId w:val="3"/>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3B4219">
        <w:rPr>
          <w:rFonts w:ascii="Times New Roman" w:eastAsia="Times New Roman" w:hAnsi="Times New Roman" w:cs="Times New Roman"/>
          <w:b/>
          <w:bCs/>
          <w:kern w:val="0"/>
          <w:sz w:val="28"/>
          <w:szCs w:val="28"/>
          <w14:ligatures w14:val="none"/>
        </w:rPr>
        <w:t xml:space="preserve">How </w:t>
      </w:r>
      <w:r>
        <w:rPr>
          <w:rFonts w:ascii="Times New Roman" w:eastAsia="Times New Roman" w:hAnsi="Times New Roman" w:cs="Times New Roman"/>
          <w:b/>
          <w:bCs/>
          <w:kern w:val="0"/>
          <w:sz w:val="28"/>
          <w:szCs w:val="28"/>
          <w14:ligatures w14:val="none"/>
        </w:rPr>
        <w:t>familiar</w:t>
      </w:r>
      <w:r w:rsidRPr="003B4219">
        <w:rPr>
          <w:rFonts w:ascii="Times New Roman" w:eastAsia="Times New Roman" w:hAnsi="Times New Roman" w:cs="Times New Roman"/>
          <w:b/>
          <w:bCs/>
          <w:kern w:val="0"/>
          <w:sz w:val="28"/>
          <w:szCs w:val="28"/>
          <w14:ligatures w14:val="none"/>
        </w:rPr>
        <w:t xml:space="preserve"> are you about the following diseases affecting birds</w:t>
      </w:r>
      <w:ins w:id="45" w:author="Kelsey McCune" w:date="2026-03-02T08:41:00Z" w16du:dateUtc="2026-03-02T14:41:00Z">
        <w:r w:rsidR="00BB4B9D">
          <w:rPr>
            <w:rFonts w:ascii="Times New Roman" w:eastAsia="Times New Roman" w:hAnsi="Times New Roman" w:cs="Times New Roman"/>
            <w:b/>
            <w:bCs/>
            <w:kern w:val="0"/>
            <w:sz w:val="28"/>
            <w:szCs w:val="28"/>
            <w14:ligatures w14:val="none"/>
          </w:rPr>
          <w:t xml:space="preserve"> or poultry</w:t>
        </w:r>
      </w:ins>
      <w:r w:rsidRPr="003B4219">
        <w:rPr>
          <w:rFonts w:ascii="Times New Roman" w:eastAsia="Times New Roman" w:hAnsi="Times New Roman" w:cs="Times New Roman"/>
          <w:b/>
          <w:bCs/>
          <w:kern w:val="0"/>
          <w:sz w:val="28"/>
          <w:szCs w:val="28"/>
          <w14:ligatures w14:val="none"/>
        </w:rPr>
        <w:t xml:space="preserve"> in your yard? </w:t>
      </w:r>
      <w:r w:rsidRPr="003B4219">
        <w:rPr>
          <w:rFonts w:ascii="Times New Roman" w:eastAsia="Times New Roman" w:hAnsi="Times New Roman" w:cs="Times New Roman"/>
          <w:kern w:val="0"/>
          <w:sz w:val="28"/>
          <w:szCs w:val="28"/>
          <w14:ligatures w14:val="none"/>
        </w:rPr>
        <w:br/>
      </w:r>
      <w:r w:rsidRPr="003B4219">
        <w:rPr>
          <w:rFonts w:ascii="Times New Roman" w:eastAsia="Times New Roman" w:hAnsi="Times New Roman" w:cs="Times New Roman"/>
          <w:i/>
          <w:iCs/>
          <w:kern w:val="0"/>
          <w:sz w:val="28"/>
          <w:szCs w:val="28"/>
          <w14:ligatures w14:val="none"/>
        </w:rPr>
        <w:t>(</w:t>
      </w:r>
      <w:r w:rsidRPr="00A01D3C">
        <w:rPr>
          <w:rFonts w:ascii="Times New Roman" w:eastAsia="Times New Roman" w:hAnsi="Times New Roman" w:cs="Times New Roman"/>
          <w:i/>
          <w:iCs/>
          <w:kern w:val="0"/>
          <w:sz w:val="28"/>
          <w:szCs w:val="28"/>
          <w14:ligatures w14:val="none"/>
        </w:rPr>
        <w:t xml:space="preserve">1 = Not at all </w:t>
      </w:r>
      <w:r w:rsidR="001C38EB">
        <w:rPr>
          <w:rFonts w:ascii="Times New Roman" w:eastAsia="Times New Roman" w:hAnsi="Times New Roman" w:cs="Times New Roman"/>
          <w:i/>
          <w:iCs/>
          <w:kern w:val="0"/>
          <w:sz w:val="28"/>
          <w:szCs w:val="28"/>
          <w14:ligatures w14:val="none"/>
        </w:rPr>
        <w:t>familiar</w:t>
      </w:r>
      <w:r>
        <w:rPr>
          <w:rFonts w:ascii="Times New Roman" w:eastAsia="Times New Roman" w:hAnsi="Times New Roman" w:cs="Times New Roman"/>
          <w:i/>
          <w:iCs/>
          <w:kern w:val="0"/>
          <w:sz w:val="28"/>
          <w:szCs w:val="28"/>
          <w14:ligatures w14:val="none"/>
        </w:rPr>
        <w:t xml:space="preserve">, </w:t>
      </w:r>
      <w:r w:rsidRPr="00A01D3C">
        <w:rPr>
          <w:rFonts w:ascii="Times New Roman" w:eastAsia="Times New Roman" w:hAnsi="Times New Roman" w:cs="Times New Roman"/>
          <w:i/>
          <w:iCs/>
          <w:kern w:val="0"/>
          <w:sz w:val="28"/>
          <w:szCs w:val="28"/>
          <w14:ligatures w14:val="none"/>
        </w:rPr>
        <w:t xml:space="preserve">2 = Slightly </w:t>
      </w:r>
      <w:r w:rsidR="001C38EB">
        <w:rPr>
          <w:rFonts w:ascii="Times New Roman" w:eastAsia="Times New Roman" w:hAnsi="Times New Roman" w:cs="Times New Roman"/>
          <w:i/>
          <w:iCs/>
          <w:kern w:val="0"/>
          <w:sz w:val="28"/>
          <w:szCs w:val="28"/>
          <w14:ligatures w14:val="none"/>
        </w:rPr>
        <w:t>familiar</w:t>
      </w:r>
      <w:r>
        <w:rPr>
          <w:rFonts w:ascii="Times New Roman" w:eastAsia="Times New Roman" w:hAnsi="Times New Roman" w:cs="Times New Roman"/>
          <w:i/>
          <w:iCs/>
          <w:kern w:val="0"/>
          <w:sz w:val="28"/>
          <w:szCs w:val="28"/>
          <w14:ligatures w14:val="none"/>
        </w:rPr>
        <w:t xml:space="preserve">, </w:t>
      </w:r>
      <w:r w:rsidRPr="00A01D3C">
        <w:rPr>
          <w:rFonts w:ascii="Times New Roman" w:eastAsia="Times New Roman" w:hAnsi="Times New Roman" w:cs="Times New Roman"/>
          <w:i/>
          <w:iCs/>
          <w:kern w:val="0"/>
          <w:sz w:val="28"/>
          <w:szCs w:val="28"/>
          <w14:ligatures w14:val="none"/>
        </w:rPr>
        <w:t xml:space="preserve">3 = Moderately </w:t>
      </w:r>
      <w:r w:rsidR="001C38EB">
        <w:rPr>
          <w:rFonts w:ascii="Times New Roman" w:eastAsia="Times New Roman" w:hAnsi="Times New Roman" w:cs="Times New Roman"/>
          <w:i/>
          <w:iCs/>
          <w:kern w:val="0"/>
          <w:sz w:val="28"/>
          <w:szCs w:val="28"/>
          <w14:ligatures w14:val="none"/>
        </w:rPr>
        <w:t>familiar</w:t>
      </w:r>
      <w:r>
        <w:rPr>
          <w:rFonts w:ascii="Times New Roman" w:eastAsia="Times New Roman" w:hAnsi="Times New Roman" w:cs="Times New Roman"/>
          <w:i/>
          <w:iCs/>
          <w:kern w:val="0"/>
          <w:sz w:val="28"/>
          <w:szCs w:val="28"/>
          <w14:ligatures w14:val="none"/>
        </w:rPr>
        <w:t xml:space="preserve">, </w:t>
      </w:r>
      <w:r w:rsidRPr="00A01D3C">
        <w:rPr>
          <w:rFonts w:ascii="Times New Roman" w:eastAsia="Times New Roman" w:hAnsi="Times New Roman" w:cs="Times New Roman"/>
          <w:i/>
          <w:iCs/>
          <w:kern w:val="0"/>
          <w:sz w:val="28"/>
          <w:szCs w:val="28"/>
          <w14:ligatures w14:val="none"/>
        </w:rPr>
        <w:t xml:space="preserve">4 = Very </w:t>
      </w:r>
      <w:r w:rsidR="001C38EB">
        <w:rPr>
          <w:rFonts w:ascii="Times New Roman" w:eastAsia="Times New Roman" w:hAnsi="Times New Roman" w:cs="Times New Roman"/>
          <w:i/>
          <w:iCs/>
          <w:kern w:val="0"/>
          <w:sz w:val="28"/>
          <w:szCs w:val="28"/>
          <w14:ligatures w14:val="none"/>
        </w:rPr>
        <w:t>familiar</w:t>
      </w:r>
      <w:r>
        <w:rPr>
          <w:rFonts w:ascii="Times New Roman" w:eastAsia="Times New Roman" w:hAnsi="Times New Roman" w:cs="Times New Roman"/>
          <w:i/>
          <w:iCs/>
          <w:kern w:val="0"/>
          <w:sz w:val="28"/>
          <w:szCs w:val="28"/>
          <w14:ligatures w14:val="none"/>
        </w:rPr>
        <w:t xml:space="preserve">, </w:t>
      </w:r>
      <w:r w:rsidRPr="00A01D3C">
        <w:rPr>
          <w:rFonts w:ascii="Times New Roman" w:eastAsia="Times New Roman" w:hAnsi="Times New Roman" w:cs="Times New Roman"/>
          <w:i/>
          <w:iCs/>
          <w:kern w:val="0"/>
          <w:sz w:val="28"/>
          <w:szCs w:val="28"/>
          <w14:ligatures w14:val="none"/>
        </w:rPr>
        <w:t xml:space="preserve">5 = </w:t>
      </w:r>
      <w:r w:rsidR="001C38EB">
        <w:rPr>
          <w:rFonts w:ascii="Times New Roman" w:eastAsia="Times New Roman" w:hAnsi="Times New Roman" w:cs="Times New Roman"/>
          <w:i/>
          <w:iCs/>
          <w:kern w:val="0"/>
          <w:sz w:val="28"/>
          <w:szCs w:val="28"/>
          <w14:ligatures w14:val="none"/>
        </w:rPr>
        <w:t>Extremely familiar</w:t>
      </w:r>
      <w:r>
        <w:rPr>
          <w:rFonts w:ascii="Times New Roman" w:eastAsia="Times New Roman" w:hAnsi="Times New Roman" w:cs="Times New Roman"/>
          <w:i/>
          <w:iCs/>
          <w:kern w:val="0"/>
          <w:sz w:val="28"/>
          <w:szCs w:val="28"/>
          <w14:ligatures w14:val="none"/>
        </w:rPr>
        <w:t xml:space="preserve">; </w:t>
      </w:r>
      <w:commentRangeStart w:id="46"/>
      <w:r>
        <w:rPr>
          <w:rFonts w:ascii="Times New Roman" w:eastAsia="Times New Roman" w:hAnsi="Times New Roman" w:cs="Times New Roman"/>
          <w:i/>
          <w:iCs/>
          <w:kern w:val="0"/>
          <w:sz w:val="28"/>
          <w:szCs w:val="28"/>
          <w14:ligatures w14:val="none"/>
        </w:rPr>
        <w:t>888= Completely unaware of it</w:t>
      </w:r>
      <w:commentRangeEnd w:id="46"/>
      <w:r w:rsidR="00BB4B9D">
        <w:rPr>
          <w:rStyle w:val="CommentReference"/>
          <w:rFonts w:ascii="Times New Roman" w:eastAsia="Times New Roman" w:hAnsi="Times New Roman" w:cs="Times New Roman"/>
          <w:i/>
          <w:iCs/>
          <w:kern w:val="0"/>
          <w:sz w:val="28"/>
          <w:szCs w:val="28"/>
          <w14:ligatures w14:val="none"/>
        </w:rPr>
        <w:commentReference w:id="46"/>
      </w:r>
      <w:ins w:id="47" w:author="Alex Fisher" w:date="2026-03-03T13:29:00Z" w16du:dateUtc="2026-03-03T19:29:00Z">
        <w:r w:rsidR="004955E0">
          <w:rPr>
            <w:rFonts w:ascii="Times New Roman" w:eastAsia="Times New Roman" w:hAnsi="Times New Roman" w:cs="Times New Roman"/>
            <w:i/>
            <w:iCs/>
            <w:kern w:val="0"/>
            <w:sz w:val="28"/>
            <w:szCs w:val="28"/>
            <w14:ligatures w14:val="none"/>
          </w:rPr>
          <w:t>; Not concerned?</w:t>
        </w:r>
      </w:ins>
      <w:r w:rsidRPr="003B4219">
        <w:rPr>
          <w:rFonts w:ascii="Times New Roman" w:eastAsia="Times New Roman" w:hAnsi="Times New Roman" w:cs="Times New Roman"/>
          <w:i/>
          <w:iCs/>
          <w:kern w:val="0"/>
          <w:sz w:val="28"/>
          <w:szCs w:val="28"/>
          <w14:ligatures w14:val="none"/>
        </w:rPr>
        <w:t>)</w:t>
      </w:r>
    </w:p>
    <w:p w14:paraId="5E892C1B" w14:textId="77777777" w:rsidR="005511A3" w:rsidRPr="003B4219" w:rsidRDefault="005511A3" w:rsidP="005511A3">
      <w:pPr>
        <w:numPr>
          <w:ilvl w:val="1"/>
          <w:numId w:val="3"/>
        </w:numPr>
        <w:tabs>
          <w:tab w:val="clear" w:pos="1440"/>
        </w:tabs>
        <w:spacing w:before="100" w:beforeAutospacing="1" w:after="100" w:afterAutospacing="1" w:line="240" w:lineRule="auto"/>
        <w:rPr>
          <w:rFonts w:ascii="Times New Roman" w:eastAsia="Times New Roman" w:hAnsi="Times New Roman" w:cs="Times New Roman"/>
          <w:kern w:val="0"/>
          <w:sz w:val="28"/>
          <w:szCs w:val="28"/>
          <w14:ligatures w14:val="none"/>
        </w:rPr>
      </w:pPr>
      <w:r w:rsidRPr="003B4219">
        <w:rPr>
          <w:rFonts w:ascii="Times New Roman" w:eastAsia="Times New Roman" w:hAnsi="Times New Roman" w:cs="Times New Roman"/>
          <w:kern w:val="0"/>
          <w:sz w:val="28"/>
          <w:szCs w:val="28"/>
          <w14:ligatures w14:val="none"/>
        </w:rPr>
        <w:t>Salmonella/ E. coli</w:t>
      </w:r>
      <w:r>
        <w:rPr>
          <w:rFonts w:ascii="Times New Roman" w:eastAsia="Times New Roman" w:hAnsi="Times New Roman" w:cs="Times New Roman"/>
          <w:kern w:val="0"/>
          <w:sz w:val="28"/>
          <w:szCs w:val="28"/>
          <w14:ligatures w14:val="none"/>
        </w:rPr>
        <w:t xml:space="preserve"> infection___</w:t>
      </w:r>
    </w:p>
    <w:p w14:paraId="4F6DEDEF" w14:textId="77777777" w:rsidR="005511A3" w:rsidRPr="003B4219" w:rsidRDefault="005511A3" w:rsidP="005511A3">
      <w:pPr>
        <w:numPr>
          <w:ilvl w:val="1"/>
          <w:numId w:val="3"/>
        </w:numPr>
        <w:tabs>
          <w:tab w:val="clear" w:pos="1440"/>
        </w:tabs>
        <w:spacing w:before="100" w:beforeAutospacing="1" w:after="100" w:afterAutospacing="1" w:line="240" w:lineRule="auto"/>
        <w:rPr>
          <w:rFonts w:ascii="Times New Roman" w:eastAsia="Times New Roman" w:hAnsi="Times New Roman" w:cs="Times New Roman"/>
          <w:kern w:val="0"/>
          <w:sz w:val="28"/>
          <w:szCs w:val="28"/>
          <w14:ligatures w14:val="none"/>
        </w:rPr>
      </w:pPr>
      <w:r w:rsidRPr="003B4219">
        <w:rPr>
          <w:rFonts w:ascii="Times New Roman" w:eastAsia="Times New Roman" w:hAnsi="Times New Roman" w:cs="Times New Roman"/>
          <w:kern w:val="0"/>
          <w:sz w:val="28"/>
          <w:szCs w:val="28"/>
          <w14:ligatures w14:val="none"/>
        </w:rPr>
        <w:t xml:space="preserve">Avian Pox </w:t>
      </w:r>
      <w:r>
        <w:rPr>
          <w:rFonts w:ascii="Times New Roman" w:eastAsia="Times New Roman" w:hAnsi="Times New Roman" w:cs="Times New Roman"/>
          <w:kern w:val="0"/>
          <w:sz w:val="28"/>
          <w:szCs w:val="28"/>
          <w14:ligatures w14:val="none"/>
        </w:rPr>
        <w:t>___</w:t>
      </w:r>
    </w:p>
    <w:p w14:paraId="474DD9C4" w14:textId="77777777" w:rsidR="005511A3" w:rsidRPr="003B4219" w:rsidRDefault="005511A3" w:rsidP="005511A3">
      <w:pPr>
        <w:numPr>
          <w:ilvl w:val="1"/>
          <w:numId w:val="3"/>
        </w:numPr>
        <w:tabs>
          <w:tab w:val="clear" w:pos="1440"/>
        </w:tabs>
        <w:spacing w:before="100" w:beforeAutospacing="1" w:after="100" w:afterAutospacing="1" w:line="240" w:lineRule="auto"/>
        <w:rPr>
          <w:rFonts w:ascii="Times New Roman" w:eastAsia="Times New Roman" w:hAnsi="Times New Roman" w:cs="Times New Roman"/>
          <w:kern w:val="0"/>
          <w:sz w:val="28"/>
          <w:szCs w:val="28"/>
          <w14:ligatures w14:val="none"/>
        </w:rPr>
      </w:pPr>
      <w:r w:rsidRPr="003B4219">
        <w:rPr>
          <w:rFonts w:ascii="Times New Roman" w:eastAsia="Times New Roman" w:hAnsi="Times New Roman" w:cs="Times New Roman"/>
          <w:kern w:val="0"/>
          <w:sz w:val="28"/>
          <w:szCs w:val="28"/>
          <w14:ligatures w14:val="none"/>
        </w:rPr>
        <w:t>Avian influenza (bird flu)</w:t>
      </w:r>
      <w:r>
        <w:rPr>
          <w:rFonts w:ascii="Times New Roman" w:eastAsia="Times New Roman" w:hAnsi="Times New Roman" w:cs="Times New Roman"/>
          <w:kern w:val="0"/>
          <w:sz w:val="28"/>
          <w:szCs w:val="28"/>
          <w14:ligatures w14:val="none"/>
        </w:rPr>
        <w:t xml:space="preserve"> ___</w:t>
      </w:r>
    </w:p>
    <w:p w14:paraId="10A81C48" w14:textId="77777777" w:rsidR="005511A3" w:rsidRDefault="005511A3" w:rsidP="005511A3">
      <w:pPr>
        <w:numPr>
          <w:ilvl w:val="1"/>
          <w:numId w:val="3"/>
        </w:numPr>
        <w:tabs>
          <w:tab w:val="clear" w:pos="1440"/>
        </w:tabs>
        <w:spacing w:before="100" w:beforeAutospacing="1" w:after="100" w:afterAutospacing="1" w:line="240" w:lineRule="auto"/>
        <w:rPr>
          <w:ins w:id="48" w:author="Kelsey McCune" w:date="2026-03-02T08:40:00Z" w16du:dateUtc="2026-03-02T14:40:00Z"/>
          <w:rFonts w:ascii="Times New Roman" w:eastAsia="Times New Roman" w:hAnsi="Times New Roman" w:cs="Times New Roman"/>
          <w:kern w:val="0"/>
          <w:sz w:val="28"/>
          <w:szCs w:val="28"/>
          <w14:ligatures w14:val="none"/>
        </w:rPr>
      </w:pPr>
      <w:commentRangeStart w:id="49"/>
      <w:r w:rsidRPr="003B4219">
        <w:rPr>
          <w:rFonts w:ascii="Times New Roman" w:eastAsia="Times New Roman" w:hAnsi="Times New Roman" w:cs="Times New Roman"/>
          <w:kern w:val="0"/>
          <w:sz w:val="28"/>
          <w:szCs w:val="28"/>
          <w14:ligatures w14:val="none"/>
        </w:rPr>
        <w:t xml:space="preserve">Other diseases (please specify): </w:t>
      </w:r>
      <w:commentRangeEnd w:id="49"/>
      <w:r w:rsidR="00BB4B9D" w:rsidRPr="003B4219">
        <w:rPr>
          <w:rStyle w:val="CommentReference"/>
          <w:rFonts w:ascii="Times New Roman" w:eastAsia="Times New Roman" w:hAnsi="Times New Roman" w:cs="Times New Roman"/>
          <w:kern w:val="0"/>
          <w:sz w:val="28"/>
          <w:szCs w:val="28"/>
          <w14:ligatures w14:val="none"/>
        </w:rPr>
        <w:commentReference w:id="49"/>
      </w:r>
      <w:r w:rsidRPr="003B4219">
        <w:rPr>
          <w:rFonts w:ascii="Times New Roman" w:eastAsia="Times New Roman" w:hAnsi="Times New Roman" w:cs="Times New Roman"/>
          <w:kern w:val="0"/>
          <w:sz w:val="28"/>
          <w:szCs w:val="28"/>
          <w14:ligatures w14:val="none"/>
        </w:rPr>
        <w:t>_______</w:t>
      </w:r>
    </w:p>
    <w:p w14:paraId="49437FE1" w14:textId="77777777" w:rsidR="00BB4B9D" w:rsidRPr="003B4219" w:rsidRDefault="00BB4B9D">
      <w:pPr>
        <w:spacing w:before="100" w:beforeAutospacing="1" w:after="100" w:afterAutospacing="1" w:line="240" w:lineRule="auto"/>
        <w:ind w:left="1440"/>
        <w:rPr>
          <w:rFonts w:ascii="Times New Roman" w:eastAsia="Times New Roman" w:hAnsi="Times New Roman" w:cs="Times New Roman"/>
          <w:kern w:val="0"/>
          <w:sz w:val="28"/>
          <w:szCs w:val="28"/>
          <w14:ligatures w14:val="none"/>
        </w:rPr>
        <w:pPrChange w:id="50" w:author="Kelsey McCune" w:date="2026-03-02T08:40:00Z" w16du:dateUtc="2026-03-02T14:40:00Z">
          <w:pPr>
            <w:numPr>
              <w:ilvl w:val="1"/>
              <w:numId w:val="3"/>
            </w:numPr>
            <w:tabs>
              <w:tab w:val="num" w:pos="1440"/>
            </w:tabs>
            <w:spacing w:before="100" w:beforeAutospacing="1" w:after="100" w:afterAutospacing="1" w:line="240" w:lineRule="auto"/>
            <w:ind w:left="1440" w:hanging="360"/>
          </w:pPr>
        </w:pPrChange>
      </w:pPr>
    </w:p>
    <w:p w14:paraId="1C51B519" w14:textId="77777777" w:rsidR="005511A3" w:rsidRPr="003B4219" w:rsidRDefault="005511A3" w:rsidP="005511A3">
      <w:pPr>
        <w:numPr>
          <w:ilvl w:val="0"/>
          <w:numId w:val="3"/>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A01D3C">
        <w:rPr>
          <w:rFonts w:ascii="Times New Roman" w:eastAsia="Times New Roman" w:hAnsi="Times New Roman" w:cs="Times New Roman"/>
          <w:b/>
          <w:bCs/>
          <w:kern w:val="0"/>
          <w:sz w:val="28"/>
          <w:szCs w:val="28"/>
          <w14:ligatures w14:val="none"/>
        </w:rPr>
        <w:lastRenderedPageBreak/>
        <w:t>How likely do you think each of the following are to happen in your backyard or on your property?</w:t>
      </w:r>
      <w:r w:rsidRPr="003B4219">
        <w:rPr>
          <w:rFonts w:ascii="Times New Roman" w:eastAsia="Times New Roman" w:hAnsi="Times New Roman" w:cs="Times New Roman"/>
          <w:b/>
          <w:bCs/>
          <w:kern w:val="0"/>
          <w:sz w:val="28"/>
          <w:szCs w:val="28"/>
          <w14:ligatures w14:val="none"/>
        </w:rPr>
        <w:t xml:space="preserve"> </w:t>
      </w:r>
      <w:r>
        <w:rPr>
          <w:rFonts w:ascii="Times New Roman" w:eastAsia="Times New Roman" w:hAnsi="Times New Roman" w:cs="Times New Roman"/>
          <w:i/>
          <w:iCs/>
          <w:kern w:val="0"/>
          <w:sz w:val="28"/>
          <w:szCs w:val="28"/>
          <w14:ligatures w14:val="none"/>
        </w:rPr>
        <w:t>(</w:t>
      </w:r>
      <w:r w:rsidRPr="00A01D3C">
        <w:rPr>
          <w:rFonts w:ascii="Times New Roman" w:eastAsia="Times New Roman" w:hAnsi="Times New Roman" w:cs="Times New Roman"/>
          <w:i/>
          <w:iCs/>
          <w:kern w:val="0"/>
          <w:sz w:val="28"/>
          <w:szCs w:val="28"/>
          <w14:ligatures w14:val="none"/>
        </w:rPr>
        <w:t>1 = Not at all likely, 2 = Slightly likely, 3 = Moderately likely, 4 = Very likely, 5 = Extremely likely</w:t>
      </w:r>
      <w:r>
        <w:rPr>
          <w:rFonts w:ascii="Times New Roman" w:eastAsia="Times New Roman" w:hAnsi="Times New Roman" w:cs="Times New Roman"/>
          <w:i/>
          <w:iCs/>
          <w:kern w:val="0"/>
          <w:sz w:val="28"/>
          <w:szCs w:val="28"/>
          <w14:ligatures w14:val="none"/>
        </w:rPr>
        <w:t>)</w:t>
      </w:r>
    </w:p>
    <w:p w14:paraId="059D49BE" w14:textId="318DB4E6" w:rsidR="005511A3" w:rsidRPr="003B4219" w:rsidRDefault="005511A3" w:rsidP="005511A3">
      <w:pPr>
        <w:numPr>
          <w:ilvl w:val="1"/>
          <w:numId w:val="3"/>
        </w:numPr>
        <w:tabs>
          <w:tab w:val="clear" w:pos="1440"/>
        </w:tabs>
        <w:spacing w:before="100" w:beforeAutospacing="1" w:after="100" w:afterAutospacing="1" w:line="240" w:lineRule="auto"/>
        <w:rPr>
          <w:rFonts w:ascii="Times New Roman" w:eastAsia="Times New Roman" w:hAnsi="Times New Roman" w:cs="Times New Roman"/>
          <w:kern w:val="0"/>
          <w:sz w:val="28"/>
          <w:szCs w:val="28"/>
          <w14:ligatures w14:val="none"/>
        </w:rPr>
      </w:pPr>
      <w:r w:rsidRPr="003B4219">
        <w:rPr>
          <w:rFonts w:ascii="Times New Roman" w:eastAsia="Times New Roman" w:hAnsi="Times New Roman" w:cs="Times New Roman"/>
          <w:kern w:val="0"/>
          <w:sz w:val="28"/>
          <w:szCs w:val="28"/>
          <w14:ligatures w14:val="none"/>
        </w:rPr>
        <w:t>Shared resources</w:t>
      </w:r>
      <w:ins w:id="51" w:author="Kelsey McCune" w:date="2026-03-02T08:44:00Z" w16du:dateUtc="2026-03-02T14:44:00Z">
        <w:r w:rsidR="00BB4B9D">
          <w:rPr>
            <w:rFonts w:ascii="Times New Roman" w:eastAsia="Times New Roman" w:hAnsi="Times New Roman" w:cs="Times New Roman"/>
            <w:kern w:val="0"/>
            <w:sz w:val="28"/>
            <w:szCs w:val="28"/>
            <w14:ligatures w14:val="none"/>
          </w:rPr>
          <w:t xml:space="preserve"> like soil, bird food or surfaces</w:t>
        </w:r>
      </w:ins>
      <w:r w:rsidRPr="003B4219">
        <w:rPr>
          <w:rFonts w:ascii="Times New Roman" w:eastAsia="Times New Roman" w:hAnsi="Times New Roman" w:cs="Times New Roman"/>
          <w:kern w:val="0"/>
          <w:sz w:val="28"/>
          <w:szCs w:val="28"/>
          <w14:ligatures w14:val="none"/>
        </w:rPr>
        <w:t xml:space="preserve"> acting as disease reservoirs in my backyard</w:t>
      </w:r>
      <w:r>
        <w:rPr>
          <w:rFonts w:ascii="Times New Roman" w:eastAsia="Times New Roman" w:hAnsi="Times New Roman" w:cs="Times New Roman"/>
          <w:kern w:val="0"/>
          <w:sz w:val="28"/>
          <w:szCs w:val="28"/>
          <w14:ligatures w14:val="none"/>
        </w:rPr>
        <w:t>___</w:t>
      </w:r>
    </w:p>
    <w:p w14:paraId="7E22A056" w14:textId="77777777" w:rsidR="005511A3" w:rsidRPr="003B4219" w:rsidRDefault="005511A3" w:rsidP="005511A3">
      <w:pPr>
        <w:numPr>
          <w:ilvl w:val="1"/>
          <w:numId w:val="3"/>
        </w:numPr>
        <w:tabs>
          <w:tab w:val="clear" w:pos="1440"/>
        </w:tabs>
        <w:spacing w:before="100" w:beforeAutospacing="1" w:after="100" w:afterAutospacing="1" w:line="240" w:lineRule="auto"/>
        <w:rPr>
          <w:rFonts w:ascii="Times New Roman" w:eastAsia="Times New Roman" w:hAnsi="Times New Roman" w:cs="Times New Roman"/>
          <w:kern w:val="0"/>
          <w:sz w:val="28"/>
          <w:szCs w:val="28"/>
          <w14:ligatures w14:val="none"/>
        </w:rPr>
      </w:pPr>
      <w:r w:rsidRPr="003B4219">
        <w:rPr>
          <w:rFonts w:ascii="Times New Roman" w:eastAsia="Times New Roman" w:hAnsi="Times New Roman" w:cs="Times New Roman"/>
          <w:kern w:val="0"/>
          <w:sz w:val="28"/>
          <w:szCs w:val="28"/>
          <w14:ligatures w14:val="none"/>
        </w:rPr>
        <w:t xml:space="preserve">A wild bird becomes infected at my feeder </w:t>
      </w:r>
      <w:r>
        <w:rPr>
          <w:rFonts w:ascii="Times New Roman" w:eastAsia="Times New Roman" w:hAnsi="Times New Roman" w:cs="Times New Roman"/>
          <w:kern w:val="0"/>
          <w:sz w:val="28"/>
          <w:szCs w:val="28"/>
          <w14:ligatures w14:val="none"/>
        </w:rPr>
        <w:t>___</w:t>
      </w:r>
    </w:p>
    <w:p w14:paraId="116E0ACA" w14:textId="77777777" w:rsidR="005511A3" w:rsidRPr="003B4219" w:rsidRDefault="005511A3" w:rsidP="005511A3">
      <w:pPr>
        <w:numPr>
          <w:ilvl w:val="1"/>
          <w:numId w:val="3"/>
        </w:numPr>
        <w:tabs>
          <w:tab w:val="clear" w:pos="1440"/>
        </w:tabs>
        <w:spacing w:before="100" w:beforeAutospacing="1" w:after="100" w:afterAutospacing="1" w:line="240" w:lineRule="auto"/>
        <w:rPr>
          <w:rFonts w:ascii="Times New Roman" w:eastAsia="Times New Roman" w:hAnsi="Times New Roman" w:cs="Times New Roman"/>
          <w:kern w:val="0"/>
          <w:sz w:val="28"/>
          <w:szCs w:val="28"/>
          <w14:ligatures w14:val="none"/>
        </w:rPr>
      </w:pPr>
      <w:r w:rsidRPr="003B4219">
        <w:rPr>
          <w:rFonts w:ascii="Times New Roman" w:eastAsia="Times New Roman" w:hAnsi="Times New Roman" w:cs="Times New Roman"/>
          <w:kern w:val="0"/>
          <w:sz w:val="28"/>
          <w:szCs w:val="28"/>
          <w14:ligatures w14:val="none"/>
        </w:rPr>
        <w:t>A wild bird dies in my backyard from disease</w:t>
      </w:r>
      <w:r>
        <w:rPr>
          <w:rFonts w:ascii="Times New Roman" w:eastAsia="Times New Roman" w:hAnsi="Times New Roman" w:cs="Times New Roman"/>
          <w:kern w:val="0"/>
          <w:sz w:val="28"/>
          <w:szCs w:val="28"/>
          <w14:ligatures w14:val="none"/>
        </w:rPr>
        <w:t>___</w:t>
      </w:r>
    </w:p>
    <w:p w14:paraId="45A0B17D" w14:textId="77777777" w:rsidR="005511A3" w:rsidRDefault="005511A3" w:rsidP="005511A3">
      <w:pPr>
        <w:numPr>
          <w:ilvl w:val="1"/>
          <w:numId w:val="3"/>
        </w:numPr>
        <w:tabs>
          <w:tab w:val="clear" w:pos="1440"/>
        </w:tabs>
        <w:spacing w:before="100" w:beforeAutospacing="1" w:after="100" w:afterAutospacing="1" w:line="240" w:lineRule="auto"/>
        <w:rPr>
          <w:ins w:id="52" w:author="Kelsey McCune" w:date="2026-03-02T08:40:00Z" w16du:dateUtc="2026-03-02T14:40:00Z"/>
          <w:rFonts w:ascii="Times New Roman" w:eastAsia="Times New Roman" w:hAnsi="Times New Roman" w:cs="Times New Roman"/>
          <w:kern w:val="0"/>
          <w:sz w:val="28"/>
          <w:szCs w:val="28"/>
          <w14:ligatures w14:val="none"/>
        </w:rPr>
      </w:pPr>
      <w:r w:rsidRPr="003B4219">
        <w:rPr>
          <w:rFonts w:ascii="Times New Roman" w:eastAsia="Times New Roman" w:hAnsi="Times New Roman" w:cs="Times New Roman"/>
          <w:kern w:val="0"/>
          <w:sz w:val="28"/>
          <w:szCs w:val="28"/>
          <w14:ligatures w14:val="none"/>
        </w:rPr>
        <w:t>A disease outbreak at my feeder/property could spread to neighboring properties</w:t>
      </w:r>
      <w:r>
        <w:rPr>
          <w:rFonts w:ascii="Times New Roman" w:eastAsia="Times New Roman" w:hAnsi="Times New Roman" w:cs="Times New Roman"/>
          <w:kern w:val="0"/>
          <w:sz w:val="28"/>
          <w:szCs w:val="28"/>
          <w14:ligatures w14:val="none"/>
        </w:rPr>
        <w:t>__</w:t>
      </w:r>
    </w:p>
    <w:p w14:paraId="6FFF862B" w14:textId="77777777" w:rsidR="00BB4B9D" w:rsidRPr="003B4219" w:rsidRDefault="00BB4B9D">
      <w:pPr>
        <w:spacing w:before="100" w:beforeAutospacing="1" w:after="100" w:afterAutospacing="1" w:line="240" w:lineRule="auto"/>
        <w:ind w:left="1440"/>
        <w:rPr>
          <w:rFonts w:ascii="Times New Roman" w:eastAsia="Times New Roman" w:hAnsi="Times New Roman" w:cs="Times New Roman"/>
          <w:kern w:val="0"/>
          <w:sz w:val="28"/>
          <w:szCs w:val="28"/>
          <w14:ligatures w14:val="none"/>
        </w:rPr>
        <w:pPrChange w:id="53" w:author="Kelsey McCune" w:date="2026-03-02T08:40:00Z" w16du:dateUtc="2026-03-02T14:40:00Z">
          <w:pPr>
            <w:numPr>
              <w:ilvl w:val="1"/>
              <w:numId w:val="3"/>
            </w:numPr>
            <w:tabs>
              <w:tab w:val="num" w:pos="1440"/>
            </w:tabs>
            <w:spacing w:before="100" w:beforeAutospacing="1" w:after="100" w:afterAutospacing="1" w:line="240" w:lineRule="auto"/>
            <w:ind w:left="1440" w:hanging="360"/>
          </w:pPr>
        </w:pPrChange>
      </w:pPr>
    </w:p>
    <w:p w14:paraId="40C5D48A" w14:textId="77777777" w:rsidR="005511A3" w:rsidRDefault="005511A3" w:rsidP="005511A3">
      <w:pPr>
        <w:numPr>
          <w:ilvl w:val="0"/>
          <w:numId w:val="3"/>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A01D3C">
        <w:rPr>
          <w:rFonts w:ascii="Times New Roman" w:eastAsia="Times New Roman" w:hAnsi="Times New Roman" w:cs="Times New Roman"/>
          <w:b/>
          <w:bCs/>
          <w:kern w:val="0"/>
          <w:sz w:val="28"/>
          <w:szCs w:val="28"/>
          <w14:ligatures w14:val="none"/>
        </w:rPr>
        <w:t>How likely do you think it is that a spillover event (a disease jumping from wild birds to humans, pets, or backyard chickens) could happen in your area?</w:t>
      </w:r>
      <w:r>
        <w:rPr>
          <w:rFonts w:ascii="Times New Roman" w:eastAsia="Times New Roman" w:hAnsi="Times New Roman" w:cs="Times New Roman"/>
          <w:kern w:val="0"/>
          <w:sz w:val="28"/>
          <w:szCs w:val="28"/>
          <w14:ligatures w14:val="none"/>
        </w:rPr>
        <w:br/>
      </w:r>
      <w:r>
        <w:rPr>
          <w:rFonts w:ascii="Times New Roman" w:eastAsia="Times New Roman" w:hAnsi="Times New Roman" w:cs="Times New Roman"/>
          <w:i/>
          <w:iCs/>
          <w:kern w:val="0"/>
          <w:sz w:val="28"/>
          <w:szCs w:val="28"/>
          <w14:ligatures w14:val="none"/>
        </w:rPr>
        <w:t>(</w:t>
      </w:r>
      <w:r w:rsidRPr="00A01D3C">
        <w:rPr>
          <w:rFonts w:ascii="Times New Roman" w:eastAsia="Times New Roman" w:hAnsi="Times New Roman" w:cs="Times New Roman"/>
          <w:i/>
          <w:iCs/>
          <w:kern w:val="0"/>
          <w:sz w:val="28"/>
          <w:szCs w:val="28"/>
          <w14:ligatures w14:val="none"/>
        </w:rPr>
        <w:t>1 = Not at all likely, 2 = Slightly likely, 3 = Moderately likely, 4 = Very likely, 5 = Extremely likely</w:t>
      </w:r>
      <w:r>
        <w:rPr>
          <w:rFonts w:ascii="Times New Roman" w:eastAsia="Times New Roman" w:hAnsi="Times New Roman" w:cs="Times New Roman"/>
          <w:i/>
          <w:iCs/>
          <w:kern w:val="0"/>
          <w:sz w:val="28"/>
          <w:szCs w:val="28"/>
          <w14:ligatures w14:val="none"/>
        </w:rPr>
        <w:t>)</w:t>
      </w:r>
    </w:p>
    <w:p w14:paraId="00777A98" w14:textId="77777777" w:rsidR="005511A3" w:rsidRPr="00A01D3C" w:rsidRDefault="005511A3" w:rsidP="005511A3">
      <w:pPr>
        <w:spacing w:before="100" w:beforeAutospacing="1" w:after="100" w:afterAutospacing="1" w:line="240" w:lineRule="auto"/>
        <w:rPr>
          <w:rFonts w:ascii="Times New Roman" w:eastAsia="Times New Roman" w:hAnsi="Times New Roman" w:cs="Times New Roman"/>
          <w:kern w:val="0"/>
          <w:sz w:val="28"/>
          <w:szCs w:val="28"/>
          <w14:ligatures w14:val="none"/>
        </w:rPr>
      </w:pPr>
    </w:p>
    <w:p w14:paraId="02A6BF23" w14:textId="77777777" w:rsidR="005511A3" w:rsidRPr="008440A5" w:rsidRDefault="005511A3" w:rsidP="005511A3">
      <w:pPr>
        <w:numPr>
          <w:ilvl w:val="0"/>
          <w:numId w:val="3"/>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8440A5">
        <w:rPr>
          <w:rFonts w:ascii="Times New Roman" w:eastAsia="Times New Roman" w:hAnsi="Times New Roman" w:cs="Times New Roman"/>
          <w:b/>
          <w:bCs/>
          <w:kern w:val="0"/>
          <w:sz w:val="28"/>
          <w:szCs w:val="28"/>
          <w14:ligatures w14:val="none"/>
        </w:rPr>
        <w:t>How serious of a threat do you believe avian diseases pose to:</w:t>
      </w:r>
      <w:r w:rsidRPr="008440A5">
        <w:rPr>
          <w:rFonts w:ascii="Times New Roman" w:eastAsia="Times New Roman" w:hAnsi="Times New Roman" w:cs="Times New Roman"/>
          <w:kern w:val="0"/>
          <w:sz w:val="28"/>
          <w:szCs w:val="28"/>
          <w14:ligatures w14:val="none"/>
        </w:rPr>
        <w:br/>
      </w:r>
      <w:r>
        <w:rPr>
          <w:rFonts w:ascii="Times New Roman" w:eastAsia="Times New Roman" w:hAnsi="Times New Roman" w:cs="Times New Roman"/>
          <w:i/>
          <w:iCs/>
          <w:kern w:val="0"/>
          <w:sz w:val="28"/>
          <w:szCs w:val="28"/>
          <w14:ligatures w14:val="none"/>
        </w:rPr>
        <w:t>(</w:t>
      </w:r>
      <w:r w:rsidRPr="00A01D3C">
        <w:rPr>
          <w:rFonts w:ascii="Times New Roman" w:eastAsia="Times New Roman" w:hAnsi="Times New Roman" w:cs="Times New Roman"/>
          <w:i/>
          <w:iCs/>
          <w:kern w:val="0"/>
          <w:sz w:val="28"/>
          <w:szCs w:val="28"/>
          <w14:ligatures w14:val="none"/>
        </w:rPr>
        <w:t>1 = Not serious at all, 2 = Slightly serious, 3 = Moderately serious, 4 = Very serious, 5 = Extremely serious</w:t>
      </w:r>
      <w:r>
        <w:rPr>
          <w:rFonts w:ascii="Times New Roman" w:eastAsia="Times New Roman" w:hAnsi="Times New Roman" w:cs="Times New Roman"/>
          <w:i/>
          <w:iCs/>
          <w:kern w:val="0"/>
          <w:sz w:val="28"/>
          <w:szCs w:val="28"/>
          <w14:ligatures w14:val="none"/>
        </w:rPr>
        <w:t>)</w:t>
      </w:r>
      <w:r w:rsidRPr="00A01D3C">
        <w:rPr>
          <w:rFonts w:ascii="Times New Roman" w:eastAsia="Times New Roman" w:hAnsi="Times New Roman" w:cs="Times New Roman"/>
          <w:i/>
          <w:iCs/>
          <w:kern w:val="0"/>
          <w:sz w:val="28"/>
          <w:szCs w:val="28"/>
          <w14:ligatures w14:val="none"/>
        </w:rPr>
        <w:t xml:space="preserve"> </w:t>
      </w:r>
    </w:p>
    <w:p w14:paraId="51FF51BF" w14:textId="77777777" w:rsidR="005511A3" w:rsidRPr="008440A5" w:rsidRDefault="005511A3" w:rsidP="005511A3">
      <w:pPr>
        <w:numPr>
          <w:ilvl w:val="1"/>
          <w:numId w:val="3"/>
        </w:numPr>
        <w:tabs>
          <w:tab w:val="clear" w:pos="1440"/>
        </w:tabs>
        <w:spacing w:before="100" w:beforeAutospacing="1" w:after="100" w:afterAutospacing="1" w:line="240" w:lineRule="auto"/>
        <w:rPr>
          <w:rFonts w:ascii="Times New Roman" w:eastAsia="Times New Roman" w:hAnsi="Times New Roman" w:cs="Times New Roman"/>
          <w:kern w:val="0"/>
          <w:sz w:val="28"/>
          <w:szCs w:val="28"/>
          <w14:ligatures w14:val="none"/>
        </w:rPr>
      </w:pPr>
      <w:r w:rsidRPr="008440A5">
        <w:rPr>
          <w:rFonts w:ascii="Times New Roman" w:eastAsia="Times New Roman" w:hAnsi="Times New Roman" w:cs="Times New Roman"/>
          <w:kern w:val="0"/>
          <w:sz w:val="28"/>
          <w:szCs w:val="28"/>
          <w14:ligatures w14:val="none"/>
        </w:rPr>
        <w:t>Your own health and safety</w:t>
      </w:r>
      <w:r>
        <w:rPr>
          <w:rFonts w:ascii="Times New Roman" w:eastAsia="Times New Roman" w:hAnsi="Times New Roman" w:cs="Times New Roman"/>
          <w:kern w:val="0"/>
          <w:sz w:val="28"/>
          <w:szCs w:val="28"/>
          <w14:ligatures w14:val="none"/>
        </w:rPr>
        <w:t>__</w:t>
      </w:r>
    </w:p>
    <w:p w14:paraId="4AEFDBEC" w14:textId="77777777" w:rsidR="005511A3" w:rsidRPr="008440A5" w:rsidRDefault="005511A3" w:rsidP="005511A3">
      <w:pPr>
        <w:numPr>
          <w:ilvl w:val="1"/>
          <w:numId w:val="3"/>
        </w:numPr>
        <w:tabs>
          <w:tab w:val="clear" w:pos="1440"/>
        </w:tabs>
        <w:spacing w:before="100" w:beforeAutospacing="1" w:after="100" w:afterAutospacing="1" w:line="240" w:lineRule="auto"/>
        <w:rPr>
          <w:rFonts w:ascii="Times New Roman" w:eastAsia="Times New Roman" w:hAnsi="Times New Roman" w:cs="Times New Roman"/>
          <w:kern w:val="0"/>
          <w:sz w:val="28"/>
          <w:szCs w:val="28"/>
          <w14:ligatures w14:val="none"/>
        </w:rPr>
      </w:pPr>
      <w:r w:rsidRPr="008440A5">
        <w:rPr>
          <w:rFonts w:ascii="Times New Roman" w:eastAsia="Times New Roman" w:hAnsi="Times New Roman" w:cs="Times New Roman"/>
          <w:kern w:val="0"/>
          <w:sz w:val="28"/>
          <w:szCs w:val="28"/>
          <w14:ligatures w14:val="none"/>
        </w:rPr>
        <w:t>Your family's health</w:t>
      </w:r>
      <w:r>
        <w:rPr>
          <w:rFonts w:ascii="Times New Roman" w:eastAsia="Times New Roman" w:hAnsi="Times New Roman" w:cs="Times New Roman"/>
          <w:kern w:val="0"/>
          <w:sz w:val="28"/>
          <w:szCs w:val="28"/>
          <w14:ligatures w14:val="none"/>
        </w:rPr>
        <w:t>___</w:t>
      </w:r>
    </w:p>
    <w:p w14:paraId="6ED4BB8E" w14:textId="77777777" w:rsidR="005511A3" w:rsidRPr="008440A5" w:rsidRDefault="005511A3" w:rsidP="005511A3">
      <w:pPr>
        <w:numPr>
          <w:ilvl w:val="1"/>
          <w:numId w:val="3"/>
        </w:numPr>
        <w:tabs>
          <w:tab w:val="clear" w:pos="1440"/>
        </w:tabs>
        <w:spacing w:before="100" w:beforeAutospacing="1" w:after="100" w:afterAutospacing="1" w:line="240" w:lineRule="auto"/>
        <w:rPr>
          <w:rFonts w:ascii="Times New Roman" w:eastAsia="Times New Roman" w:hAnsi="Times New Roman" w:cs="Times New Roman"/>
          <w:kern w:val="0"/>
          <w:sz w:val="28"/>
          <w:szCs w:val="28"/>
          <w14:ligatures w14:val="none"/>
        </w:rPr>
      </w:pPr>
      <w:r w:rsidRPr="008440A5">
        <w:rPr>
          <w:rFonts w:ascii="Times New Roman" w:eastAsia="Times New Roman" w:hAnsi="Times New Roman" w:cs="Times New Roman"/>
          <w:kern w:val="0"/>
          <w:sz w:val="28"/>
          <w:szCs w:val="28"/>
          <w14:ligatures w14:val="none"/>
        </w:rPr>
        <w:t>Wild bird populations</w:t>
      </w:r>
      <w:r>
        <w:rPr>
          <w:rFonts w:ascii="Times New Roman" w:eastAsia="Times New Roman" w:hAnsi="Times New Roman" w:cs="Times New Roman"/>
          <w:kern w:val="0"/>
          <w:sz w:val="28"/>
          <w:szCs w:val="28"/>
          <w14:ligatures w14:val="none"/>
        </w:rPr>
        <w:t>___</w:t>
      </w:r>
    </w:p>
    <w:p w14:paraId="722C3A15" w14:textId="77777777" w:rsidR="005511A3" w:rsidRDefault="005511A3" w:rsidP="005511A3">
      <w:pPr>
        <w:numPr>
          <w:ilvl w:val="1"/>
          <w:numId w:val="3"/>
        </w:numPr>
        <w:tabs>
          <w:tab w:val="clear" w:pos="1440"/>
        </w:tabs>
        <w:spacing w:before="100" w:beforeAutospacing="1" w:after="100" w:afterAutospacing="1" w:line="240" w:lineRule="auto"/>
        <w:rPr>
          <w:ins w:id="54" w:author="Kelsey McCune" w:date="2026-03-02T08:45:00Z" w16du:dateUtc="2026-03-02T14:45:00Z"/>
          <w:rFonts w:ascii="Times New Roman" w:eastAsia="Times New Roman" w:hAnsi="Times New Roman" w:cs="Times New Roman"/>
          <w:kern w:val="0"/>
          <w:sz w:val="28"/>
          <w:szCs w:val="28"/>
          <w14:ligatures w14:val="none"/>
        </w:rPr>
      </w:pPr>
      <w:r w:rsidRPr="008440A5">
        <w:rPr>
          <w:rFonts w:ascii="Times New Roman" w:eastAsia="Times New Roman" w:hAnsi="Times New Roman" w:cs="Times New Roman"/>
          <w:kern w:val="0"/>
          <w:sz w:val="28"/>
          <w:szCs w:val="28"/>
          <w14:ligatures w14:val="none"/>
        </w:rPr>
        <w:t>Your backyard chickens (if applicable)</w:t>
      </w:r>
      <w:r>
        <w:rPr>
          <w:rFonts w:ascii="Times New Roman" w:eastAsia="Times New Roman" w:hAnsi="Times New Roman" w:cs="Times New Roman"/>
          <w:kern w:val="0"/>
          <w:sz w:val="28"/>
          <w:szCs w:val="28"/>
          <w14:ligatures w14:val="none"/>
        </w:rPr>
        <w:t xml:space="preserve"> ___</w:t>
      </w:r>
    </w:p>
    <w:p w14:paraId="1BFE7AF5" w14:textId="77777777" w:rsidR="00BB4B9D" w:rsidRPr="008440A5" w:rsidRDefault="00BB4B9D">
      <w:pPr>
        <w:spacing w:before="100" w:beforeAutospacing="1" w:after="100" w:afterAutospacing="1" w:line="240" w:lineRule="auto"/>
        <w:ind w:left="1440"/>
        <w:rPr>
          <w:rFonts w:ascii="Times New Roman" w:eastAsia="Times New Roman" w:hAnsi="Times New Roman" w:cs="Times New Roman"/>
          <w:kern w:val="0"/>
          <w:sz w:val="28"/>
          <w:szCs w:val="28"/>
          <w14:ligatures w14:val="none"/>
        </w:rPr>
        <w:pPrChange w:id="55" w:author="Kelsey McCune" w:date="2026-03-02T08:45:00Z" w16du:dateUtc="2026-03-02T14:45:00Z">
          <w:pPr>
            <w:numPr>
              <w:ilvl w:val="1"/>
              <w:numId w:val="3"/>
            </w:numPr>
            <w:tabs>
              <w:tab w:val="num" w:pos="1440"/>
            </w:tabs>
            <w:spacing w:before="100" w:beforeAutospacing="1" w:after="100" w:afterAutospacing="1" w:line="240" w:lineRule="auto"/>
            <w:ind w:left="1440" w:hanging="360"/>
          </w:pPr>
        </w:pPrChange>
      </w:pPr>
    </w:p>
    <w:p w14:paraId="25BD2F71" w14:textId="77777777" w:rsidR="005511A3" w:rsidRPr="00321FA8" w:rsidRDefault="005511A3" w:rsidP="005511A3">
      <w:pPr>
        <w:numPr>
          <w:ilvl w:val="0"/>
          <w:numId w:val="3"/>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321FA8">
        <w:rPr>
          <w:rFonts w:ascii="Times New Roman" w:eastAsia="Times New Roman" w:hAnsi="Times New Roman" w:cs="Times New Roman"/>
          <w:b/>
          <w:bCs/>
          <w:kern w:val="0"/>
          <w:sz w:val="28"/>
          <w:szCs w:val="28"/>
          <w14:ligatures w14:val="none"/>
        </w:rPr>
        <w:t>How serious are the current impacts of avian disease in the Southeastern US?</w:t>
      </w:r>
      <w:r w:rsidRPr="00321FA8">
        <w:rPr>
          <w:rFonts w:ascii="Times New Roman" w:eastAsia="Times New Roman" w:hAnsi="Times New Roman" w:cs="Times New Roman"/>
          <w:kern w:val="0"/>
          <w:sz w:val="28"/>
          <w:szCs w:val="28"/>
          <w14:ligatures w14:val="none"/>
        </w:rPr>
        <w:t xml:space="preserve"> </w:t>
      </w:r>
      <w:r>
        <w:rPr>
          <w:rFonts w:ascii="Times New Roman" w:eastAsia="Times New Roman" w:hAnsi="Times New Roman" w:cs="Times New Roman"/>
          <w:i/>
          <w:iCs/>
          <w:kern w:val="0"/>
          <w:sz w:val="28"/>
          <w:szCs w:val="28"/>
          <w14:ligatures w14:val="none"/>
        </w:rPr>
        <w:t>(</w:t>
      </w:r>
      <w:r w:rsidRPr="00A01D3C">
        <w:rPr>
          <w:rFonts w:ascii="Times New Roman" w:eastAsia="Times New Roman" w:hAnsi="Times New Roman" w:cs="Times New Roman"/>
          <w:i/>
          <w:iCs/>
          <w:kern w:val="0"/>
          <w:sz w:val="28"/>
          <w:szCs w:val="28"/>
          <w14:ligatures w14:val="none"/>
        </w:rPr>
        <w:t>1 = Not serious at all, 2 = Slightly serious, 3 Moderately serious, 4 = Very serious, 5 = Extremely serious</w:t>
      </w:r>
      <w:r>
        <w:rPr>
          <w:rFonts w:ascii="Times New Roman" w:eastAsia="Times New Roman" w:hAnsi="Times New Roman" w:cs="Times New Roman"/>
          <w:i/>
          <w:iCs/>
          <w:kern w:val="0"/>
          <w:sz w:val="28"/>
          <w:szCs w:val="28"/>
          <w14:ligatures w14:val="none"/>
        </w:rPr>
        <w:t>)</w:t>
      </w:r>
      <w:r w:rsidRPr="00A01D3C">
        <w:rPr>
          <w:rFonts w:ascii="Times New Roman" w:eastAsia="Times New Roman" w:hAnsi="Times New Roman" w:cs="Times New Roman"/>
          <w:i/>
          <w:iCs/>
          <w:kern w:val="0"/>
          <w:sz w:val="28"/>
          <w:szCs w:val="28"/>
          <w14:ligatures w14:val="none"/>
        </w:rPr>
        <w:t xml:space="preserve"> </w:t>
      </w:r>
    </w:p>
    <w:p w14:paraId="65D1C69C" w14:textId="77777777" w:rsidR="005511A3" w:rsidRPr="003B4219" w:rsidRDefault="001D2302" w:rsidP="005511A3">
      <w:pPr>
        <w:spacing w:after="0" w:line="240" w:lineRule="auto"/>
        <w:rPr>
          <w:rFonts w:ascii="Times New Roman" w:eastAsia="Times New Roman" w:hAnsi="Times New Roman" w:cs="Times New Roman"/>
          <w:kern w:val="0"/>
          <w:sz w:val="28"/>
          <w:szCs w:val="28"/>
          <w14:ligatures w14:val="none"/>
        </w:rPr>
      </w:pPr>
      <w:r>
        <w:rPr>
          <w:noProof/>
        </w:rPr>
      </w:r>
      <w:r>
        <w:pict w14:anchorId="545730F0">
          <v:rect id="Horizontal Line 4" o:spid="_x0000_s1029"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3BBD303B" w14:textId="2810979E" w:rsidR="005511A3" w:rsidRPr="00D20BA3" w:rsidRDefault="005511A3" w:rsidP="005511A3">
      <w:pPr>
        <w:spacing w:before="100" w:beforeAutospacing="1" w:after="100" w:afterAutospacing="1" w:line="240" w:lineRule="auto"/>
        <w:outlineLvl w:val="2"/>
        <w:rPr>
          <w:rFonts w:ascii="Times New Roman" w:eastAsia="Times New Roman" w:hAnsi="Times New Roman" w:cs="Times New Roman"/>
          <w:i/>
          <w:iCs/>
          <w:kern w:val="0"/>
          <w:sz w:val="28"/>
          <w:szCs w:val="28"/>
          <w14:ligatures w14:val="none"/>
        </w:rPr>
      </w:pPr>
      <w:commentRangeStart w:id="56"/>
      <w:r w:rsidRPr="003B4219">
        <w:rPr>
          <w:rFonts w:ascii="Times New Roman" w:eastAsia="Times New Roman" w:hAnsi="Times New Roman" w:cs="Times New Roman"/>
          <w:b/>
          <w:bCs/>
          <w:kern w:val="0"/>
          <w:sz w:val="32"/>
          <w:szCs w:val="32"/>
          <w14:ligatures w14:val="none"/>
        </w:rPr>
        <w:t xml:space="preserve">Section </w:t>
      </w:r>
      <w:r>
        <w:rPr>
          <w:rFonts w:ascii="Times New Roman" w:eastAsia="Times New Roman" w:hAnsi="Times New Roman" w:cs="Times New Roman"/>
          <w:b/>
          <w:bCs/>
          <w:kern w:val="0"/>
          <w:sz w:val="32"/>
          <w:szCs w:val="32"/>
          <w14:ligatures w14:val="none"/>
        </w:rPr>
        <w:t>4</w:t>
      </w:r>
      <w:r w:rsidRPr="003B4219">
        <w:rPr>
          <w:rFonts w:ascii="Times New Roman" w:eastAsia="Times New Roman" w:hAnsi="Times New Roman" w:cs="Times New Roman"/>
          <w:b/>
          <w:bCs/>
          <w:kern w:val="0"/>
          <w:sz w:val="32"/>
          <w:szCs w:val="32"/>
          <w14:ligatures w14:val="none"/>
        </w:rPr>
        <w:t xml:space="preserve">: </w:t>
      </w:r>
      <w:commentRangeEnd w:id="56"/>
      <w:r w:rsidR="00BB4B9D" w:rsidRPr="003B4219">
        <w:rPr>
          <w:rStyle w:val="CommentReference"/>
          <w:rFonts w:ascii="Times New Roman" w:eastAsia="Times New Roman" w:hAnsi="Times New Roman" w:cs="Times New Roman"/>
          <w:b/>
          <w:bCs/>
          <w:kern w:val="0"/>
          <w:sz w:val="32"/>
          <w:szCs w:val="32"/>
          <w14:ligatures w14:val="none"/>
        </w:rPr>
        <w:commentReference w:id="56"/>
      </w:r>
      <w:r w:rsidRPr="003B4219">
        <w:rPr>
          <w:rFonts w:ascii="Times New Roman" w:eastAsia="Times New Roman" w:hAnsi="Times New Roman" w:cs="Times New Roman"/>
          <w:b/>
          <w:bCs/>
          <w:kern w:val="0"/>
          <w:sz w:val="32"/>
          <w:szCs w:val="32"/>
          <w14:ligatures w14:val="none"/>
        </w:rPr>
        <w:t>Feeder/Coop Maintenance &amp; Biosecurity Practices</w:t>
      </w:r>
      <w:r w:rsidR="00D20BA3">
        <w:rPr>
          <w:rFonts w:ascii="Times New Roman" w:eastAsia="Times New Roman" w:hAnsi="Times New Roman" w:cs="Times New Roman"/>
          <w:b/>
          <w:bCs/>
          <w:kern w:val="0"/>
          <w:sz w:val="32"/>
          <w:szCs w:val="32"/>
          <w14:ligatures w14:val="none"/>
        </w:rPr>
        <w:br/>
      </w:r>
      <w:r w:rsidR="00D20BA3">
        <w:rPr>
          <w:rFonts w:ascii="Times New Roman" w:eastAsia="Times New Roman" w:hAnsi="Times New Roman" w:cs="Times New Roman"/>
          <w:b/>
          <w:bCs/>
          <w:kern w:val="0"/>
          <w:sz w:val="32"/>
          <w:szCs w:val="32"/>
          <w14:ligatures w14:val="none"/>
        </w:rPr>
        <w:br/>
      </w:r>
      <w:r w:rsidR="00D20BA3" w:rsidRPr="00D20BA3">
        <w:rPr>
          <w:rFonts w:ascii="Times New Roman" w:eastAsia="Times New Roman" w:hAnsi="Times New Roman" w:cs="Times New Roman"/>
          <w:i/>
          <w:iCs/>
          <w:kern w:val="0"/>
          <w:sz w:val="28"/>
          <w:szCs w:val="28"/>
          <w14:ligatures w14:val="none"/>
        </w:rPr>
        <w:t xml:space="preserve">This section focuses on your current maintenance habits and hygiene practices related to bird feeders and/or chicken coops. These questions help us understand </w:t>
      </w:r>
      <w:r w:rsidR="00D20BA3" w:rsidRPr="00D20BA3">
        <w:rPr>
          <w:rFonts w:ascii="Times New Roman" w:eastAsia="Times New Roman" w:hAnsi="Times New Roman" w:cs="Times New Roman"/>
          <w:i/>
          <w:iCs/>
          <w:kern w:val="0"/>
          <w:sz w:val="28"/>
          <w:szCs w:val="28"/>
          <w14:ligatures w14:val="none"/>
        </w:rPr>
        <w:lastRenderedPageBreak/>
        <w:t>how disease risk</w:t>
      </w:r>
      <w:r w:rsidR="00D20BA3">
        <w:rPr>
          <w:rFonts w:ascii="Times New Roman" w:eastAsia="Times New Roman" w:hAnsi="Times New Roman" w:cs="Times New Roman"/>
          <w:i/>
          <w:iCs/>
          <w:kern w:val="0"/>
          <w:sz w:val="28"/>
          <w:szCs w:val="28"/>
          <w14:ligatures w14:val="none"/>
        </w:rPr>
        <w:t xml:space="preserve"> may vary based on management practices</w:t>
      </w:r>
      <w:r w:rsidR="00D20BA3" w:rsidRPr="00D20BA3">
        <w:rPr>
          <w:rFonts w:ascii="Times New Roman" w:eastAsia="Times New Roman" w:hAnsi="Times New Roman" w:cs="Times New Roman"/>
          <w:i/>
          <w:iCs/>
          <w:kern w:val="0"/>
          <w:sz w:val="28"/>
          <w:szCs w:val="28"/>
          <w14:ligatures w14:val="none"/>
        </w:rPr>
        <w:t>. Please answer based on your actual practices rather than ideal or recommended ones.</w:t>
      </w:r>
    </w:p>
    <w:p w14:paraId="63F00DF0" w14:textId="7B857FFB" w:rsidR="005511A3" w:rsidRPr="008440A5" w:rsidRDefault="005511A3" w:rsidP="005511A3">
      <w:pPr>
        <w:pStyle w:val="ListParagraph"/>
        <w:numPr>
          <w:ilvl w:val="0"/>
          <w:numId w:val="3"/>
        </w:numPr>
        <w:spacing w:before="100" w:beforeAutospacing="1" w:after="100" w:afterAutospacing="1"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b/>
          <w:bCs/>
          <w:kern w:val="0"/>
          <w:sz w:val="28"/>
          <w:szCs w:val="28"/>
          <w14:ligatures w14:val="none"/>
        </w:rPr>
        <w:t xml:space="preserve"> If cleaning, h</w:t>
      </w:r>
      <w:r w:rsidRPr="008440A5">
        <w:rPr>
          <w:rFonts w:ascii="Times New Roman" w:eastAsia="Times New Roman" w:hAnsi="Times New Roman" w:cs="Times New Roman"/>
          <w:b/>
          <w:bCs/>
          <w:kern w:val="0"/>
          <w:sz w:val="28"/>
          <w:szCs w:val="28"/>
          <w14:ligatures w14:val="none"/>
        </w:rPr>
        <w:t>ow often do you clean your bird feeders/</w:t>
      </w:r>
      <w:del w:id="57" w:author="Kelsey McCune" w:date="2026-03-02T08:51:00Z" w16du:dateUtc="2026-03-02T14:51:00Z">
        <w:r w:rsidRPr="008440A5" w:rsidDel="006B10A0">
          <w:rPr>
            <w:rFonts w:ascii="Times New Roman" w:eastAsia="Times New Roman" w:hAnsi="Times New Roman" w:cs="Times New Roman"/>
            <w:b/>
            <w:bCs/>
            <w:kern w:val="0"/>
            <w:sz w:val="28"/>
            <w:szCs w:val="28"/>
            <w14:ligatures w14:val="none"/>
          </w:rPr>
          <w:delText xml:space="preserve">chicken </w:delText>
        </w:r>
      </w:del>
      <w:ins w:id="58" w:author="Kelsey McCune" w:date="2026-03-02T08:51:00Z" w16du:dateUtc="2026-03-02T14:51:00Z">
        <w:r w:rsidR="006B10A0">
          <w:rPr>
            <w:rFonts w:ascii="Times New Roman" w:eastAsia="Times New Roman" w:hAnsi="Times New Roman" w:cs="Times New Roman"/>
            <w:b/>
            <w:bCs/>
            <w:kern w:val="0"/>
            <w:sz w:val="28"/>
            <w:szCs w:val="28"/>
            <w14:ligatures w14:val="none"/>
          </w:rPr>
          <w:t>poultry</w:t>
        </w:r>
        <w:r w:rsidR="006B10A0" w:rsidRPr="008440A5">
          <w:rPr>
            <w:rFonts w:ascii="Times New Roman" w:eastAsia="Times New Roman" w:hAnsi="Times New Roman" w:cs="Times New Roman"/>
            <w:b/>
            <w:bCs/>
            <w:kern w:val="0"/>
            <w:sz w:val="28"/>
            <w:szCs w:val="28"/>
            <w14:ligatures w14:val="none"/>
          </w:rPr>
          <w:t xml:space="preserve"> </w:t>
        </w:r>
      </w:ins>
      <w:del w:id="59" w:author="Kelsey McCune" w:date="2026-03-02T08:51:00Z" w16du:dateUtc="2026-03-02T14:51:00Z">
        <w:r w:rsidRPr="008440A5" w:rsidDel="006B10A0">
          <w:rPr>
            <w:rFonts w:ascii="Times New Roman" w:eastAsia="Times New Roman" w:hAnsi="Times New Roman" w:cs="Times New Roman"/>
            <w:b/>
            <w:bCs/>
            <w:kern w:val="0"/>
            <w:sz w:val="28"/>
            <w:szCs w:val="28"/>
            <w14:ligatures w14:val="none"/>
          </w:rPr>
          <w:delText>coops</w:delText>
        </w:r>
      </w:del>
      <w:ins w:id="60" w:author="Kelsey McCune" w:date="2026-03-02T08:51:00Z" w16du:dateUtc="2026-03-02T14:51:00Z">
        <w:r w:rsidR="006B10A0">
          <w:rPr>
            <w:rFonts w:ascii="Times New Roman" w:eastAsia="Times New Roman" w:hAnsi="Times New Roman" w:cs="Times New Roman"/>
            <w:b/>
            <w:bCs/>
            <w:kern w:val="0"/>
            <w:sz w:val="28"/>
            <w:szCs w:val="28"/>
            <w14:ligatures w14:val="none"/>
          </w:rPr>
          <w:t>area</w:t>
        </w:r>
        <w:r w:rsidR="006B10A0" w:rsidRPr="008440A5">
          <w:rPr>
            <w:rFonts w:ascii="Times New Roman" w:eastAsia="Times New Roman" w:hAnsi="Times New Roman" w:cs="Times New Roman"/>
            <w:b/>
            <w:bCs/>
            <w:kern w:val="0"/>
            <w:sz w:val="28"/>
            <w:szCs w:val="28"/>
            <w14:ligatures w14:val="none"/>
          </w:rPr>
          <w:t>s</w:t>
        </w:r>
      </w:ins>
      <w:r w:rsidRPr="008440A5">
        <w:rPr>
          <w:rFonts w:ascii="Times New Roman" w:eastAsia="Times New Roman" w:hAnsi="Times New Roman" w:cs="Times New Roman"/>
          <w:b/>
          <w:bCs/>
          <w:kern w:val="0"/>
          <w:sz w:val="28"/>
          <w:szCs w:val="28"/>
          <w14:ligatures w14:val="none"/>
        </w:rPr>
        <w:t xml:space="preserve">? </w:t>
      </w:r>
    </w:p>
    <w:p w14:paraId="0B53AD79" w14:textId="77777777" w:rsidR="005511A3" w:rsidRPr="008440A5" w:rsidRDefault="005511A3" w:rsidP="005511A3">
      <w:pPr>
        <w:numPr>
          <w:ilvl w:val="1"/>
          <w:numId w:val="3"/>
        </w:numPr>
        <w:tabs>
          <w:tab w:val="clear" w:pos="1440"/>
        </w:tabs>
        <w:spacing w:before="100" w:beforeAutospacing="1" w:after="100" w:afterAutospacing="1" w:line="240" w:lineRule="auto"/>
        <w:rPr>
          <w:rFonts w:ascii="Times New Roman" w:eastAsia="Times New Roman" w:hAnsi="Times New Roman" w:cs="Times New Roman"/>
          <w:kern w:val="0"/>
          <w:sz w:val="28"/>
          <w:szCs w:val="28"/>
          <w14:ligatures w14:val="none"/>
        </w:rPr>
      </w:pPr>
      <w:r w:rsidRPr="008440A5">
        <w:rPr>
          <w:rFonts w:ascii="Times New Roman" w:eastAsia="Times New Roman" w:hAnsi="Times New Roman" w:cs="Times New Roman"/>
          <w:kern w:val="0"/>
          <w:sz w:val="28"/>
          <w:szCs w:val="28"/>
          <w14:ligatures w14:val="none"/>
        </w:rPr>
        <w:t>Daily</w:t>
      </w:r>
    </w:p>
    <w:p w14:paraId="2432A30C" w14:textId="77777777" w:rsidR="005511A3" w:rsidRPr="008440A5" w:rsidRDefault="005511A3" w:rsidP="005511A3">
      <w:pPr>
        <w:numPr>
          <w:ilvl w:val="1"/>
          <w:numId w:val="3"/>
        </w:numPr>
        <w:tabs>
          <w:tab w:val="clear" w:pos="1440"/>
        </w:tabs>
        <w:spacing w:before="100" w:beforeAutospacing="1" w:after="100" w:afterAutospacing="1" w:line="240" w:lineRule="auto"/>
        <w:rPr>
          <w:rFonts w:ascii="Times New Roman" w:eastAsia="Times New Roman" w:hAnsi="Times New Roman" w:cs="Times New Roman"/>
          <w:kern w:val="0"/>
          <w:sz w:val="28"/>
          <w:szCs w:val="28"/>
          <w14:ligatures w14:val="none"/>
        </w:rPr>
      </w:pPr>
      <w:r w:rsidRPr="008440A5">
        <w:rPr>
          <w:rFonts w:ascii="Times New Roman" w:eastAsia="Times New Roman" w:hAnsi="Times New Roman" w:cs="Times New Roman"/>
          <w:kern w:val="0"/>
          <w:sz w:val="28"/>
          <w:szCs w:val="28"/>
          <w14:ligatures w14:val="none"/>
        </w:rPr>
        <w:t>Weekly</w:t>
      </w:r>
    </w:p>
    <w:p w14:paraId="45A5BDA7" w14:textId="77777777" w:rsidR="005511A3" w:rsidRPr="008440A5" w:rsidRDefault="005511A3" w:rsidP="005511A3">
      <w:pPr>
        <w:numPr>
          <w:ilvl w:val="1"/>
          <w:numId w:val="3"/>
        </w:numPr>
        <w:tabs>
          <w:tab w:val="clear" w:pos="1440"/>
        </w:tabs>
        <w:spacing w:before="100" w:beforeAutospacing="1" w:after="100" w:afterAutospacing="1" w:line="240" w:lineRule="auto"/>
        <w:rPr>
          <w:rFonts w:ascii="Times New Roman" w:eastAsia="Times New Roman" w:hAnsi="Times New Roman" w:cs="Times New Roman"/>
          <w:kern w:val="0"/>
          <w:sz w:val="28"/>
          <w:szCs w:val="28"/>
          <w14:ligatures w14:val="none"/>
        </w:rPr>
      </w:pPr>
      <w:r w:rsidRPr="008440A5">
        <w:rPr>
          <w:rFonts w:ascii="Times New Roman" w:eastAsia="Times New Roman" w:hAnsi="Times New Roman" w:cs="Times New Roman"/>
          <w:kern w:val="0"/>
          <w:sz w:val="28"/>
          <w:szCs w:val="28"/>
          <w14:ligatures w14:val="none"/>
        </w:rPr>
        <w:t>Monthly</w:t>
      </w:r>
    </w:p>
    <w:p w14:paraId="026995A6" w14:textId="77777777" w:rsidR="005511A3" w:rsidRPr="008440A5" w:rsidRDefault="005511A3" w:rsidP="005511A3">
      <w:pPr>
        <w:numPr>
          <w:ilvl w:val="1"/>
          <w:numId w:val="3"/>
        </w:numPr>
        <w:tabs>
          <w:tab w:val="clear" w:pos="1440"/>
        </w:tabs>
        <w:spacing w:before="100" w:beforeAutospacing="1" w:after="100" w:afterAutospacing="1" w:line="240" w:lineRule="auto"/>
        <w:rPr>
          <w:rFonts w:ascii="Times New Roman" w:eastAsia="Times New Roman" w:hAnsi="Times New Roman" w:cs="Times New Roman"/>
          <w:kern w:val="0"/>
          <w:sz w:val="28"/>
          <w:szCs w:val="28"/>
          <w14:ligatures w14:val="none"/>
        </w:rPr>
      </w:pPr>
      <w:r w:rsidRPr="008440A5">
        <w:rPr>
          <w:rFonts w:ascii="Times New Roman" w:eastAsia="Times New Roman" w:hAnsi="Times New Roman" w:cs="Times New Roman"/>
          <w:kern w:val="0"/>
          <w:sz w:val="28"/>
          <w:szCs w:val="28"/>
          <w14:ligatures w14:val="none"/>
        </w:rPr>
        <w:t>A few times per year</w:t>
      </w:r>
    </w:p>
    <w:p w14:paraId="279EBCF3" w14:textId="77777777" w:rsidR="005511A3" w:rsidRDefault="005511A3" w:rsidP="005511A3">
      <w:pPr>
        <w:numPr>
          <w:ilvl w:val="1"/>
          <w:numId w:val="3"/>
        </w:numPr>
        <w:tabs>
          <w:tab w:val="clear" w:pos="1440"/>
        </w:tabs>
        <w:spacing w:before="100" w:beforeAutospacing="1" w:after="100" w:afterAutospacing="1" w:line="240" w:lineRule="auto"/>
        <w:rPr>
          <w:ins w:id="61" w:author="Kelsey McCune" w:date="2026-03-02T08:47:00Z" w16du:dateUtc="2026-03-02T14:47:00Z"/>
          <w:rFonts w:ascii="Times New Roman" w:eastAsia="Times New Roman" w:hAnsi="Times New Roman" w:cs="Times New Roman"/>
          <w:kern w:val="0"/>
          <w:sz w:val="28"/>
          <w:szCs w:val="28"/>
          <w14:ligatures w14:val="none"/>
        </w:rPr>
      </w:pPr>
      <w:r w:rsidRPr="008440A5">
        <w:rPr>
          <w:rFonts w:ascii="Times New Roman" w:eastAsia="Times New Roman" w:hAnsi="Times New Roman" w:cs="Times New Roman"/>
          <w:kern w:val="0"/>
          <w:sz w:val="28"/>
          <w:szCs w:val="28"/>
          <w14:ligatures w14:val="none"/>
        </w:rPr>
        <w:t>Rarely/Never</w:t>
      </w:r>
    </w:p>
    <w:p w14:paraId="6C63BE0F" w14:textId="77777777" w:rsidR="00BB4B9D" w:rsidRPr="008440A5" w:rsidRDefault="00BB4B9D">
      <w:pPr>
        <w:spacing w:before="100" w:beforeAutospacing="1" w:after="100" w:afterAutospacing="1" w:line="240" w:lineRule="auto"/>
        <w:ind w:left="1440"/>
        <w:rPr>
          <w:rFonts w:ascii="Times New Roman" w:eastAsia="Times New Roman" w:hAnsi="Times New Roman" w:cs="Times New Roman"/>
          <w:kern w:val="0"/>
          <w:sz w:val="28"/>
          <w:szCs w:val="28"/>
          <w14:ligatures w14:val="none"/>
        </w:rPr>
        <w:pPrChange w:id="62" w:author="Kelsey McCune" w:date="2026-03-02T08:47:00Z" w16du:dateUtc="2026-03-02T14:47:00Z">
          <w:pPr>
            <w:numPr>
              <w:ilvl w:val="1"/>
              <w:numId w:val="3"/>
            </w:numPr>
            <w:tabs>
              <w:tab w:val="num" w:pos="1440"/>
            </w:tabs>
            <w:spacing w:before="100" w:beforeAutospacing="1" w:after="100" w:afterAutospacing="1" w:line="240" w:lineRule="auto"/>
            <w:ind w:left="1440" w:hanging="360"/>
          </w:pPr>
        </w:pPrChange>
      </w:pPr>
    </w:p>
    <w:p w14:paraId="0FC3803D" w14:textId="191C2A5D" w:rsidR="005511A3" w:rsidRPr="008440A5" w:rsidRDefault="005511A3" w:rsidP="005511A3">
      <w:pPr>
        <w:numPr>
          <w:ilvl w:val="0"/>
          <w:numId w:val="3"/>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8440A5">
        <w:rPr>
          <w:rFonts w:ascii="Times New Roman" w:eastAsia="Times New Roman" w:hAnsi="Times New Roman" w:cs="Times New Roman"/>
          <w:b/>
          <w:bCs/>
          <w:kern w:val="0"/>
          <w:sz w:val="28"/>
          <w:szCs w:val="28"/>
          <w14:ligatures w14:val="none"/>
        </w:rPr>
        <w:t>When cleaning feeders</w:t>
      </w:r>
      <w:ins w:id="63" w:author="Kelsey McCune" w:date="2026-03-02T08:50:00Z" w16du:dateUtc="2026-03-02T14:50:00Z">
        <w:r w:rsidR="006B10A0">
          <w:rPr>
            <w:rFonts w:ascii="Times New Roman" w:eastAsia="Times New Roman" w:hAnsi="Times New Roman" w:cs="Times New Roman"/>
            <w:b/>
            <w:bCs/>
            <w:kern w:val="0"/>
            <w:sz w:val="28"/>
            <w:szCs w:val="28"/>
            <w14:ligatures w14:val="none"/>
          </w:rPr>
          <w:t xml:space="preserve"> or poultry ar</w:t>
        </w:r>
      </w:ins>
      <w:ins w:id="64" w:author="Kelsey McCune" w:date="2026-03-02T08:51:00Z" w16du:dateUtc="2026-03-02T14:51:00Z">
        <w:r w:rsidR="006B10A0">
          <w:rPr>
            <w:rFonts w:ascii="Times New Roman" w:eastAsia="Times New Roman" w:hAnsi="Times New Roman" w:cs="Times New Roman"/>
            <w:b/>
            <w:bCs/>
            <w:kern w:val="0"/>
            <w:sz w:val="28"/>
            <w:szCs w:val="28"/>
            <w14:ligatures w14:val="none"/>
          </w:rPr>
          <w:t>eas</w:t>
        </w:r>
      </w:ins>
      <w:r w:rsidRPr="008440A5">
        <w:rPr>
          <w:rFonts w:ascii="Times New Roman" w:eastAsia="Times New Roman" w:hAnsi="Times New Roman" w:cs="Times New Roman"/>
          <w:b/>
          <w:bCs/>
          <w:kern w:val="0"/>
          <w:sz w:val="28"/>
          <w:szCs w:val="28"/>
          <w14:ligatures w14:val="none"/>
        </w:rPr>
        <w:t>, which of the following do you use? (Check all that apply)</w:t>
      </w:r>
    </w:p>
    <w:p w14:paraId="0ADAFE11" w14:textId="704ADF60" w:rsidR="00BB4B9D" w:rsidRDefault="00BB4B9D" w:rsidP="005511A3">
      <w:pPr>
        <w:numPr>
          <w:ilvl w:val="1"/>
          <w:numId w:val="3"/>
        </w:numPr>
        <w:tabs>
          <w:tab w:val="clear" w:pos="1440"/>
        </w:tabs>
        <w:spacing w:before="100" w:beforeAutospacing="1" w:after="100" w:afterAutospacing="1" w:line="240" w:lineRule="auto"/>
        <w:rPr>
          <w:ins w:id="65" w:author="Kelsey McCune" w:date="2026-03-02T08:49:00Z" w16du:dateUtc="2026-03-02T14:49:00Z"/>
          <w:rFonts w:ascii="Times New Roman" w:eastAsia="Times New Roman" w:hAnsi="Times New Roman" w:cs="Times New Roman"/>
          <w:kern w:val="0"/>
          <w:sz w:val="28"/>
          <w:szCs w:val="28"/>
          <w14:ligatures w14:val="none"/>
        </w:rPr>
      </w:pPr>
      <w:ins w:id="66" w:author="Kelsey McCune" w:date="2026-03-02T08:49:00Z" w16du:dateUtc="2026-03-02T14:49:00Z">
        <w:r>
          <w:rPr>
            <w:rFonts w:ascii="Times New Roman" w:eastAsia="Times New Roman" w:hAnsi="Times New Roman" w:cs="Times New Roman"/>
            <w:kern w:val="0"/>
            <w:sz w:val="28"/>
            <w:szCs w:val="28"/>
            <w14:ligatures w14:val="none"/>
          </w:rPr>
          <w:t>Water</w:t>
        </w:r>
      </w:ins>
    </w:p>
    <w:p w14:paraId="5A1B52FD" w14:textId="0A8075A6" w:rsidR="005511A3" w:rsidRPr="008440A5" w:rsidRDefault="005511A3" w:rsidP="005511A3">
      <w:pPr>
        <w:numPr>
          <w:ilvl w:val="1"/>
          <w:numId w:val="3"/>
        </w:numPr>
        <w:tabs>
          <w:tab w:val="clear" w:pos="1440"/>
        </w:tabs>
        <w:spacing w:before="100" w:beforeAutospacing="1" w:after="100" w:afterAutospacing="1" w:line="240" w:lineRule="auto"/>
        <w:rPr>
          <w:rFonts w:ascii="Times New Roman" w:eastAsia="Times New Roman" w:hAnsi="Times New Roman" w:cs="Times New Roman"/>
          <w:kern w:val="0"/>
          <w:sz w:val="28"/>
          <w:szCs w:val="28"/>
          <w14:ligatures w14:val="none"/>
        </w:rPr>
      </w:pPr>
      <w:r w:rsidRPr="008440A5">
        <w:rPr>
          <w:rFonts w:ascii="Times New Roman" w:eastAsia="Times New Roman" w:hAnsi="Times New Roman" w:cs="Times New Roman"/>
          <w:kern w:val="0"/>
          <w:sz w:val="28"/>
          <w:szCs w:val="28"/>
          <w14:ligatures w14:val="none"/>
        </w:rPr>
        <w:t>Soap</w:t>
      </w:r>
      <w:del w:id="67" w:author="Kelsey McCune" w:date="2026-03-02T08:50:00Z" w16du:dateUtc="2026-03-02T14:50:00Z">
        <w:r w:rsidRPr="008440A5" w:rsidDel="006B10A0">
          <w:rPr>
            <w:rFonts w:ascii="Times New Roman" w:eastAsia="Times New Roman" w:hAnsi="Times New Roman" w:cs="Times New Roman"/>
            <w:kern w:val="0"/>
            <w:sz w:val="28"/>
            <w:szCs w:val="28"/>
            <w14:ligatures w14:val="none"/>
          </w:rPr>
          <w:delText xml:space="preserve"> and water</w:delText>
        </w:r>
      </w:del>
    </w:p>
    <w:p w14:paraId="654BA1E7" w14:textId="77777777" w:rsidR="005511A3" w:rsidRPr="008440A5" w:rsidRDefault="005511A3" w:rsidP="005511A3">
      <w:pPr>
        <w:numPr>
          <w:ilvl w:val="1"/>
          <w:numId w:val="3"/>
        </w:numPr>
        <w:tabs>
          <w:tab w:val="clear" w:pos="1440"/>
        </w:tabs>
        <w:spacing w:before="100" w:beforeAutospacing="1" w:after="100" w:afterAutospacing="1" w:line="240" w:lineRule="auto"/>
        <w:rPr>
          <w:rFonts w:ascii="Times New Roman" w:eastAsia="Times New Roman" w:hAnsi="Times New Roman" w:cs="Times New Roman"/>
          <w:kern w:val="0"/>
          <w:sz w:val="28"/>
          <w:szCs w:val="28"/>
          <w14:ligatures w14:val="none"/>
        </w:rPr>
      </w:pPr>
      <w:r w:rsidRPr="008440A5">
        <w:rPr>
          <w:rFonts w:ascii="Times New Roman" w:eastAsia="Times New Roman" w:hAnsi="Times New Roman" w:cs="Times New Roman"/>
          <w:kern w:val="0"/>
          <w:sz w:val="28"/>
          <w:szCs w:val="28"/>
          <w14:ligatures w14:val="none"/>
        </w:rPr>
        <w:t>Bleach solution (10% bleach)</w:t>
      </w:r>
    </w:p>
    <w:p w14:paraId="218F0DA3" w14:textId="77777777" w:rsidR="005511A3" w:rsidRPr="008440A5" w:rsidRDefault="005511A3" w:rsidP="005511A3">
      <w:pPr>
        <w:numPr>
          <w:ilvl w:val="1"/>
          <w:numId w:val="3"/>
        </w:numPr>
        <w:tabs>
          <w:tab w:val="clear" w:pos="1440"/>
        </w:tabs>
        <w:spacing w:before="100" w:beforeAutospacing="1" w:after="100" w:afterAutospacing="1" w:line="240" w:lineRule="auto"/>
        <w:rPr>
          <w:rFonts w:ascii="Times New Roman" w:eastAsia="Times New Roman" w:hAnsi="Times New Roman" w:cs="Times New Roman"/>
          <w:kern w:val="0"/>
          <w:sz w:val="28"/>
          <w:szCs w:val="28"/>
          <w14:ligatures w14:val="none"/>
        </w:rPr>
      </w:pPr>
      <w:r w:rsidRPr="008440A5">
        <w:rPr>
          <w:rFonts w:ascii="Times New Roman" w:eastAsia="Times New Roman" w:hAnsi="Times New Roman" w:cs="Times New Roman"/>
          <w:kern w:val="0"/>
          <w:sz w:val="28"/>
          <w:szCs w:val="28"/>
          <w14:ligatures w14:val="none"/>
        </w:rPr>
        <w:t>Vinegar</w:t>
      </w:r>
    </w:p>
    <w:p w14:paraId="080ADD37" w14:textId="646C2AAE" w:rsidR="005511A3" w:rsidRPr="008440A5" w:rsidRDefault="005511A3" w:rsidP="005511A3">
      <w:pPr>
        <w:numPr>
          <w:ilvl w:val="1"/>
          <w:numId w:val="3"/>
        </w:numPr>
        <w:tabs>
          <w:tab w:val="clear" w:pos="1440"/>
        </w:tabs>
        <w:spacing w:before="100" w:beforeAutospacing="1" w:after="100" w:afterAutospacing="1" w:line="240" w:lineRule="auto"/>
        <w:rPr>
          <w:rFonts w:ascii="Times New Roman" w:eastAsia="Times New Roman" w:hAnsi="Times New Roman" w:cs="Times New Roman"/>
          <w:kern w:val="0"/>
          <w:sz w:val="28"/>
          <w:szCs w:val="28"/>
          <w14:ligatures w14:val="none"/>
        </w:rPr>
      </w:pPr>
      <w:del w:id="68" w:author="Kelsey McCune" w:date="2026-03-02T08:49:00Z" w16du:dateUtc="2026-03-02T14:49:00Z">
        <w:r w:rsidRPr="008440A5" w:rsidDel="006B10A0">
          <w:rPr>
            <w:rFonts w:ascii="Times New Roman" w:eastAsia="Times New Roman" w:hAnsi="Times New Roman" w:cs="Times New Roman"/>
            <w:kern w:val="0"/>
            <w:sz w:val="28"/>
            <w:szCs w:val="28"/>
            <w14:ligatures w14:val="none"/>
          </w:rPr>
          <w:delText>Nothing</w:delText>
        </w:r>
      </w:del>
      <w:ins w:id="69" w:author="Kelsey McCune" w:date="2026-03-02T08:49:00Z" w16du:dateUtc="2026-03-02T14:49:00Z">
        <w:r w:rsidR="006B10A0">
          <w:rPr>
            <w:rFonts w:ascii="Times New Roman" w:eastAsia="Times New Roman" w:hAnsi="Times New Roman" w:cs="Times New Roman"/>
            <w:kern w:val="0"/>
            <w:sz w:val="28"/>
            <w:szCs w:val="28"/>
            <w14:ligatures w14:val="none"/>
          </w:rPr>
          <w:t>Manual removal of litter/dirt</w:t>
        </w:r>
      </w:ins>
    </w:p>
    <w:p w14:paraId="23D546E5" w14:textId="77777777" w:rsidR="005511A3" w:rsidRDefault="005511A3" w:rsidP="005511A3">
      <w:pPr>
        <w:numPr>
          <w:ilvl w:val="1"/>
          <w:numId w:val="3"/>
        </w:numPr>
        <w:tabs>
          <w:tab w:val="clear" w:pos="1440"/>
        </w:tabs>
        <w:spacing w:before="100" w:beforeAutospacing="1" w:after="100" w:afterAutospacing="1" w:line="240" w:lineRule="auto"/>
        <w:rPr>
          <w:ins w:id="70" w:author="Kelsey McCune" w:date="2026-03-02T08:48:00Z" w16du:dateUtc="2026-03-02T14:48:00Z"/>
          <w:rFonts w:ascii="Times New Roman" w:eastAsia="Times New Roman" w:hAnsi="Times New Roman" w:cs="Times New Roman"/>
          <w:kern w:val="0"/>
          <w:sz w:val="28"/>
          <w:szCs w:val="28"/>
          <w14:ligatures w14:val="none"/>
        </w:rPr>
      </w:pPr>
      <w:r w:rsidRPr="008440A5">
        <w:rPr>
          <w:rFonts w:ascii="Times New Roman" w:eastAsia="Times New Roman" w:hAnsi="Times New Roman" w:cs="Times New Roman"/>
          <w:kern w:val="0"/>
          <w:sz w:val="28"/>
          <w:szCs w:val="28"/>
          <w14:ligatures w14:val="none"/>
        </w:rPr>
        <w:t>Other (please specify): _______</w:t>
      </w:r>
    </w:p>
    <w:p w14:paraId="119F9E7E" w14:textId="77777777" w:rsidR="00BB4B9D" w:rsidRPr="008440A5" w:rsidRDefault="00BB4B9D">
      <w:pPr>
        <w:spacing w:before="100" w:beforeAutospacing="1" w:after="100" w:afterAutospacing="1" w:line="240" w:lineRule="auto"/>
        <w:ind w:left="1440"/>
        <w:rPr>
          <w:rFonts w:ascii="Times New Roman" w:eastAsia="Times New Roman" w:hAnsi="Times New Roman" w:cs="Times New Roman"/>
          <w:kern w:val="0"/>
          <w:sz w:val="28"/>
          <w:szCs w:val="28"/>
          <w14:ligatures w14:val="none"/>
        </w:rPr>
        <w:pPrChange w:id="71" w:author="Kelsey McCune" w:date="2026-03-02T08:48:00Z" w16du:dateUtc="2026-03-02T14:48:00Z">
          <w:pPr>
            <w:numPr>
              <w:ilvl w:val="1"/>
              <w:numId w:val="3"/>
            </w:numPr>
            <w:tabs>
              <w:tab w:val="num" w:pos="1440"/>
            </w:tabs>
            <w:spacing w:before="100" w:beforeAutospacing="1" w:after="100" w:afterAutospacing="1" w:line="240" w:lineRule="auto"/>
            <w:ind w:left="1440" w:hanging="360"/>
          </w:pPr>
        </w:pPrChange>
      </w:pPr>
    </w:p>
    <w:p w14:paraId="480D96B5" w14:textId="4B2B8336" w:rsidR="005511A3" w:rsidRPr="008440A5" w:rsidRDefault="005511A3" w:rsidP="005511A3">
      <w:pPr>
        <w:numPr>
          <w:ilvl w:val="0"/>
          <w:numId w:val="3"/>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8440A5">
        <w:rPr>
          <w:rFonts w:ascii="Times New Roman" w:eastAsia="Times New Roman" w:hAnsi="Times New Roman" w:cs="Times New Roman"/>
          <w:b/>
          <w:bCs/>
          <w:kern w:val="0"/>
          <w:sz w:val="28"/>
          <w:szCs w:val="28"/>
          <w14:ligatures w14:val="none"/>
        </w:rPr>
        <w:t>[</w:t>
      </w:r>
      <w:r w:rsidRPr="008439C1">
        <w:rPr>
          <w:rFonts w:ascii="Times New Roman" w:eastAsia="Times New Roman" w:hAnsi="Times New Roman" w:cs="Times New Roman"/>
          <w:b/>
          <w:bCs/>
          <w:color w:val="000000" w:themeColor="text1"/>
          <w:kern w:val="0"/>
          <w:sz w:val="28"/>
          <w:szCs w:val="28"/>
          <w14:ligatures w14:val="none"/>
        </w:rPr>
        <w:t>IF CHICKENS</w:t>
      </w:r>
      <w:r w:rsidRPr="008440A5">
        <w:rPr>
          <w:rFonts w:ascii="Times New Roman" w:eastAsia="Times New Roman" w:hAnsi="Times New Roman" w:cs="Times New Roman"/>
          <w:b/>
          <w:bCs/>
          <w:kern w:val="0"/>
          <w:sz w:val="28"/>
          <w:szCs w:val="28"/>
          <w14:ligatures w14:val="none"/>
        </w:rPr>
        <w:t xml:space="preserve">] </w:t>
      </w:r>
      <w:r w:rsidR="00D20BA3" w:rsidRPr="00D20BA3">
        <w:rPr>
          <w:rFonts w:ascii="Times New Roman" w:eastAsia="Times New Roman" w:hAnsi="Times New Roman" w:cs="Times New Roman"/>
          <w:b/>
          <w:bCs/>
          <w:kern w:val="0"/>
          <w:sz w:val="28"/>
          <w:szCs w:val="28"/>
          <w14:ligatures w14:val="none"/>
        </w:rPr>
        <w:t xml:space="preserve">How often do you see wild birds interacting with or near your </w:t>
      </w:r>
      <w:del w:id="72" w:author="Kelsey McCune" w:date="2026-03-02T08:50:00Z" w16du:dateUtc="2026-03-02T14:50:00Z">
        <w:r w:rsidR="00D20BA3" w:rsidRPr="00D20BA3" w:rsidDel="006B10A0">
          <w:rPr>
            <w:rFonts w:ascii="Times New Roman" w:eastAsia="Times New Roman" w:hAnsi="Times New Roman" w:cs="Times New Roman"/>
            <w:b/>
            <w:bCs/>
            <w:kern w:val="0"/>
            <w:sz w:val="28"/>
            <w:szCs w:val="28"/>
            <w14:ligatures w14:val="none"/>
          </w:rPr>
          <w:delText xml:space="preserve">chicken </w:delText>
        </w:r>
      </w:del>
      <w:ins w:id="73" w:author="Kelsey McCune" w:date="2026-03-02T08:50:00Z" w16du:dateUtc="2026-03-02T14:50:00Z">
        <w:r w:rsidR="006B10A0">
          <w:rPr>
            <w:rFonts w:ascii="Times New Roman" w:eastAsia="Times New Roman" w:hAnsi="Times New Roman" w:cs="Times New Roman"/>
            <w:b/>
            <w:bCs/>
            <w:kern w:val="0"/>
            <w:sz w:val="28"/>
            <w:szCs w:val="28"/>
            <w14:ligatures w14:val="none"/>
          </w:rPr>
          <w:t>poultry</w:t>
        </w:r>
        <w:r w:rsidR="006B10A0" w:rsidRPr="00D20BA3">
          <w:rPr>
            <w:rFonts w:ascii="Times New Roman" w:eastAsia="Times New Roman" w:hAnsi="Times New Roman" w:cs="Times New Roman"/>
            <w:b/>
            <w:bCs/>
            <w:kern w:val="0"/>
            <w:sz w:val="28"/>
            <w:szCs w:val="28"/>
            <w14:ligatures w14:val="none"/>
          </w:rPr>
          <w:t xml:space="preserve"> </w:t>
        </w:r>
      </w:ins>
      <w:r w:rsidR="00D20BA3" w:rsidRPr="00D20BA3">
        <w:rPr>
          <w:rFonts w:ascii="Times New Roman" w:eastAsia="Times New Roman" w:hAnsi="Times New Roman" w:cs="Times New Roman"/>
          <w:b/>
          <w:bCs/>
          <w:kern w:val="0"/>
          <w:sz w:val="28"/>
          <w:szCs w:val="28"/>
          <w14:ligatures w14:val="none"/>
        </w:rPr>
        <w:t>coop, water sources, or feed?</w:t>
      </w:r>
    </w:p>
    <w:p w14:paraId="4C5B7D96" w14:textId="77777777" w:rsidR="005511A3" w:rsidRPr="008440A5" w:rsidRDefault="005511A3" w:rsidP="005511A3">
      <w:pPr>
        <w:numPr>
          <w:ilvl w:val="1"/>
          <w:numId w:val="3"/>
        </w:numPr>
        <w:tabs>
          <w:tab w:val="clear" w:pos="1440"/>
        </w:tabs>
        <w:spacing w:before="100" w:beforeAutospacing="1" w:after="100" w:afterAutospacing="1" w:line="240" w:lineRule="auto"/>
        <w:rPr>
          <w:rFonts w:ascii="Times New Roman" w:eastAsia="Times New Roman" w:hAnsi="Times New Roman" w:cs="Times New Roman"/>
          <w:kern w:val="0"/>
          <w:sz w:val="28"/>
          <w:szCs w:val="28"/>
          <w14:ligatures w14:val="none"/>
        </w:rPr>
      </w:pPr>
      <w:r w:rsidRPr="008440A5">
        <w:rPr>
          <w:rFonts w:ascii="Times New Roman" w:eastAsia="Times New Roman" w:hAnsi="Times New Roman" w:cs="Times New Roman"/>
          <w:kern w:val="0"/>
          <w:sz w:val="28"/>
          <w:szCs w:val="28"/>
          <w14:ligatures w14:val="none"/>
        </w:rPr>
        <w:t>Daily</w:t>
      </w:r>
    </w:p>
    <w:p w14:paraId="6CEDC98B" w14:textId="77777777" w:rsidR="005511A3" w:rsidRPr="008440A5" w:rsidRDefault="005511A3" w:rsidP="005511A3">
      <w:pPr>
        <w:numPr>
          <w:ilvl w:val="1"/>
          <w:numId w:val="3"/>
        </w:numPr>
        <w:tabs>
          <w:tab w:val="clear" w:pos="1440"/>
        </w:tabs>
        <w:spacing w:before="100" w:beforeAutospacing="1" w:after="100" w:afterAutospacing="1" w:line="240" w:lineRule="auto"/>
        <w:rPr>
          <w:rFonts w:ascii="Times New Roman" w:eastAsia="Times New Roman" w:hAnsi="Times New Roman" w:cs="Times New Roman"/>
          <w:kern w:val="0"/>
          <w:sz w:val="28"/>
          <w:szCs w:val="28"/>
          <w14:ligatures w14:val="none"/>
        </w:rPr>
      </w:pPr>
      <w:r w:rsidRPr="008440A5">
        <w:rPr>
          <w:rFonts w:ascii="Times New Roman" w:eastAsia="Times New Roman" w:hAnsi="Times New Roman" w:cs="Times New Roman"/>
          <w:kern w:val="0"/>
          <w:sz w:val="28"/>
          <w:szCs w:val="28"/>
          <w14:ligatures w14:val="none"/>
        </w:rPr>
        <w:t>A few times per week</w:t>
      </w:r>
    </w:p>
    <w:p w14:paraId="7959C278" w14:textId="77777777" w:rsidR="005511A3" w:rsidRPr="008440A5" w:rsidRDefault="005511A3" w:rsidP="005511A3">
      <w:pPr>
        <w:numPr>
          <w:ilvl w:val="1"/>
          <w:numId w:val="3"/>
        </w:numPr>
        <w:tabs>
          <w:tab w:val="clear" w:pos="1440"/>
        </w:tabs>
        <w:spacing w:before="100" w:beforeAutospacing="1" w:after="100" w:afterAutospacing="1" w:line="240" w:lineRule="auto"/>
        <w:rPr>
          <w:rFonts w:ascii="Times New Roman" w:eastAsia="Times New Roman" w:hAnsi="Times New Roman" w:cs="Times New Roman"/>
          <w:kern w:val="0"/>
          <w:sz w:val="28"/>
          <w:szCs w:val="28"/>
          <w14:ligatures w14:val="none"/>
        </w:rPr>
      </w:pPr>
      <w:r w:rsidRPr="008440A5">
        <w:rPr>
          <w:rFonts w:ascii="Times New Roman" w:eastAsia="Times New Roman" w:hAnsi="Times New Roman" w:cs="Times New Roman"/>
          <w:kern w:val="0"/>
          <w:sz w:val="28"/>
          <w:szCs w:val="28"/>
          <w14:ligatures w14:val="none"/>
        </w:rPr>
        <w:t>A few times per month</w:t>
      </w:r>
    </w:p>
    <w:p w14:paraId="038661DF" w14:textId="77777777" w:rsidR="005511A3" w:rsidRPr="008440A5" w:rsidRDefault="005511A3" w:rsidP="005511A3">
      <w:pPr>
        <w:numPr>
          <w:ilvl w:val="1"/>
          <w:numId w:val="3"/>
        </w:numPr>
        <w:tabs>
          <w:tab w:val="clear" w:pos="1440"/>
        </w:tabs>
        <w:spacing w:before="100" w:beforeAutospacing="1" w:after="100" w:afterAutospacing="1" w:line="240" w:lineRule="auto"/>
        <w:rPr>
          <w:rFonts w:ascii="Times New Roman" w:eastAsia="Times New Roman" w:hAnsi="Times New Roman" w:cs="Times New Roman"/>
          <w:kern w:val="0"/>
          <w:sz w:val="28"/>
          <w:szCs w:val="28"/>
          <w14:ligatures w14:val="none"/>
        </w:rPr>
      </w:pPr>
      <w:r w:rsidRPr="008440A5">
        <w:rPr>
          <w:rFonts w:ascii="Times New Roman" w:eastAsia="Times New Roman" w:hAnsi="Times New Roman" w:cs="Times New Roman"/>
          <w:kern w:val="0"/>
          <w:sz w:val="28"/>
          <w:szCs w:val="28"/>
          <w14:ligatures w14:val="none"/>
        </w:rPr>
        <w:t>Rarely</w:t>
      </w:r>
    </w:p>
    <w:p w14:paraId="55654741" w14:textId="77777777" w:rsidR="005511A3" w:rsidRPr="008440A5" w:rsidRDefault="005511A3" w:rsidP="005511A3">
      <w:pPr>
        <w:numPr>
          <w:ilvl w:val="1"/>
          <w:numId w:val="3"/>
        </w:numPr>
        <w:tabs>
          <w:tab w:val="clear" w:pos="1440"/>
        </w:tabs>
        <w:spacing w:before="100" w:beforeAutospacing="1" w:after="100" w:afterAutospacing="1" w:line="240" w:lineRule="auto"/>
        <w:rPr>
          <w:rFonts w:ascii="Times New Roman" w:eastAsia="Times New Roman" w:hAnsi="Times New Roman" w:cs="Times New Roman"/>
          <w:kern w:val="0"/>
          <w:sz w:val="28"/>
          <w:szCs w:val="28"/>
          <w14:ligatures w14:val="none"/>
        </w:rPr>
      </w:pPr>
      <w:r w:rsidRPr="008440A5">
        <w:rPr>
          <w:rFonts w:ascii="Times New Roman" w:eastAsia="Times New Roman" w:hAnsi="Times New Roman" w:cs="Times New Roman"/>
          <w:kern w:val="0"/>
          <w:sz w:val="28"/>
          <w:szCs w:val="28"/>
          <w14:ligatures w14:val="none"/>
        </w:rPr>
        <w:t>Never</w:t>
      </w:r>
    </w:p>
    <w:p w14:paraId="296B7F00" w14:textId="77777777" w:rsidR="005511A3" w:rsidRPr="008440A5" w:rsidRDefault="005511A3" w:rsidP="005511A3">
      <w:pPr>
        <w:spacing w:after="0" w:line="240" w:lineRule="auto"/>
        <w:rPr>
          <w:rFonts w:ascii="Times New Roman" w:eastAsia="Times New Roman" w:hAnsi="Times New Roman" w:cs="Times New Roman"/>
          <w:kern w:val="0"/>
          <w14:ligatures w14:val="none"/>
        </w:rPr>
      </w:pPr>
    </w:p>
    <w:p w14:paraId="1BF3FC8B" w14:textId="77777777" w:rsidR="005511A3" w:rsidRPr="003B4219" w:rsidRDefault="001D2302" w:rsidP="005511A3">
      <w:pPr>
        <w:spacing w:after="0" w:line="240" w:lineRule="auto"/>
        <w:rPr>
          <w:rFonts w:ascii="Times New Roman" w:eastAsia="Times New Roman" w:hAnsi="Times New Roman" w:cs="Times New Roman"/>
          <w:kern w:val="0"/>
          <w:sz w:val="28"/>
          <w:szCs w:val="28"/>
          <w14:ligatures w14:val="none"/>
        </w:rPr>
      </w:pPr>
      <w:r>
        <w:rPr>
          <w:noProof/>
        </w:rPr>
      </w:r>
      <w:r>
        <w:pict w14:anchorId="73EF4B8B">
          <v:rect id="Horizontal Line 5" o:spid="_x0000_s1028"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7A2C164B" w14:textId="39DDB282" w:rsidR="005511A3" w:rsidRPr="003B2A57" w:rsidRDefault="005511A3" w:rsidP="005511A3">
      <w:pPr>
        <w:spacing w:before="100" w:beforeAutospacing="1" w:after="100" w:afterAutospacing="1" w:line="240" w:lineRule="auto"/>
        <w:outlineLvl w:val="2"/>
        <w:rPr>
          <w:rFonts w:ascii="Times New Roman" w:eastAsia="Times New Roman" w:hAnsi="Times New Roman" w:cs="Times New Roman"/>
          <w:i/>
          <w:iCs/>
          <w:kern w:val="0"/>
          <w:sz w:val="28"/>
          <w:szCs w:val="28"/>
          <w14:ligatures w14:val="none"/>
        </w:rPr>
      </w:pPr>
      <w:r w:rsidRPr="003B4219">
        <w:rPr>
          <w:rFonts w:ascii="Times New Roman" w:eastAsia="Times New Roman" w:hAnsi="Times New Roman" w:cs="Times New Roman"/>
          <w:b/>
          <w:bCs/>
          <w:kern w:val="0"/>
          <w:sz w:val="32"/>
          <w:szCs w:val="32"/>
          <w14:ligatures w14:val="none"/>
        </w:rPr>
        <w:t xml:space="preserve">Section </w:t>
      </w:r>
      <w:r>
        <w:rPr>
          <w:rFonts w:ascii="Times New Roman" w:eastAsia="Times New Roman" w:hAnsi="Times New Roman" w:cs="Times New Roman"/>
          <w:b/>
          <w:bCs/>
          <w:kern w:val="0"/>
          <w:sz w:val="32"/>
          <w:szCs w:val="32"/>
          <w14:ligatures w14:val="none"/>
        </w:rPr>
        <w:t>5</w:t>
      </w:r>
      <w:r w:rsidRPr="003B4219">
        <w:rPr>
          <w:rFonts w:ascii="Times New Roman" w:eastAsia="Times New Roman" w:hAnsi="Times New Roman" w:cs="Times New Roman"/>
          <w:b/>
          <w:bCs/>
          <w:kern w:val="0"/>
          <w:sz w:val="32"/>
          <w:szCs w:val="32"/>
          <w14:ligatures w14:val="none"/>
        </w:rPr>
        <w:t>: Pro-Conservation Behavior &amp; Broader Conservation Actions</w:t>
      </w:r>
      <w:r w:rsidR="003B2A57">
        <w:rPr>
          <w:rFonts w:ascii="Times New Roman" w:eastAsia="Times New Roman" w:hAnsi="Times New Roman" w:cs="Times New Roman"/>
          <w:b/>
          <w:bCs/>
          <w:kern w:val="0"/>
          <w:sz w:val="32"/>
          <w:szCs w:val="32"/>
          <w14:ligatures w14:val="none"/>
        </w:rPr>
        <w:br/>
      </w:r>
      <w:r w:rsidR="003B2A57">
        <w:rPr>
          <w:rFonts w:ascii="Times New Roman" w:eastAsia="Times New Roman" w:hAnsi="Times New Roman" w:cs="Times New Roman"/>
          <w:b/>
          <w:bCs/>
          <w:kern w:val="0"/>
          <w:sz w:val="32"/>
          <w:szCs w:val="32"/>
          <w14:ligatures w14:val="none"/>
        </w:rPr>
        <w:br/>
      </w:r>
      <w:r w:rsidR="003B2A57">
        <w:rPr>
          <w:rFonts w:ascii="Times New Roman" w:eastAsia="Times New Roman" w:hAnsi="Times New Roman" w:cs="Times New Roman"/>
          <w:i/>
          <w:iCs/>
          <w:kern w:val="0"/>
          <w:sz w:val="28"/>
          <w:szCs w:val="28"/>
          <w14:ligatures w14:val="none"/>
        </w:rPr>
        <w:t>I</w:t>
      </w:r>
      <w:r w:rsidR="003B2A57" w:rsidRPr="003B2A57">
        <w:rPr>
          <w:rFonts w:ascii="Times New Roman" w:eastAsia="Times New Roman" w:hAnsi="Times New Roman" w:cs="Times New Roman"/>
          <w:i/>
          <w:iCs/>
          <w:kern w:val="0"/>
          <w:sz w:val="28"/>
          <w:szCs w:val="28"/>
          <w14:ligatures w14:val="none"/>
        </w:rPr>
        <w:t xml:space="preserve">n this section, we are interested in the conservation-related behaviors you engage in, both in your backyard and in your broader community. Please reflect on your </w:t>
      </w:r>
      <w:r w:rsidR="003B2A57">
        <w:rPr>
          <w:rFonts w:ascii="Times New Roman" w:eastAsia="Times New Roman" w:hAnsi="Times New Roman" w:cs="Times New Roman"/>
          <w:i/>
          <w:iCs/>
          <w:kern w:val="0"/>
          <w:sz w:val="28"/>
          <w:szCs w:val="28"/>
          <w14:ligatures w14:val="none"/>
        </w:rPr>
        <w:t>conservation-related</w:t>
      </w:r>
      <w:r w:rsidR="003B2A57" w:rsidRPr="003B2A57">
        <w:rPr>
          <w:rFonts w:ascii="Times New Roman" w:eastAsia="Times New Roman" w:hAnsi="Times New Roman" w:cs="Times New Roman"/>
          <w:i/>
          <w:iCs/>
          <w:kern w:val="0"/>
          <w:sz w:val="28"/>
          <w:szCs w:val="28"/>
          <w14:ligatures w14:val="none"/>
        </w:rPr>
        <w:t xml:space="preserve"> </w:t>
      </w:r>
      <w:r w:rsidR="003B2A57">
        <w:rPr>
          <w:rFonts w:ascii="Times New Roman" w:eastAsia="Times New Roman" w:hAnsi="Times New Roman" w:cs="Times New Roman"/>
          <w:i/>
          <w:iCs/>
          <w:kern w:val="0"/>
          <w:sz w:val="28"/>
          <w:szCs w:val="28"/>
          <w14:ligatures w14:val="none"/>
        </w:rPr>
        <w:t>actions</w:t>
      </w:r>
      <w:r w:rsidR="003B2A57" w:rsidRPr="003B2A57">
        <w:rPr>
          <w:rFonts w:ascii="Times New Roman" w:eastAsia="Times New Roman" w:hAnsi="Times New Roman" w:cs="Times New Roman"/>
          <w:i/>
          <w:iCs/>
          <w:kern w:val="0"/>
          <w:sz w:val="28"/>
          <w:szCs w:val="28"/>
          <w14:ligatures w14:val="none"/>
        </w:rPr>
        <w:t xml:space="preserve"> </w:t>
      </w:r>
      <w:r w:rsidR="003B2A57" w:rsidRPr="006B10A0">
        <w:rPr>
          <w:rFonts w:ascii="Times New Roman" w:eastAsia="Times New Roman" w:hAnsi="Times New Roman" w:cs="Times New Roman"/>
          <w:i/>
          <w:iCs/>
          <w:kern w:val="0"/>
          <w:sz w:val="28"/>
          <w:szCs w:val="28"/>
          <w:u w:val="single"/>
          <w14:ligatures w14:val="none"/>
          <w:rPrChange w:id="74" w:author="Kelsey McCune" w:date="2026-03-02T08:51:00Z" w16du:dateUtc="2026-03-02T14:51:00Z">
            <w:rPr>
              <w:rFonts w:ascii="Times New Roman" w:eastAsia="Times New Roman" w:hAnsi="Times New Roman" w:cs="Times New Roman"/>
              <w:i/>
              <w:iCs/>
              <w:kern w:val="0"/>
              <w:sz w:val="28"/>
              <w:szCs w:val="28"/>
              <w14:ligatures w14:val="none"/>
            </w:rPr>
          </w:rPrChange>
        </w:rPr>
        <w:t>over the past year</w:t>
      </w:r>
      <w:r w:rsidR="003B2A57" w:rsidRPr="003B2A57">
        <w:rPr>
          <w:rFonts w:ascii="Times New Roman" w:eastAsia="Times New Roman" w:hAnsi="Times New Roman" w:cs="Times New Roman"/>
          <w:i/>
          <w:iCs/>
          <w:kern w:val="0"/>
          <w:sz w:val="28"/>
          <w:szCs w:val="28"/>
          <w14:ligatures w14:val="none"/>
        </w:rPr>
        <w:t>.</w:t>
      </w:r>
    </w:p>
    <w:p w14:paraId="08602520" w14:textId="74FAB823" w:rsidR="005511A3" w:rsidRPr="003B4219" w:rsidRDefault="005511A3" w:rsidP="005511A3">
      <w:pPr>
        <w:pStyle w:val="ListParagraph"/>
        <w:numPr>
          <w:ilvl w:val="0"/>
          <w:numId w:val="3"/>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3B4219">
        <w:rPr>
          <w:rFonts w:ascii="Times New Roman" w:eastAsia="Times New Roman" w:hAnsi="Times New Roman" w:cs="Times New Roman"/>
          <w:b/>
          <w:bCs/>
          <w:kern w:val="0"/>
          <w:sz w:val="28"/>
          <w:szCs w:val="28"/>
          <w14:ligatures w14:val="none"/>
        </w:rPr>
        <w:lastRenderedPageBreak/>
        <w:t xml:space="preserve">In the past 12 months, have you engaged in any of the following </w:t>
      </w:r>
      <w:del w:id="75" w:author="Kelsey McCune" w:date="2026-03-02T08:51:00Z" w16du:dateUtc="2026-03-02T14:51:00Z">
        <w:r w:rsidRPr="003B4219" w:rsidDel="006B10A0">
          <w:rPr>
            <w:rFonts w:ascii="Times New Roman" w:eastAsia="Times New Roman" w:hAnsi="Times New Roman" w:cs="Times New Roman"/>
            <w:b/>
            <w:bCs/>
            <w:kern w:val="0"/>
            <w:sz w:val="28"/>
            <w:szCs w:val="28"/>
            <w14:ligatures w14:val="none"/>
          </w:rPr>
          <w:delText xml:space="preserve">conservation </w:delText>
        </w:r>
      </w:del>
      <w:r w:rsidRPr="003B4219">
        <w:rPr>
          <w:rFonts w:ascii="Times New Roman" w:eastAsia="Times New Roman" w:hAnsi="Times New Roman" w:cs="Times New Roman"/>
          <w:b/>
          <w:bCs/>
          <w:kern w:val="0"/>
          <w:sz w:val="28"/>
          <w:szCs w:val="28"/>
          <w14:ligatures w14:val="none"/>
        </w:rPr>
        <w:t>actions? (Check all that apply)</w:t>
      </w:r>
    </w:p>
    <w:p w14:paraId="6B7CE310" w14:textId="77777777" w:rsidR="005511A3" w:rsidRPr="003B4219" w:rsidRDefault="005511A3" w:rsidP="005511A3">
      <w:pPr>
        <w:numPr>
          <w:ilvl w:val="1"/>
          <w:numId w:val="3"/>
        </w:numPr>
        <w:tabs>
          <w:tab w:val="clear" w:pos="1440"/>
        </w:tabs>
        <w:spacing w:before="100" w:beforeAutospacing="1" w:after="100" w:afterAutospacing="1" w:line="240" w:lineRule="auto"/>
        <w:rPr>
          <w:rFonts w:ascii="Times New Roman" w:eastAsia="Times New Roman" w:hAnsi="Times New Roman" w:cs="Times New Roman"/>
          <w:kern w:val="0"/>
          <w:sz w:val="28"/>
          <w:szCs w:val="28"/>
          <w14:ligatures w14:val="none"/>
        </w:rPr>
      </w:pPr>
      <w:commentRangeStart w:id="76"/>
      <w:r w:rsidRPr="003B4219">
        <w:rPr>
          <w:rFonts w:ascii="Times New Roman" w:eastAsia="Times New Roman" w:hAnsi="Times New Roman" w:cs="Times New Roman"/>
          <w:kern w:val="0"/>
          <w:sz w:val="28"/>
          <w:szCs w:val="28"/>
          <w14:ligatures w14:val="none"/>
        </w:rPr>
        <w:t>Provided food or water for wild animals</w:t>
      </w:r>
      <w:r>
        <w:rPr>
          <w:rFonts w:ascii="Times New Roman" w:eastAsia="Times New Roman" w:hAnsi="Times New Roman" w:cs="Times New Roman"/>
          <w:kern w:val="0"/>
          <w:sz w:val="28"/>
          <w:szCs w:val="28"/>
          <w14:ligatures w14:val="none"/>
        </w:rPr>
        <w:t xml:space="preserve"> other than birds</w:t>
      </w:r>
    </w:p>
    <w:p w14:paraId="311FBD9F" w14:textId="77777777" w:rsidR="005511A3" w:rsidRPr="003B4219" w:rsidRDefault="005511A3" w:rsidP="005511A3">
      <w:pPr>
        <w:numPr>
          <w:ilvl w:val="1"/>
          <w:numId w:val="3"/>
        </w:numPr>
        <w:tabs>
          <w:tab w:val="clear" w:pos="1440"/>
        </w:tabs>
        <w:spacing w:before="100" w:beforeAutospacing="1" w:after="100" w:afterAutospacing="1" w:line="240" w:lineRule="auto"/>
        <w:rPr>
          <w:rFonts w:ascii="Times New Roman" w:eastAsia="Times New Roman" w:hAnsi="Times New Roman" w:cs="Times New Roman"/>
          <w:kern w:val="0"/>
          <w:sz w:val="28"/>
          <w:szCs w:val="28"/>
          <w14:ligatures w14:val="none"/>
        </w:rPr>
      </w:pPr>
      <w:r w:rsidRPr="003B4219">
        <w:rPr>
          <w:rFonts w:ascii="Times New Roman" w:eastAsia="Times New Roman" w:hAnsi="Times New Roman" w:cs="Times New Roman"/>
          <w:kern w:val="0"/>
          <w:sz w:val="28"/>
          <w:szCs w:val="28"/>
          <w14:ligatures w14:val="none"/>
        </w:rPr>
        <w:t xml:space="preserve">Provided shelter for wild animals </w:t>
      </w:r>
      <w:commentRangeEnd w:id="76"/>
      <w:r w:rsidR="006B10A0" w:rsidRPr="003B4219">
        <w:rPr>
          <w:rStyle w:val="CommentReference"/>
          <w:rFonts w:ascii="Times New Roman" w:eastAsia="Times New Roman" w:hAnsi="Times New Roman" w:cs="Times New Roman"/>
          <w:kern w:val="0"/>
          <w:sz w:val="28"/>
          <w:szCs w:val="28"/>
          <w14:ligatures w14:val="none"/>
        </w:rPr>
        <w:commentReference w:id="76"/>
      </w:r>
      <w:r w:rsidRPr="003B4219">
        <w:rPr>
          <w:rFonts w:ascii="Times New Roman" w:eastAsia="Times New Roman" w:hAnsi="Times New Roman" w:cs="Times New Roman"/>
          <w:kern w:val="0"/>
          <w:sz w:val="28"/>
          <w:szCs w:val="28"/>
          <w14:ligatures w14:val="none"/>
        </w:rPr>
        <w:t>(like bird houses or baths, bat boxes, brush piles)</w:t>
      </w:r>
    </w:p>
    <w:p w14:paraId="29BA4A50" w14:textId="77777777" w:rsidR="005511A3" w:rsidRPr="003B4219" w:rsidRDefault="005511A3" w:rsidP="005511A3">
      <w:pPr>
        <w:numPr>
          <w:ilvl w:val="1"/>
          <w:numId w:val="3"/>
        </w:numPr>
        <w:tabs>
          <w:tab w:val="clear" w:pos="1440"/>
        </w:tabs>
        <w:spacing w:before="100" w:beforeAutospacing="1" w:after="100" w:afterAutospacing="1" w:line="240" w:lineRule="auto"/>
        <w:rPr>
          <w:rFonts w:ascii="Times New Roman" w:eastAsia="Times New Roman" w:hAnsi="Times New Roman" w:cs="Times New Roman"/>
          <w:kern w:val="0"/>
          <w:sz w:val="28"/>
          <w:szCs w:val="28"/>
          <w14:ligatures w14:val="none"/>
        </w:rPr>
      </w:pPr>
      <w:r w:rsidRPr="003B4219">
        <w:rPr>
          <w:rFonts w:ascii="Times New Roman" w:eastAsia="Times New Roman" w:hAnsi="Times New Roman" w:cs="Times New Roman"/>
          <w:kern w:val="0"/>
          <w:sz w:val="28"/>
          <w:szCs w:val="28"/>
          <w14:ligatures w14:val="none"/>
        </w:rPr>
        <w:t>Planted pollinator-friendly or native plants</w:t>
      </w:r>
    </w:p>
    <w:p w14:paraId="6AC1B8D3" w14:textId="77777777" w:rsidR="005511A3" w:rsidRPr="003B4219" w:rsidRDefault="005511A3" w:rsidP="005511A3">
      <w:pPr>
        <w:numPr>
          <w:ilvl w:val="1"/>
          <w:numId w:val="3"/>
        </w:numPr>
        <w:tabs>
          <w:tab w:val="clear" w:pos="1440"/>
        </w:tabs>
        <w:spacing w:before="100" w:beforeAutospacing="1" w:after="100" w:afterAutospacing="1" w:line="240" w:lineRule="auto"/>
        <w:rPr>
          <w:rFonts w:ascii="Times New Roman" w:eastAsia="Times New Roman" w:hAnsi="Times New Roman" w:cs="Times New Roman"/>
          <w:kern w:val="0"/>
          <w:sz w:val="28"/>
          <w:szCs w:val="28"/>
          <w14:ligatures w14:val="none"/>
        </w:rPr>
      </w:pPr>
      <w:r w:rsidRPr="003B4219">
        <w:rPr>
          <w:rFonts w:ascii="Times New Roman" w:eastAsia="Times New Roman" w:hAnsi="Times New Roman" w:cs="Times New Roman"/>
          <w:kern w:val="0"/>
          <w:sz w:val="28"/>
          <w:szCs w:val="28"/>
          <w14:ligatures w14:val="none"/>
        </w:rPr>
        <w:t>Avoided using pesticides/insecticides</w:t>
      </w:r>
    </w:p>
    <w:p w14:paraId="24DC67B9" w14:textId="7F8CACB6" w:rsidR="005511A3" w:rsidRPr="003B4219" w:rsidRDefault="005511A3" w:rsidP="005511A3">
      <w:pPr>
        <w:numPr>
          <w:ilvl w:val="1"/>
          <w:numId w:val="3"/>
        </w:numPr>
        <w:tabs>
          <w:tab w:val="clear" w:pos="1440"/>
        </w:tabs>
        <w:spacing w:before="100" w:beforeAutospacing="1" w:after="100" w:afterAutospacing="1" w:line="240" w:lineRule="auto"/>
        <w:rPr>
          <w:rFonts w:ascii="Times New Roman" w:eastAsia="Times New Roman" w:hAnsi="Times New Roman" w:cs="Times New Roman"/>
          <w:kern w:val="0"/>
          <w:sz w:val="28"/>
          <w:szCs w:val="28"/>
          <w14:ligatures w14:val="none"/>
        </w:rPr>
      </w:pPr>
      <w:r w:rsidRPr="003B4219">
        <w:rPr>
          <w:rFonts w:ascii="Times New Roman" w:eastAsia="Times New Roman" w:hAnsi="Times New Roman" w:cs="Times New Roman"/>
          <w:kern w:val="0"/>
          <w:sz w:val="28"/>
          <w:szCs w:val="28"/>
          <w14:ligatures w14:val="none"/>
        </w:rPr>
        <w:t xml:space="preserve">Picked up litter </w:t>
      </w:r>
      <w:ins w:id="77" w:author="Kelsey McCune" w:date="2026-03-02T08:53:00Z" w16du:dateUtc="2026-03-02T14:53:00Z">
        <w:r w:rsidR="006B10A0">
          <w:rPr>
            <w:rFonts w:ascii="Times New Roman" w:eastAsia="Times New Roman" w:hAnsi="Times New Roman" w:cs="Times New Roman"/>
            <w:kern w:val="0"/>
            <w:sz w:val="28"/>
            <w:szCs w:val="28"/>
            <w14:ligatures w14:val="none"/>
          </w:rPr>
          <w:t>around your community</w:t>
        </w:r>
      </w:ins>
    </w:p>
    <w:p w14:paraId="3683DB5B" w14:textId="77777777" w:rsidR="005511A3" w:rsidRPr="003B4219" w:rsidRDefault="005511A3" w:rsidP="005511A3">
      <w:pPr>
        <w:numPr>
          <w:ilvl w:val="1"/>
          <w:numId w:val="3"/>
        </w:numPr>
        <w:tabs>
          <w:tab w:val="clear" w:pos="1440"/>
        </w:tabs>
        <w:spacing w:before="100" w:beforeAutospacing="1" w:after="100" w:afterAutospacing="1" w:line="240" w:lineRule="auto"/>
        <w:rPr>
          <w:rFonts w:ascii="Times New Roman" w:eastAsia="Times New Roman" w:hAnsi="Times New Roman" w:cs="Times New Roman"/>
          <w:kern w:val="0"/>
          <w:sz w:val="28"/>
          <w:szCs w:val="28"/>
          <w14:ligatures w14:val="none"/>
        </w:rPr>
      </w:pPr>
      <w:r w:rsidRPr="003B4219">
        <w:rPr>
          <w:rFonts w:ascii="Times New Roman" w:eastAsia="Times New Roman" w:hAnsi="Times New Roman" w:cs="Times New Roman"/>
          <w:kern w:val="0"/>
          <w:sz w:val="28"/>
          <w:szCs w:val="28"/>
          <w14:ligatures w14:val="none"/>
        </w:rPr>
        <w:t>Donated to a conservation organization</w:t>
      </w:r>
    </w:p>
    <w:p w14:paraId="7B82FFE8" w14:textId="77777777" w:rsidR="005511A3" w:rsidRPr="003B4219" w:rsidRDefault="005511A3" w:rsidP="005511A3">
      <w:pPr>
        <w:numPr>
          <w:ilvl w:val="1"/>
          <w:numId w:val="3"/>
        </w:numPr>
        <w:tabs>
          <w:tab w:val="clear" w:pos="1440"/>
        </w:tabs>
        <w:spacing w:before="100" w:beforeAutospacing="1" w:after="100" w:afterAutospacing="1" w:line="240" w:lineRule="auto"/>
        <w:rPr>
          <w:rFonts w:ascii="Times New Roman" w:eastAsia="Times New Roman" w:hAnsi="Times New Roman" w:cs="Times New Roman"/>
          <w:kern w:val="0"/>
          <w:sz w:val="28"/>
          <w:szCs w:val="28"/>
          <w14:ligatures w14:val="none"/>
        </w:rPr>
      </w:pPr>
      <w:r w:rsidRPr="003B4219">
        <w:rPr>
          <w:rFonts w:ascii="Times New Roman" w:eastAsia="Times New Roman" w:hAnsi="Times New Roman" w:cs="Times New Roman"/>
          <w:kern w:val="0"/>
          <w:sz w:val="28"/>
          <w:szCs w:val="28"/>
          <w14:ligatures w14:val="none"/>
        </w:rPr>
        <w:t>Volunteered with a conservation group</w:t>
      </w:r>
    </w:p>
    <w:p w14:paraId="6BA05CEB" w14:textId="7AB88686" w:rsidR="005511A3" w:rsidRPr="003B4219" w:rsidRDefault="005511A3" w:rsidP="005511A3">
      <w:pPr>
        <w:numPr>
          <w:ilvl w:val="1"/>
          <w:numId w:val="3"/>
        </w:numPr>
        <w:tabs>
          <w:tab w:val="clear" w:pos="1440"/>
        </w:tabs>
        <w:spacing w:before="100" w:beforeAutospacing="1" w:after="100" w:afterAutospacing="1" w:line="240" w:lineRule="auto"/>
        <w:rPr>
          <w:rFonts w:ascii="Times New Roman" w:eastAsia="Times New Roman" w:hAnsi="Times New Roman" w:cs="Times New Roman"/>
          <w:kern w:val="0"/>
          <w:sz w:val="28"/>
          <w:szCs w:val="28"/>
          <w14:ligatures w14:val="none"/>
        </w:rPr>
      </w:pPr>
      <w:r w:rsidRPr="003B4219">
        <w:rPr>
          <w:rFonts w:ascii="Times New Roman" w:eastAsia="Times New Roman" w:hAnsi="Times New Roman" w:cs="Times New Roman"/>
          <w:kern w:val="0"/>
          <w:sz w:val="28"/>
          <w:szCs w:val="28"/>
          <w14:ligatures w14:val="none"/>
        </w:rPr>
        <w:t>Voted for pro-</w:t>
      </w:r>
      <w:ins w:id="78" w:author="Kelsey McCune" w:date="2026-03-02T08:54:00Z" w16du:dateUtc="2026-03-02T14:54:00Z">
        <w:r w:rsidR="006B10A0">
          <w:rPr>
            <w:rFonts w:ascii="Times New Roman" w:eastAsia="Times New Roman" w:hAnsi="Times New Roman" w:cs="Times New Roman"/>
            <w:kern w:val="0"/>
            <w:sz w:val="28"/>
            <w:szCs w:val="28"/>
            <w14:ligatures w14:val="none"/>
          </w:rPr>
          <w:t xml:space="preserve">environmental </w:t>
        </w:r>
      </w:ins>
      <w:r w:rsidRPr="003B4219">
        <w:rPr>
          <w:rFonts w:ascii="Times New Roman" w:eastAsia="Times New Roman" w:hAnsi="Times New Roman" w:cs="Times New Roman"/>
          <w:kern w:val="0"/>
          <w:sz w:val="28"/>
          <w:szCs w:val="28"/>
          <w14:ligatures w14:val="none"/>
        </w:rPr>
        <w:t>conservation policies or candidates</w:t>
      </w:r>
    </w:p>
    <w:p w14:paraId="021983F5" w14:textId="77777777" w:rsidR="005511A3" w:rsidRDefault="005511A3" w:rsidP="005511A3">
      <w:pPr>
        <w:numPr>
          <w:ilvl w:val="1"/>
          <w:numId w:val="3"/>
        </w:numPr>
        <w:tabs>
          <w:tab w:val="clear" w:pos="1440"/>
        </w:tabs>
        <w:spacing w:before="100" w:beforeAutospacing="1" w:after="100" w:afterAutospacing="1" w:line="240" w:lineRule="auto"/>
        <w:rPr>
          <w:ins w:id="79" w:author="Kelsey McCune" w:date="2026-03-02T08:54:00Z" w16du:dateUtc="2026-03-02T14:54:00Z"/>
          <w:rFonts w:ascii="Times New Roman" w:eastAsia="Times New Roman" w:hAnsi="Times New Roman" w:cs="Times New Roman"/>
          <w:kern w:val="0"/>
          <w:sz w:val="28"/>
          <w:szCs w:val="28"/>
          <w14:ligatures w14:val="none"/>
        </w:rPr>
      </w:pPr>
      <w:r w:rsidRPr="003B4219">
        <w:rPr>
          <w:rFonts w:ascii="Times New Roman" w:eastAsia="Times New Roman" w:hAnsi="Times New Roman" w:cs="Times New Roman"/>
          <w:kern w:val="0"/>
          <w:sz w:val="28"/>
          <w:szCs w:val="28"/>
          <w14:ligatures w14:val="none"/>
        </w:rPr>
        <w:t>Talked to friends/family about conservation issues/activities</w:t>
      </w:r>
    </w:p>
    <w:p w14:paraId="2D3A5507" w14:textId="36238E19" w:rsidR="006B10A0" w:rsidRPr="003B4219" w:rsidRDefault="006B10A0" w:rsidP="005511A3">
      <w:pPr>
        <w:numPr>
          <w:ilvl w:val="1"/>
          <w:numId w:val="3"/>
        </w:numPr>
        <w:tabs>
          <w:tab w:val="clear" w:pos="1440"/>
        </w:tabs>
        <w:spacing w:before="100" w:beforeAutospacing="1" w:after="100" w:afterAutospacing="1" w:line="240" w:lineRule="auto"/>
        <w:rPr>
          <w:rFonts w:ascii="Times New Roman" w:eastAsia="Times New Roman" w:hAnsi="Times New Roman" w:cs="Times New Roman"/>
          <w:kern w:val="0"/>
          <w:sz w:val="28"/>
          <w:szCs w:val="28"/>
          <w14:ligatures w14:val="none"/>
        </w:rPr>
      </w:pPr>
      <w:ins w:id="80" w:author="Kelsey McCune" w:date="2026-03-02T08:54:00Z" w16du:dateUtc="2026-03-02T14:54:00Z">
        <w:r>
          <w:rPr>
            <w:rFonts w:ascii="Times New Roman" w:eastAsia="Times New Roman" w:hAnsi="Times New Roman" w:cs="Times New Roman"/>
            <w:kern w:val="0"/>
            <w:sz w:val="28"/>
            <w:szCs w:val="28"/>
            <w14:ligatures w14:val="none"/>
          </w:rPr>
          <w:t>Read articles or information about environmental conservation or sustainability</w:t>
        </w:r>
      </w:ins>
    </w:p>
    <w:p w14:paraId="27E806BA" w14:textId="77777777" w:rsidR="005511A3" w:rsidRPr="003B4219" w:rsidRDefault="005511A3" w:rsidP="005511A3">
      <w:pPr>
        <w:numPr>
          <w:ilvl w:val="1"/>
          <w:numId w:val="3"/>
        </w:numPr>
        <w:tabs>
          <w:tab w:val="clear" w:pos="1440"/>
        </w:tabs>
        <w:spacing w:before="100" w:beforeAutospacing="1" w:after="100" w:afterAutospacing="1" w:line="240" w:lineRule="auto"/>
        <w:rPr>
          <w:rFonts w:ascii="Times New Roman" w:eastAsia="Times New Roman" w:hAnsi="Times New Roman" w:cs="Times New Roman"/>
          <w:kern w:val="0"/>
          <w:sz w:val="28"/>
          <w:szCs w:val="28"/>
          <w14:ligatures w14:val="none"/>
        </w:rPr>
      </w:pPr>
      <w:r w:rsidRPr="003B4219">
        <w:rPr>
          <w:rFonts w:ascii="Times New Roman" w:eastAsia="Times New Roman" w:hAnsi="Times New Roman" w:cs="Times New Roman"/>
          <w:kern w:val="0"/>
          <w:sz w:val="28"/>
          <w:szCs w:val="28"/>
          <w14:ligatures w14:val="none"/>
        </w:rPr>
        <w:t>None of the above</w:t>
      </w:r>
    </w:p>
    <w:p w14:paraId="2778E4ED" w14:textId="22E25AEB" w:rsidR="00722377" w:rsidRDefault="005511A3" w:rsidP="00722377">
      <w:pPr>
        <w:spacing w:before="100" w:beforeAutospacing="1" w:after="100" w:afterAutospacing="1" w:line="240" w:lineRule="auto"/>
        <w:ind w:left="720"/>
        <w:rPr>
          <w:rFonts w:ascii="Times New Roman" w:eastAsia="Times New Roman" w:hAnsi="Times New Roman" w:cs="Times New Roman"/>
          <w:i/>
          <w:iCs/>
          <w:kern w:val="0"/>
          <w:sz w:val="28"/>
          <w:szCs w:val="28"/>
          <w14:ligatures w14:val="none"/>
        </w:rPr>
      </w:pPr>
      <w:r w:rsidRPr="003B4219">
        <w:rPr>
          <w:rFonts w:ascii="Times New Roman" w:eastAsia="Times New Roman" w:hAnsi="Times New Roman" w:cs="Times New Roman"/>
          <w:kern w:val="0"/>
          <w:sz w:val="28"/>
          <w:szCs w:val="28"/>
          <w14:ligatures w14:val="none"/>
        </w:rPr>
        <w:t>OR</w:t>
      </w:r>
      <w:r w:rsidRPr="003B4219">
        <w:rPr>
          <w:rFonts w:ascii="Times New Roman" w:eastAsia="Times New Roman" w:hAnsi="Times New Roman" w:cs="Times New Roman"/>
          <w:kern w:val="0"/>
          <w:sz w:val="28"/>
          <w:szCs w:val="28"/>
          <w14:ligatures w14:val="none"/>
        </w:rPr>
        <w:br/>
      </w:r>
      <w:r w:rsidRPr="003B4219">
        <w:rPr>
          <w:rFonts w:ascii="Times New Roman" w:eastAsia="Times New Roman" w:hAnsi="Times New Roman" w:cs="Times New Roman"/>
          <w:b/>
          <w:bCs/>
          <w:kern w:val="0"/>
          <w:sz w:val="28"/>
          <w:szCs w:val="28"/>
          <w14:ligatures w14:val="none"/>
        </w:rPr>
        <w:t>Please indicate how often you engage in the following conservation-related actions:</w:t>
      </w:r>
      <w:r w:rsidRPr="003B4219">
        <w:rPr>
          <w:rFonts w:ascii="Times New Roman" w:eastAsia="Times New Roman" w:hAnsi="Times New Roman" w:cs="Times New Roman"/>
          <w:kern w:val="0"/>
          <w:sz w:val="28"/>
          <w:szCs w:val="28"/>
          <w14:ligatures w14:val="none"/>
        </w:rPr>
        <w:br/>
      </w:r>
      <w:r w:rsidR="00CB18DD">
        <w:rPr>
          <w:rFonts w:ascii="Times New Roman" w:eastAsia="Times New Roman" w:hAnsi="Times New Roman" w:cs="Times New Roman"/>
          <w:i/>
          <w:iCs/>
          <w:kern w:val="0"/>
          <w:sz w:val="28"/>
          <w:szCs w:val="28"/>
          <w14:ligatures w14:val="none"/>
        </w:rPr>
        <w:t>[</w:t>
      </w:r>
      <w:r w:rsidR="00722377" w:rsidRPr="00722377">
        <w:rPr>
          <w:rFonts w:ascii="Times New Roman" w:eastAsia="Times New Roman" w:hAnsi="Times New Roman" w:cs="Times New Roman"/>
          <w:i/>
          <w:iCs/>
          <w:kern w:val="0"/>
          <w:sz w:val="28"/>
          <w:szCs w:val="28"/>
          <w14:ligatures w14:val="none"/>
        </w:rPr>
        <w:t>1= Never, 2= Rarely (a few times a year), 3= Occasionally (once a month), 4= Sometimes (2-3 times a month), 5= Often (once a week), 6= Very often (several times a week), 7= Always (daily or nearly every day)</w:t>
      </w:r>
      <w:r w:rsidR="00CB18DD">
        <w:rPr>
          <w:rFonts w:ascii="Times New Roman" w:eastAsia="Times New Roman" w:hAnsi="Times New Roman" w:cs="Times New Roman"/>
          <w:i/>
          <w:iCs/>
          <w:kern w:val="0"/>
          <w:sz w:val="28"/>
          <w:szCs w:val="28"/>
          <w14:ligatures w14:val="none"/>
        </w:rPr>
        <w:t>]</w:t>
      </w:r>
    </w:p>
    <w:p w14:paraId="1D1B90CD" w14:textId="1EA47DC0" w:rsidR="005511A3" w:rsidRPr="003B4219" w:rsidRDefault="005511A3" w:rsidP="00722377">
      <w:pPr>
        <w:spacing w:before="100" w:beforeAutospacing="1" w:after="100" w:afterAutospacing="1" w:line="240" w:lineRule="auto"/>
        <w:ind w:left="720"/>
        <w:rPr>
          <w:rFonts w:ascii="Times New Roman" w:eastAsia="Times New Roman" w:hAnsi="Times New Roman" w:cs="Times New Roman"/>
          <w:b/>
          <w:bCs/>
          <w:kern w:val="0"/>
          <w:sz w:val="28"/>
          <w:szCs w:val="28"/>
          <w14:ligatures w14:val="none"/>
        </w:rPr>
      </w:pPr>
      <w:r w:rsidRPr="003B4219">
        <w:rPr>
          <w:rFonts w:ascii="Times New Roman" w:eastAsia="Times New Roman" w:hAnsi="Times New Roman" w:cs="Times New Roman"/>
          <w:b/>
          <w:bCs/>
          <w:kern w:val="0"/>
          <w:sz w:val="28"/>
          <w:szCs w:val="28"/>
          <w14:ligatures w14:val="none"/>
        </w:rPr>
        <w:t>Individual Conservation Actions:</w:t>
      </w:r>
    </w:p>
    <w:p w14:paraId="458EC17E" w14:textId="77777777" w:rsidR="005511A3" w:rsidRPr="003B4219" w:rsidRDefault="005511A3" w:rsidP="005511A3">
      <w:pPr>
        <w:numPr>
          <w:ilvl w:val="0"/>
          <w:numId w:val="11"/>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3B4219">
        <w:rPr>
          <w:rFonts w:ascii="Times New Roman" w:eastAsia="Times New Roman" w:hAnsi="Times New Roman" w:cs="Times New Roman"/>
          <w:kern w:val="0"/>
          <w:sz w:val="28"/>
          <w:szCs w:val="28"/>
          <w14:ligatures w14:val="none"/>
        </w:rPr>
        <w:t>When I see litter, I pick it up</w:t>
      </w:r>
    </w:p>
    <w:p w14:paraId="10A1E162" w14:textId="77777777" w:rsidR="005511A3" w:rsidRPr="003B4219" w:rsidRDefault="005511A3" w:rsidP="005511A3">
      <w:pPr>
        <w:numPr>
          <w:ilvl w:val="0"/>
          <w:numId w:val="11"/>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3B4219">
        <w:rPr>
          <w:rFonts w:ascii="Times New Roman" w:eastAsia="Times New Roman" w:hAnsi="Times New Roman" w:cs="Times New Roman"/>
          <w:kern w:val="0"/>
          <w:sz w:val="28"/>
          <w:szCs w:val="28"/>
          <w14:ligatures w14:val="none"/>
        </w:rPr>
        <w:t>I vote for parties/candidates with pro-nature conservation policies in elections</w:t>
      </w:r>
    </w:p>
    <w:p w14:paraId="2D502194" w14:textId="77777777" w:rsidR="005511A3" w:rsidRPr="003B4219" w:rsidRDefault="005511A3" w:rsidP="005511A3">
      <w:pPr>
        <w:numPr>
          <w:ilvl w:val="0"/>
          <w:numId w:val="11"/>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3B4219">
        <w:rPr>
          <w:rFonts w:ascii="Times New Roman" w:eastAsia="Times New Roman" w:hAnsi="Times New Roman" w:cs="Times New Roman"/>
          <w:kern w:val="0"/>
          <w:sz w:val="28"/>
          <w:szCs w:val="28"/>
          <w14:ligatures w14:val="none"/>
        </w:rPr>
        <w:t>I participate in local conservation efforts or groups (stream clean-up, habitat restoration, outreach events).</w:t>
      </w:r>
    </w:p>
    <w:p w14:paraId="7624EE59" w14:textId="77777777" w:rsidR="005511A3" w:rsidRPr="003B4219" w:rsidRDefault="005511A3" w:rsidP="005511A3">
      <w:pPr>
        <w:pStyle w:val="ml-4"/>
        <w:numPr>
          <w:ilvl w:val="0"/>
          <w:numId w:val="11"/>
        </w:numPr>
        <w:rPr>
          <w:sz w:val="28"/>
          <w:szCs w:val="28"/>
        </w:rPr>
      </w:pPr>
      <w:r w:rsidRPr="003B4219">
        <w:rPr>
          <w:sz w:val="28"/>
          <w:szCs w:val="28"/>
        </w:rPr>
        <w:t xml:space="preserve">I support or donate to organizations working to protect bird habitats. </w:t>
      </w:r>
    </w:p>
    <w:p w14:paraId="01D8C665" w14:textId="77777777" w:rsidR="005511A3" w:rsidRPr="003B4219" w:rsidRDefault="005511A3" w:rsidP="005511A3">
      <w:pPr>
        <w:spacing w:before="100" w:beforeAutospacing="1" w:after="100" w:afterAutospacing="1" w:line="240" w:lineRule="auto"/>
        <w:ind w:firstLine="720"/>
        <w:rPr>
          <w:rFonts w:ascii="Times New Roman" w:eastAsia="Times New Roman" w:hAnsi="Times New Roman" w:cs="Times New Roman"/>
          <w:b/>
          <w:bCs/>
          <w:kern w:val="0"/>
          <w:sz w:val="28"/>
          <w:szCs w:val="28"/>
          <w14:ligatures w14:val="none"/>
        </w:rPr>
      </w:pPr>
      <w:r w:rsidRPr="003B4219">
        <w:rPr>
          <w:rFonts w:ascii="Times New Roman" w:eastAsia="Times New Roman" w:hAnsi="Times New Roman" w:cs="Times New Roman"/>
          <w:b/>
          <w:bCs/>
          <w:kern w:val="0"/>
          <w:sz w:val="28"/>
          <w:szCs w:val="28"/>
          <w14:ligatures w14:val="none"/>
        </w:rPr>
        <w:t>Backyard Conservation Actions:</w:t>
      </w:r>
    </w:p>
    <w:p w14:paraId="743FC01E" w14:textId="77777777" w:rsidR="005511A3" w:rsidRPr="003B4219" w:rsidRDefault="005511A3" w:rsidP="005511A3">
      <w:pPr>
        <w:numPr>
          <w:ilvl w:val="0"/>
          <w:numId w:val="12"/>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3B4219">
        <w:rPr>
          <w:rFonts w:ascii="Times New Roman" w:eastAsia="Times New Roman" w:hAnsi="Times New Roman" w:cs="Times New Roman"/>
          <w:kern w:val="0"/>
          <w:sz w:val="28"/>
          <w:szCs w:val="28"/>
          <w14:ligatures w14:val="none"/>
        </w:rPr>
        <w:t>I provide food for wild animals such as birds</w:t>
      </w:r>
    </w:p>
    <w:p w14:paraId="4CBA3E47" w14:textId="77777777" w:rsidR="005511A3" w:rsidRPr="003B4219" w:rsidRDefault="005511A3" w:rsidP="005511A3">
      <w:pPr>
        <w:numPr>
          <w:ilvl w:val="0"/>
          <w:numId w:val="12"/>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3B4219">
        <w:rPr>
          <w:rFonts w:ascii="Times New Roman" w:eastAsia="Times New Roman" w:hAnsi="Times New Roman" w:cs="Times New Roman"/>
          <w:kern w:val="0"/>
          <w:sz w:val="28"/>
          <w:szCs w:val="28"/>
          <w14:ligatures w14:val="none"/>
        </w:rPr>
        <w:t>I plant pollinator-friendly plants</w:t>
      </w:r>
    </w:p>
    <w:p w14:paraId="1FF41278" w14:textId="77777777" w:rsidR="005511A3" w:rsidRPr="003B4219" w:rsidRDefault="005511A3" w:rsidP="005511A3">
      <w:pPr>
        <w:numPr>
          <w:ilvl w:val="0"/>
          <w:numId w:val="12"/>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3B4219">
        <w:rPr>
          <w:rFonts w:ascii="Times New Roman" w:eastAsia="Times New Roman" w:hAnsi="Times New Roman" w:cs="Times New Roman"/>
          <w:kern w:val="0"/>
          <w:sz w:val="28"/>
          <w:szCs w:val="28"/>
          <w14:ligatures w14:val="none"/>
        </w:rPr>
        <w:t>I provide shelter materials or retain dead trees that can be used by wildlife</w:t>
      </w:r>
    </w:p>
    <w:p w14:paraId="717555EA" w14:textId="77777777" w:rsidR="005511A3" w:rsidRPr="003B4219" w:rsidRDefault="005511A3" w:rsidP="005511A3">
      <w:pPr>
        <w:numPr>
          <w:ilvl w:val="0"/>
          <w:numId w:val="12"/>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3B4219">
        <w:rPr>
          <w:rFonts w:ascii="Times New Roman" w:eastAsia="Times New Roman" w:hAnsi="Times New Roman" w:cs="Times New Roman"/>
          <w:kern w:val="0"/>
          <w:sz w:val="28"/>
          <w:szCs w:val="28"/>
          <w14:ligatures w14:val="none"/>
        </w:rPr>
        <w:t xml:space="preserve">I supervise pets and/or children when outside. </w:t>
      </w:r>
    </w:p>
    <w:p w14:paraId="3D6DE76C" w14:textId="77777777" w:rsidR="005511A3" w:rsidRPr="003B4219" w:rsidRDefault="005511A3" w:rsidP="005511A3">
      <w:pPr>
        <w:spacing w:before="100" w:beforeAutospacing="1" w:after="100" w:afterAutospacing="1" w:line="240" w:lineRule="auto"/>
        <w:rPr>
          <w:rFonts w:ascii="Times New Roman" w:eastAsia="Times New Roman" w:hAnsi="Times New Roman" w:cs="Times New Roman"/>
          <w:kern w:val="0"/>
          <w:sz w:val="28"/>
          <w:szCs w:val="28"/>
          <w14:ligatures w14:val="none"/>
        </w:rPr>
      </w:pPr>
    </w:p>
    <w:p w14:paraId="3C53E5FD" w14:textId="77777777" w:rsidR="005511A3" w:rsidRPr="003B4219" w:rsidRDefault="005511A3" w:rsidP="005511A3">
      <w:pPr>
        <w:numPr>
          <w:ilvl w:val="0"/>
          <w:numId w:val="3"/>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3B4219">
        <w:rPr>
          <w:rFonts w:ascii="Times New Roman" w:eastAsia="Times New Roman" w:hAnsi="Times New Roman" w:cs="Times New Roman"/>
          <w:b/>
          <w:bCs/>
          <w:kern w:val="0"/>
          <w:sz w:val="28"/>
          <w:szCs w:val="28"/>
          <w14:ligatures w14:val="none"/>
        </w:rPr>
        <w:lastRenderedPageBreak/>
        <w:t>After observing birds at your feeder, have you ever taken any conservation-related actions (e.g., talked about it, donated, changed yard practices)?</w:t>
      </w:r>
    </w:p>
    <w:p w14:paraId="79AAE6E2" w14:textId="77777777" w:rsidR="005511A3" w:rsidRPr="003B4219" w:rsidRDefault="005511A3" w:rsidP="005511A3">
      <w:pPr>
        <w:numPr>
          <w:ilvl w:val="1"/>
          <w:numId w:val="3"/>
        </w:numPr>
        <w:tabs>
          <w:tab w:val="clear" w:pos="1440"/>
        </w:tabs>
        <w:spacing w:before="100" w:beforeAutospacing="1" w:after="100" w:afterAutospacing="1" w:line="240" w:lineRule="auto"/>
        <w:rPr>
          <w:rFonts w:ascii="Times New Roman" w:eastAsia="Times New Roman" w:hAnsi="Times New Roman" w:cs="Times New Roman"/>
          <w:kern w:val="0"/>
          <w:sz w:val="28"/>
          <w:szCs w:val="28"/>
          <w14:ligatures w14:val="none"/>
        </w:rPr>
      </w:pPr>
      <w:r w:rsidRPr="003B4219">
        <w:rPr>
          <w:rFonts w:ascii="Times New Roman" w:eastAsia="Times New Roman" w:hAnsi="Times New Roman" w:cs="Times New Roman"/>
          <w:kern w:val="0"/>
          <w:sz w:val="28"/>
          <w:szCs w:val="28"/>
          <w14:ligatures w14:val="none"/>
        </w:rPr>
        <w:t xml:space="preserve">Yes → </w:t>
      </w:r>
      <w:r w:rsidRPr="003B4219">
        <w:rPr>
          <w:rFonts w:ascii="Times New Roman" w:eastAsia="Times New Roman" w:hAnsi="Times New Roman" w:cs="Times New Roman"/>
          <w:i/>
          <w:iCs/>
          <w:kern w:val="0"/>
          <w:sz w:val="28"/>
          <w:szCs w:val="28"/>
          <w14:ligatures w14:val="none"/>
        </w:rPr>
        <w:t>Please describe:</w:t>
      </w:r>
      <w:r w:rsidRPr="003B4219">
        <w:rPr>
          <w:rFonts w:ascii="Times New Roman" w:eastAsia="Times New Roman" w:hAnsi="Times New Roman" w:cs="Times New Roman"/>
          <w:kern w:val="0"/>
          <w:sz w:val="28"/>
          <w:szCs w:val="28"/>
          <w14:ligatures w14:val="none"/>
        </w:rPr>
        <w:t xml:space="preserve"> _______</w:t>
      </w:r>
    </w:p>
    <w:p w14:paraId="2C687359" w14:textId="77777777" w:rsidR="005511A3" w:rsidRPr="003B4219" w:rsidRDefault="005511A3" w:rsidP="005511A3">
      <w:pPr>
        <w:numPr>
          <w:ilvl w:val="1"/>
          <w:numId w:val="3"/>
        </w:numPr>
        <w:tabs>
          <w:tab w:val="clear" w:pos="1440"/>
        </w:tabs>
        <w:spacing w:before="100" w:beforeAutospacing="1" w:after="100" w:afterAutospacing="1" w:line="240" w:lineRule="auto"/>
        <w:rPr>
          <w:rFonts w:ascii="Times New Roman" w:eastAsia="Times New Roman" w:hAnsi="Times New Roman" w:cs="Times New Roman"/>
          <w:kern w:val="0"/>
          <w:sz w:val="28"/>
          <w:szCs w:val="28"/>
          <w14:ligatures w14:val="none"/>
        </w:rPr>
      </w:pPr>
      <w:r w:rsidRPr="003B4219">
        <w:rPr>
          <w:rFonts w:ascii="Times New Roman" w:eastAsia="Times New Roman" w:hAnsi="Times New Roman" w:cs="Times New Roman"/>
          <w:kern w:val="0"/>
          <w:sz w:val="28"/>
          <w:szCs w:val="28"/>
          <w14:ligatures w14:val="none"/>
        </w:rPr>
        <w:t>No</w:t>
      </w:r>
    </w:p>
    <w:p w14:paraId="1DD6EDB6" w14:textId="70B8C769" w:rsidR="005511A3" w:rsidRPr="003B2A57" w:rsidRDefault="001D2302" w:rsidP="003B2A57">
      <w:pPr>
        <w:spacing w:after="0" w:line="240" w:lineRule="auto"/>
        <w:rPr>
          <w:rFonts w:ascii="Times New Roman" w:eastAsia="Times New Roman" w:hAnsi="Times New Roman" w:cs="Times New Roman"/>
          <w:kern w:val="0"/>
          <w:sz w:val="28"/>
          <w:szCs w:val="28"/>
          <w14:ligatures w14:val="none"/>
        </w:rPr>
      </w:pPr>
      <w:r>
        <w:rPr>
          <w:noProof/>
        </w:rPr>
      </w:r>
      <w:r>
        <w:pict w14:anchorId="2DDD0347">
          <v:rect id="Horizontal Line 6" o:spid="_x0000_s1027"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r w:rsidR="003B2A57">
        <w:rPr>
          <w:rFonts w:ascii="Times New Roman" w:eastAsia="Times New Roman" w:hAnsi="Times New Roman" w:cs="Times New Roman"/>
          <w:kern w:val="0"/>
          <w:sz w:val="28"/>
          <w:szCs w:val="28"/>
          <w14:ligatures w14:val="none"/>
        </w:rPr>
        <w:br/>
      </w:r>
    </w:p>
    <w:p w14:paraId="596A2613" w14:textId="40AEEA2E" w:rsidR="005511A3" w:rsidRPr="003B2A57" w:rsidRDefault="005511A3" w:rsidP="005511A3">
      <w:pPr>
        <w:spacing w:before="100" w:beforeAutospacing="1" w:after="100" w:afterAutospacing="1" w:line="240" w:lineRule="auto"/>
        <w:outlineLvl w:val="2"/>
        <w:rPr>
          <w:rFonts w:ascii="Times New Roman" w:eastAsia="Times New Roman" w:hAnsi="Times New Roman" w:cs="Times New Roman"/>
          <w:i/>
          <w:iCs/>
          <w:kern w:val="0"/>
          <w:sz w:val="28"/>
          <w:szCs w:val="28"/>
          <w14:ligatures w14:val="none"/>
        </w:rPr>
      </w:pPr>
      <w:r w:rsidRPr="003B2A57">
        <w:rPr>
          <w:rFonts w:ascii="Times New Roman" w:eastAsia="Times New Roman" w:hAnsi="Times New Roman" w:cs="Times New Roman"/>
          <w:b/>
          <w:bCs/>
          <w:kern w:val="0"/>
          <w:sz w:val="32"/>
          <w:szCs w:val="32"/>
          <w14:ligatures w14:val="none"/>
        </w:rPr>
        <w:t>Section 6: Willingness to Pay &amp; Seed Preferences</w:t>
      </w:r>
      <w:r w:rsidR="003B2A57" w:rsidRPr="003B2A57">
        <w:rPr>
          <w:rFonts w:ascii="Times New Roman" w:eastAsia="Times New Roman" w:hAnsi="Times New Roman" w:cs="Times New Roman"/>
          <w:b/>
          <w:bCs/>
          <w:kern w:val="0"/>
          <w:sz w:val="32"/>
          <w:szCs w:val="32"/>
          <w14:ligatures w14:val="none"/>
        </w:rPr>
        <w:br/>
      </w:r>
      <w:r w:rsidR="003B2A57" w:rsidRPr="003B2A57">
        <w:rPr>
          <w:rFonts w:ascii="Times New Roman" w:eastAsia="Times New Roman" w:hAnsi="Times New Roman" w:cs="Times New Roman"/>
          <w:b/>
          <w:bCs/>
          <w:kern w:val="0"/>
          <w:sz w:val="32"/>
          <w:szCs w:val="32"/>
          <w14:ligatures w14:val="none"/>
        </w:rPr>
        <w:br/>
      </w:r>
      <w:r w:rsidR="003B2A57" w:rsidRPr="003B2A57">
        <w:rPr>
          <w:rFonts w:ascii="Times New Roman" w:eastAsia="Times New Roman" w:hAnsi="Times New Roman" w:cs="Times New Roman"/>
          <w:i/>
          <w:iCs/>
          <w:kern w:val="0"/>
          <w:sz w:val="28"/>
          <w:szCs w:val="28"/>
          <w14:ligatures w14:val="none"/>
        </w:rPr>
        <w:t xml:space="preserve">This section explores your willingness to financially support bird conservation initiatives and your preferences related to </w:t>
      </w:r>
      <w:r w:rsidR="003B2A57">
        <w:rPr>
          <w:rFonts w:ascii="Times New Roman" w:eastAsia="Times New Roman" w:hAnsi="Times New Roman" w:cs="Times New Roman"/>
          <w:i/>
          <w:iCs/>
          <w:kern w:val="0"/>
          <w:sz w:val="28"/>
          <w:szCs w:val="28"/>
          <w14:ligatures w14:val="none"/>
        </w:rPr>
        <w:t>wildlife</w:t>
      </w:r>
      <w:r w:rsidR="003B2A57" w:rsidRPr="003B2A57">
        <w:rPr>
          <w:rFonts w:ascii="Times New Roman" w:eastAsia="Times New Roman" w:hAnsi="Times New Roman" w:cs="Times New Roman"/>
          <w:i/>
          <w:iCs/>
          <w:kern w:val="0"/>
          <w:sz w:val="28"/>
          <w:szCs w:val="28"/>
          <w14:ligatures w14:val="none"/>
        </w:rPr>
        <w:t xml:space="preserve"> products. Your responses help researchers and conservation organizations understand public priorities and funding potential.</w:t>
      </w:r>
    </w:p>
    <w:p w14:paraId="58438144" w14:textId="606A04E7" w:rsidR="005511A3" w:rsidRPr="00595A1F" w:rsidRDefault="005511A3" w:rsidP="005511A3">
      <w:pPr>
        <w:pStyle w:val="ListParagraph"/>
        <w:numPr>
          <w:ilvl w:val="0"/>
          <w:numId w:val="3"/>
        </w:numPr>
        <w:spacing w:before="100" w:beforeAutospacing="1" w:after="100" w:afterAutospacing="1" w:line="240" w:lineRule="auto"/>
        <w:rPr>
          <w:rFonts w:ascii="Times New Roman" w:eastAsia="Times New Roman" w:hAnsi="Times New Roman" w:cs="Times New Roman"/>
          <w:kern w:val="0"/>
          <w:sz w:val="28"/>
          <w:szCs w:val="28"/>
          <w14:ligatures w14:val="none"/>
        </w:rPr>
      </w:pPr>
      <w:del w:id="81" w:author="Kelsey McCune" w:date="2026-03-02T08:57:00Z" w16du:dateUtc="2026-03-02T14:57:00Z">
        <w:r w:rsidRPr="00595A1F" w:rsidDel="006B10A0">
          <w:rPr>
            <w:rFonts w:ascii="Times New Roman" w:eastAsia="Times New Roman" w:hAnsi="Times New Roman" w:cs="Times New Roman"/>
            <w:b/>
            <w:bCs/>
            <w:kern w:val="0"/>
            <w:sz w:val="28"/>
            <w:szCs w:val="28"/>
            <w14:ligatures w14:val="none"/>
          </w:rPr>
          <w:delText>Would you be willing</w:delText>
        </w:r>
      </w:del>
      <w:ins w:id="82" w:author="Kelsey McCune" w:date="2026-03-02T08:57:00Z" w16du:dateUtc="2026-03-02T14:57:00Z">
        <w:r w:rsidR="006B10A0">
          <w:rPr>
            <w:rFonts w:ascii="Times New Roman" w:eastAsia="Times New Roman" w:hAnsi="Times New Roman" w:cs="Times New Roman"/>
            <w:b/>
            <w:bCs/>
            <w:kern w:val="0"/>
            <w:sz w:val="28"/>
            <w:szCs w:val="28"/>
            <w14:ligatures w14:val="none"/>
          </w:rPr>
          <w:t>Describe your willingness</w:t>
        </w:r>
      </w:ins>
      <w:r w:rsidRPr="00595A1F">
        <w:rPr>
          <w:rFonts w:ascii="Times New Roman" w:eastAsia="Times New Roman" w:hAnsi="Times New Roman" w:cs="Times New Roman"/>
          <w:b/>
          <w:bCs/>
          <w:kern w:val="0"/>
          <w:sz w:val="28"/>
          <w:szCs w:val="28"/>
          <w14:ligatures w14:val="none"/>
        </w:rPr>
        <w:t xml:space="preserve"> to make a donation to support bird conservation efforts if it specifically funded the following initiatives?</w:t>
      </w:r>
      <w:r w:rsidRPr="00595A1F">
        <w:rPr>
          <w:rFonts w:ascii="Times New Roman" w:eastAsia="Times New Roman" w:hAnsi="Times New Roman" w:cs="Times New Roman"/>
          <w:b/>
          <w:bCs/>
          <w:i/>
          <w:iCs/>
          <w:kern w:val="0"/>
          <w:sz w:val="28"/>
          <w:szCs w:val="28"/>
          <w14:ligatures w14:val="none"/>
        </w:rPr>
        <w:t xml:space="preserve"> </w:t>
      </w:r>
    </w:p>
    <w:p w14:paraId="30C2E9CB" w14:textId="77777777" w:rsidR="005511A3" w:rsidRPr="00595A1F" w:rsidRDefault="005511A3" w:rsidP="005511A3">
      <w:pPr>
        <w:pStyle w:val="ListParagraph"/>
        <w:spacing w:before="100" w:beforeAutospacing="1" w:after="100" w:afterAutospacing="1" w:line="240" w:lineRule="auto"/>
        <w:rPr>
          <w:rFonts w:ascii="Times New Roman" w:eastAsia="Times New Roman" w:hAnsi="Times New Roman" w:cs="Times New Roman"/>
          <w:i/>
          <w:iCs/>
          <w:kern w:val="0"/>
          <w:sz w:val="28"/>
          <w:szCs w:val="28"/>
          <w14:ligatures w14:val="none"/>
        </w:rPr>
      </w:pPr>
      <w:r>
        <w:rPr>
          <w:rFonts w:ascii="Times New Roman" w:eastAsia="Times New Roman" w:hAnsi="Times New Roman" w:cs="Times New Roman"/>
          <w:b/>
          <w:bCs/>
          <w:i/>
          <w:iCs/>
          <w:kern w:val="0"/>
          <w:sz w:val="28"/>
          <w:szCs w:val="28"/>
          <w14:ligatures w14:val="none"/>
        </w:rPr>
        <w:t>(</w:t>
      </w:r>
      <w:r w:rsidRPr="00595A1F">
        <w:rPr>
          <w:rFonts w:ascii="Times New Roman" w:eastAsia="Times New Roman" w:hAnsi="Times New Roman" w:cs="Times New Roman"/>
          <w:i/>
          <w:iCs/>
          <w:kern w:val="0"/>
          <w:sz w:val="28"/>
          <w:szCs w:val="28"/>
          <w14:ligatures w14:val="none"/>
        </w:rPr>
        <w:t>1= Definitely not willing, 2= Probably not willing, 3= Unsure / Neutral, 4= Probably willing, 5= Definitely willing</w:t>
      </w:r>
      <w:r>
        <w:rPr>
          <w:rFonts w:ascii="Times New Roman" w:eastAsia="Times New Roman" w:hAnsi="Times New Roman" w:cs="Times New Roman"/>
          <w:i/>
          <w:iCs/>
          <w:kern w:val="0"/>
          <w:sz w:val="28"/>
          <w:szCs w:val="28"/>
          <w14:ligatures w14:val="none"/>
        </w:rPr>
        <w:t>)</w:t>
      </w:r>
    </w:p>
    <w:p w14:paraId="408FCD4A" w14:textId="77E22B31" w:rsidR="005511A3" w:rsidRDefault="005511A3" w:rsidP="005511A3">
      <w:pPr>
        <w:numPr>
          <w:ilvl w:val="1"/>
          <w:numId w:val="3"/>
        </w:numPr>
        <w:tabs>
          <w:tab w:val="clear" w:pos="1440"/>
        </w:tabs>
        <w:spacing w:before="100" w:beforeAutospacing="1" w:after="100" w:afterAutospacing="1"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 xml:space="preserve">Native bird conservation programs </w:t>
      </w:r>
      <w:r w:rsidRPr="00595A1F">
        <w:rPr>
          <w:rFonts w:ascii="Times New Roman" w:eastAsia="Times New Roman" w:hAnsi="Times New Roman" w:cs="Times New Roman"/>
          <w:kern w:val="0"/>
          <w:sz w:val="28"/>
          <w:szCs w:val="28"/>
          <w14:ligatures w14:val="none"/>
        </w:rPr>
        <w:t xml:space="preserve">(e.g., habitat restoration, </w:t>
      </w:r>
      <w:ins w:id="83" w:author="Kelsey McCune" w:date="2026-03-02T08:57:00Z" w16du:dateUtc="2026-03-02T14:57:00Z">
        <w:r w:rsidR="006B10A0">
          <w:rPr>
            <w:rFonts w:ascii="Times New Roman" w:eastAsia="Times New Roman" w:hAnsi="Times New Roman" w:cs="Times New Roman"/>
            <w:kern w:val="0"/>
            <w:sz w:val="28"/>
            <w:szCs w:val="28"/>
            <w14:ligatures w14:val="none"/>
          </w:rPr>
          <w:t xml:space="preserve">wildlife preserve creation, </w:t>
        </w:r>
      </w:ins>
      <w:r w:rsidRPr="00595A1F">
        <w:rPr>
          <w:rFonts w:ascii="Times New Roman" w:eastAsia="Times New Roman" w:hAnsi="Times New Roman" w:cs="Times New Roman"/>
          <w:kern w:val="0"/>
          <w:sz w:val="28"/>
          <w:szCs w:val="28"/>
          <w14:ligatures w14:val="none"/>
        </w:rPr>
        <w:t>species monitoring)</w:t>
      </w:r>
    </w:p>
    <w:p w14:paraId="67C360BA" w14:textId="54484ABE" w:rsidR="005511A3" w:rsidRPr="003B4219" w:rsidRDefault="005511A3" w:rsidP="005511A3">
      <w:pPr>
        <w:numPr>
          <w:ilvl w:val="1"/>
          <w:numId w:val="3"/>
        </w:numPr>
        <w:tabs>
          <w:tab w:val="clear" w:pos="1440"/>
        </w:tabs>
        <w:spacing w:before="100" w:beforeAutospacing="1" w:after="100" w:afterAutospacing="1"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 xml:space="preserve">Easy-to-clean, take-apart bird feeder designs </w:t>
      </w:r>
      <w:r w:rsidR="003B2A57" w:rsidRPr="003B2A57">
        <w:rPr>
          <w:rFonts w:ascii="Times New Roman" w:eastAsia="Times New Roman" w:hAnsi="Times New Roman" w:cs="Times New Roman"/>
          <w:kern w:val="0"/>
          <w:sz w:val="28"/>
          <w:szCs w:val="28"/>
          <w14:ligatures w14:val="none"/>
        </w:rPr>
        <w:t>to support the development of feeders that reduce disease transmission</w:t>
      </w:r>
    </w:p>
    <w:p w14:paraId="4D62BF66" w14:textId="05C96C71" w:rsidR="005511A3" w:rsidRDefault="005511A3" w:rsidP="005511A3">
      <w:pPr>
        <w:numPr>
          <w:ilvl w:val="1"/>
          <w:numId w:val="3"/>
        </w:numPr>
        <w:tabs>
          <w:tab w:val="clear" w:pos="1440"/>
        </w:tabs>
        <w:spacing w:before="100" w:beforeAutospacing="1" w:after="100" w:afterAutospacing="1" w:line="240" w:lineRule="auto"/>
        <w:rPr>
          <w:rFonts w:ascii="Times New Roman" w:eastAsia="Times New Roman" w:hAnsi="Times New Roman" w:cs="Times New Roman"/>
          <w:kern w:val="0"/>
          <w:sz w:val="28"/>
          <w:szCs w:val="28"/>
          <w14:ligatures w14:val="none"/>
        </w:rPr>
      </w:pPr>
      <w:r w:rsidRPr="00595A1F">
        <w:rPr>
          <w:rFonts w:ascii="Times New Roman" w:eastAsia="Times New Roman" w:hAnsi="Times New Roman" w:cs="Times New Roman"/>
          <w:kern w:val="0"/>
          <w:sz w:val="28"/>
          <w:szCs w:val="28"/>
          <w14:ligatures w14:val="none"/>
        </w:rPr>
        <w:t xml:space="preserve">Disease prevention and monitoring programs (e.g., testing feeders for </w:t>
      </w:r>
      <w:commentRangeStart w:id="84"/>
      <w:r w:rsidRPr="00595A1F">
        <w:rPr>
          <w:rFonts w:ascii="Times New Roman" w:eastAsia="Times New Roman" w:hAnsi="Times New Roman" w:cs="Times New Roman"/>
          <w:kern w:val="0"/>
          <w:sz w:val="28"/>
          <w:szCs w:val="28"/>
          <w14:ligatures w14:val="none"/>
        </w:rPr>
        <w:t xml:space="preserve">pathogens, public education on </w:t>
      </w:r>
      <w:del w:id="85" w:author="Kelsey McCune" w:date="2026-03-02T08:58:00Z" w16du:dateUtc="2026-03-02T14:58:00Z">
        <w:r w:rsidRPr="00595A1F" w:rsidDel="006B10A0">
          <w:rPr>
            <w:rFonts w:ascii="Times New Roman" w:eastAsia="Times New Roman" w:hAnsi="Times New Roman" w:cs="Times New Roman"/>
            <w:kern w:val="0"/>
            <w:sz w:val="28"/>
            <w:szCs w:val="28"/>
            <w14:ligatures w14:val="none"/>
          </w:rPr>
          <w:delText>biosecurity</w:delText>
        </w:r>
      </w:del>
      <w:ins w:id="86" w:author="Kelsey McCune" w:date="2026-03-02T08:58:00Z" w16du:dateUtc="2026-03-02T14:58:00Z">
        <w:r w:rsidR="006B10A0">
          <w:rPr>
            <w:rFonts w:ascii="Times New Roman" w:eastAsia="Times New Roman" w:hAnsi="Times New Roman" w:cs="Times New Roman"/>
            <w:kern w:val="0"/>
            <w:sz w:val="28"/>
            <w:szCs w:val="28"/>
            <w14:ligatures w14:val="none"/>
          </w:rPr>
          <w:t>zoonotic disease</w:t>
        </w:r>
      </w:ins>
      <w:ins w:id="87" w:author="Kelsey McCune" w:date="2026-03-02T09:00:00Z" w16du:dateUtc="2026-03-02T15:00:00Z">
        <w:r w:rsidR="006B10A0">
          <w:rPr>
            <w:rFonts w:ascii="Times New Roman" w:eastAsia="Times New Roman" w:hAnsi="Times New Roman" w:cs="Times New Roman"/>
            <w:kern w:val="0"/>
            <w:sz w:val="28"/>
            <w:szCs w:val="28"/>
            <w14:ligatures w14:val="none"/>
          </w:rPr>
          <w:t>, bird health and safety</w:t>
        </w:r>
      </w:ins>
      <w:r w:rsidRPr="00595A1F">
        <w:rPr>
          <w:rFonts w:ascii="Times New Roman" w:eastAsia="Times New Roman" w:hAnsi="Times New Roman" w:cs="Times New Roman"/>
          <w:kern w:val="0"/>
          <w:sz w:val="28"/>
          <w:szCs w:val="28"/>
          <w14:ligatures w14:val="none"/>
        </w:rPr>
        <w:t>)</w:t>
      </w:r>
    </w:p>
    <w:p w14:paraId="6055813F" w14:textId="309B104B" w:rsidR="005511A3" w:rsidRDefault="005511A3" w:rsidP="005511A3">
      <w:pPr>
        <w:numPr>
          <w:ilvl w:val="1"/>
          <w:numId w:val="3"/>
        </w:numPr>
        <w:tabs>
          <w:tab w:val="clear" w:pos="1440"/>
        </w:tabs>
        <w:spacing w:before="100" w:beforeAutospacing="1" w:after="100" w:afterAutospacing="1" w:line="240" w:lineRule="auto"/>
        <w:rPr>
          <w:ins w:id="88" w:author="Kelsey McCune" w:date="2026-03-02T08:58:00Z" w16du:dateUtc="2026-03-02T14:58:00Z"/>
          <w:rFonts w:ascii="Times New Roman" w:eastAsia="Times New Roman" w:hAnsi="Times New Roman" w:cs="Times New Roman"/>
          <w:kern w:val="0"/>
          <w:sz w:val="28"/>
          <w:szCs w:val="28"/>
          <w14:ligatures w14:val="none"/>
        </w:rPr>
      </w:pPr>
      <w:r w:rsidRPr="00595A1F">
        <w:rPr>
          <w:rFonts w:ascii="Times New Roman" w:eastAsia="Times New Roman" w:hAnsi="Times New Roman" w:cs="Times New Roman"/>
          <w:kern w:val="0"/>
          <w:sz w:val="28"/>
          <w:szCs w:val="28"/>
          <w14:ligatures w14:val="none"/>
        </w:rPr>
        <w:t xml:space="preserve">Community education programs </w:t>
      </w:r>
      <w:commentRangeEnd w:id="84"/>
      <w:r w:rsidR="006B10A0" w:rsidRPr="00595A1F">
        <w:rPr>
          <w:rStyle w:val="CommentReference"/>
          <w:rFonts w:ascii="Times New Roman" w:eastAsia="Times New Roman" w:hAnsi="Times New Roman" w:cs="Times New Roman"/>
          <w:kern w:val="0"/>
          <w:sz w:val="28"/>
          <w:szCs w:val="28"/>
          <w14:ligatures w14:val="none"/>
        </w:rPr>
        <w:commentReference w:id="84"/>
      </w:r>
      <w:r w:rsidRPr="00595A1F">
        <w:rPr>
          <w:rFonts w:ascii="Times New Roman" w:eastAsia="Times New Roman" w:hAnsi="Times New Roman" w:cs="Times New Roman"/>
          <w:kern w:val="0"/>
          <w:sz w:val="28"/>
          <w:szCs w:val="28"/>
          <w14:ligatures w14:val="none"/>
        </w:rPr>
        <w:t xml:space="preserve">about backyard bird </w:t>
      </w:r>
      <w:ins w:id="89" w:author="Kelsey McCune" w:date="2026-03-02T08:58:00Z" w16du:dateUtc="2026-03-02T14:58:00Z">
        <w:r w:rsidR="006B10A0">
          <w:rPr>
            <w:rFonts w:ascii="Times New Roman" w:eastAsia="Times New Roman" w:hAnsi="Times New Roman" w:cs="Times New Roman"/>
            <w:kern w:val="0"/>
            <w:sz w:val="28"/>
            <w:szCs w:val="28"/>
            <w14:ligatures w14:val="none"/>
          </w:rPr>
          <w:t xml:space="preserve">biodiversity, </w:t>
        </w:r>
      </w:ins>
      <w:ins w:id="90" w:author="Kelsey McCune" w:date="2026-03-02T08:59:00Z" w16du:dateUtc="2026-03-02T14:59:00Z">
        <w:r w:rsidR="006B10A0">
          <w:rPr>
            <w:rFonts w:ascii="Times New Roman" w:eastAsia="Times New Roman" w:hAnsi="Times New Roman" w:cs="Times New Roman"/>
            <w:kern w:val="0"/>
            <w:sz w:val="28"/>
            <w:szCs w:val="28"/>
            <w14:ligatures w14:val="none"/>
          </w:rPr>
          <w:t xml:space="preserve">bird-friendly yards and sustainability </w:t>
        </w:r>
      </w:ins>
      <w:del w:id="91" w:author="Kelsey McCune" w:date="2026-03-02T08:59:00Z" w16du:dateUtc="2026-03-02T14:59:00Z">
        <w:r w:rsidRPr="00595A1F" w:rsidDel="006B10A0">
          <w:rPr>
            <w:rFonts w:ascii="Times New Roman" w:eastAsia="Times New Roman" w:hAnsi="Times New Roman" w:cs="Times New Roman"/>
            <w:kern w:val="0"/>
            <w:sz w:val="28"/>
            <w:szCs w:val="28"/>
            <w14:ligatures w14:val="none"/>
          </w:rPr>
          <w:delText>health and safety</w:delText>
        </w:r>
      </w:del>
    </w:p>
    <w:p w14:paraId="706D35CB" w14:textId="77777777" w:rsidR="006B10A0" w:rsidRDefault="006B10A0">
      <w:pPr>
        <w:spacing w:before="100" w:beforeAutospacing="1" w:after="100" w:afterAutospacing="1" w:line="240" w:lineRule="auto"/>
        <w:ind w:left="1440"/>
        <w:rPr>
          <w:rFonts w:ascii="Times New Roman" w:eastAsia="Times New Roman" w:hAnsi="Times New Roman" w:cs="Times New Roman"/>
          <w:kern w:val="0"/>
          <w:sz w:val="28"/>
          <w:szCs w:val="28"/>
          <w14:ligatures w14:val="none"/>
        </w:rPr>
        <w:pPrChange w:id="92" w:author="Kelsey McCune" w:date="2026-03-02T08:58:00Z" w16du:dateUtc="2026-03-02T14:58:00Z">
          <w:pPr>
            <w:numPr>
              <w:ilvl w:val="1"/>
              <w:numId w:val="3"/>
            </w:numPr>
            <w:tabs>
              <w:tab w:val="num" w:pos="1440"/>
            </w:tabs>
            <w:spacing w:before="100" w:beforeAutospacing="1" w:after="100" w:afterAutospacing="1" w:line="240" w:lineRule="auto"/>
            <w:ind w:left="1440" w:hanging="360"/>
          </w:pPr>
        </w:pPrChange>
      </w:pPr>
    </w:p>
    <w:p w14:paraId="4B4C3BE2" w14:textId="68AEF311" w:rsidR="005511A3" w:rsidRDefault="005511A3" w:rsidP="005511A3">
      <w:pPr>
        <w:pStyle w:val="ListParagraph"/>
        <w:numPr>
          <w:ilvl w:val="0"/>
          <w:numId w:val="3"/>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595A1F">
        <w:rPr>
          <w:rFonts w:ascii="Times New Roman" w:eastAsia="Times New Roman" w:hAnsi="Times New Roman" w:cs="Times New Roman"/>
          <w:kern w:val="0"/>
          <w:sz w:val="28"/>
          <w:szCs w:val="28"/>
          <w14:ligatures w14:val="none"/>
        </w:rPr>
        <w:t xml:space="preserve"> If you answered</w:t>
      </w:r>
      <w:r w:rsidR="00F540BA">
        <w:rPr>
          <w:rFonts w:ascii="Times New Roman" w:eastAsia="Times New Roman" w:hAnsi="Times New Roman" w:cs="Times New Roman"/>
          <w:kern w:val="0"/>
          <w:sz w:val="28"/>
          <w:szCs w:val="28"/>
          <w14:ligatures w14:val="none"/>
        </w:rPr>
        <w:t>:</w:t>
      </w:r>
      <w:r>
        <w:rPr>
          <w:rFonts w:ascii="Times New Roman" w:eastAsia="Times New Roman" w:hAnsi="Times New Roman" w:cs="Times New Roman"/>
          <w:kern w:val="0"/>
          <w:sz w:val="28"/>
          <w:szCs w:val="28"/>
          <w14:ligatures w14:val="none"/>
        </w:rPr>
        <w:t xml:space="preserve"> </w:t>
      </w:r>
      <w:r w:rsidRPr="00595A1F">
        <w:rPr>
          <w:rFonts w:ascii="Times New Roman" w:eastAsia="Times New Roman" w:hAnsi="Times New Roman" w:cs="Times New Roman"/>
          <w:kern w:val="0"/>
          <w:sz w:val="28"/>
          <w:szCs w:val="28"/>
          <w14:ligatures w14:val="none"/>
        </w:rPr>
        <w:t xml:space="preserve">"Probably willing" or "Definitely willing" to any of the above, approximately how much would you be willing to donate </w:t>
      </w:r>
      <w:r w:rsidRPr="006B10A0">
        <w:rPr>
          <w:rFonts w:ascii="Times New Roman" w:eastAsia="Times New Roman" w:hAnsi="Times New Roman" w:cs="Times New Roman"/>
          <w:kern w:val="0"/>
          <w:sz w:val="28"/>
          <w:szCs w:val="28"/>
          <w:u w:val="single"/>
          <w14:ligatures w14:val="none"/>
          <w:rPrChange w:id="93" w:author="Kelsey McCune" w:date="2026-03-02T09:00:00Z" w16du:dateUtc="2026-03-02T15:00:00Z">
            <w:rPr>
              <w:rFonts w:ascii="Times New Roman" w:eastAsia="Times New Roman" w:hAnsi="Times New Roman" w:cs="Times New Roman"/>
              <w:kern w:val="0"/>
              <w:sz w:val="28"/>
              <w:szCs w:val="28"/>
              <w14:ligatures w14:val="none"/>
            </w:rPr>
          </w:rPrChange>
        </w:rPr>
        <w:t>per year</w:t>
      </w:r>
      <w:r w:rsidRPr="00595A1F">
        <w:rPr>
          <w:rFonts w:ascii="Times New Roman" w:eastAsia="Times New Roman" w:hAnsi="Times New Roman" w:cs="Times New Roman"/>
          <w:kern w:val="0"/>
          <w:sz w:val="28"/>
          <w:szCs w:val="28"/>
          <w14:ligatures w14:val="none"/>
        </w:rPr>
        <w:t xml:space="preserve"> to support these efforts?</w:t>
      </w:r>
    </w:p>
    <w:p w14:paraId="46A21974" w14:textId="77777777" w:rsidR="005511A3" w:rsidRPr="00595A1F" w:rsidRDefault="005511A3" w:rsidP="005511A3">
      <w:pPr>
        <w:pStyle w:val="ListParagraph"/>
        <w:numPr>
          <w:ilvl w:val="0"/>
          <w:numId w:val="15"/>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595A1F">
        <w:rPr>
          <w:rFonts w:ascii="Times New Roman" w:eastAsia="Times New Roman" w:hAnsi="Times New Roman" w:cs="Times New Roman"/>
          <w:kern w:val="0"/>
          <w:sz w:val="28"/>
          <w:szCs w:val="28"/>
          <w14:ligatures w14:val="none"/>
        </w:rPr>
        <w:t>Less than $10</w:t>
      </w:r>
    </w:p>
    <w:p w14:paraId="53B75480" w14:textId="77777777" w:rsidR="005511A3" w:rsidRPr="00595A1F" w:rsidRDefault="005511A3" w:rsidP="005511A3">
      <w:pPr>
        <w:pStyle w:val="ListParagraph"/>
        <w:numPr>
          <w:ilvl w:val="0"/>
          <w:numId w:val="15"/>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595A1F">
        <w:rPr>
          <w:rFonts w:ascii="Times New Roman" w:eastAsia="Times New Roman" w:hAnsi="Times New Roman" w:cs="Times New Roman"/>
          <w:kern w:val="0"/>
          <w:sz w:val="28"/>
          <w:szCs w:val="28"/>
          <w14:ligatures w14:val="none"/>
        </w:rPr>
        <w:t>$10–$25</w:t>
      </w:r>
    </w:p>
    <w:p w14:paraId="3B3198C7" w14:textId="77777777" w:rsidR="005511A3" w:rsidRPr="00595A1F" w:rsidRDefault="005511A3" w:rsidP="005511A3">
      <w:pPr>
        <w:pStyle w:val="ListParagraph"/>
        <w:numPr>
          <w:ilvl w:val="0"/>
          <w:numId w:val="15"/>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595A1F">
        <w:rPr>
          <w:rFonts w:ascii="Times New Roman" w:eastAsia="Times New Roman" w:hAnsi="Times New Roman" w:cs="Times New Roman"/>
          <w:kern w:val="0"/>
          <w:sz w:val="28"/>
          <w:szCs w:val="28"/>
          <w14:ligatures w14:val="none"/>
        </w:rPr>
        <w:t>$26–$50</w:t>
      </w:r>
    </w:p>
    <w:p w14:paraId="78BEE1CE" w14:textId="77777777" w:rsidR="005511A3" w:rsidRPr="00595A1F" w:rsidRDefault="005511A3" w:rsidP="005511A3">
      <w:pPr>
        <w:pStyle w:val="ListParagraph"/>
        <w:numPr>
          <w:ilvl w:val="0"/>
          <w:numId w:val="15"/>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595A1F">
        <w:rPr>
          <w:rFonts w:ascii="Times New Roman" w:eastAsia="Times New Roman" w:hAnsi="Times New Roman" w:cs="Times New Roman"/>
          <w:kern w:val="0"/>
          <w:sz w:val="28"/>
          <w:szCs w:val="28"/>
          <w14:ligatures w14:val="none"/>
        </w:rPr>
        <w:t>$51–$100</w:t>
      </w:r>
    </w:p>
    <w:p w14:paraId="4DE9A208" w14:textId="77777777" w:rsidR="005511A3" w:rsidRPr="00595A1F" w:rsidRDefault="005511A3" w:rsidP="005511A3">
      <w:pPr>
        <w:pStyle w:val="ListParagraph"/>
        <w:numPr>
          <w:ilvl w:val="0"/>
          <w:numId w:val="15"/>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595A1F">
        <w:rPr>
          <w:rFonts w:ascii="Times New Roman" w:eastAsia="Times New Roman" w:hAnsi="Times New Roman" w:cs="Times New Roman"/>
          <w:kern w:val="0"/>
          <w:sz w:val="28"/>
          <w:szCs w:val="28"/>
          <w14:ligatures w14:val="none"/>
        </w:rPr>
        <w:lastRenderedPageBreak/>
        <w:t>More than $100</w:t>
      </w:r>
    </w:p>
    <w:p w14:paraId="16F9F309" w14:textId="77777777" w:rsidR="005511A3" w:rsidRPr="00595A1F" w:rsidRDefault="005511A3" w:rsidP="005511A3">
      <w:pPr>
        <w:pStyle w:val="ListParagraph"/>
        <w:numPr>
          <w:ilvl w:val="0"/>
          <w:numId w:val="15"/>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595A1F">
        <w:rPr>
          <w:rFonts w:ascii="Times New Roman" w:eastAsia="Times New Roman" w:hAnsi="Times New Roman" w:cs="Times New Roman"/>
          <w:kern w:val="0"/>
          <w:sz w:val="28"/>
          <w:szCs w:val="28"/>
          <w14:ligatures w14:val="none"/>
        </w:rPr>
        <w:t>Prefer not to say</w:t>
      </w:r>
    </w:p>
    <w:p w14:paraId="0DED69DA" w14:textId="0626EC2F" w:rsidR="005511A3" w:rsidRPr="003B4219" w:rsidRDefault="005511A3" w:rsidP="005511A3">
      <w:pPr>
        <w:numPr>
          <w:ilvl w:val="0"/>
          <w:numId w:val="3"/>
        </w:numPr>
        <w:spacing w:before="100" w:beforeAutospacing="1" w:after="100" w:afterAutospacing="1" w:line="240" w:lineRule="auto"/>
        <w:rPr>
          <w:rFonts w:ascii="Times New Roman" w:eastAsia="Times New Roman" w:hAnsi="Times New Roman" w:cs="Times New Roman"/>
          <w:kern w:val="0"/>
          <w:sz w:val="28"/>
          <w:szCs w:val="28"/>
          <w14:ligatures w14:val="none"/>
        </w:rPr>
      </w:pPr>
      <w:commentRangeStart w:id="94"/>
      <w:del w:id="95" w:author="Kelsey McCune" w:date="2026-03-02T09:04:00Z" w16du:dateUtc="2026-03-02T15:04:00Z">
        <w:r w:rsidRPr="003B4219" w:rsidDel="006B10A0">
          <w:rPr>
            <w:rFonts w:ascii="Times New Roman" w:eastAsia="Times New Roman" w:hAnsi="Times New Roman" w:cs="Times New Roman"/>
            <w:b/>
            <w:bCs/>
            <w:kern w:val="0"/>
            <w:sz w:val="28"/>
            <w:szCs w:val="28"/>
            <w14:ligatures w14:val="none"/>
          </w:rPr>
          <w:delText>Have you ever changed the type of seed you use to attract specific bird species</w:delText>
        </w:r>
      </w:del>
      <w:ins w:id="96" w:author="Kelsey McCune" w:date="2026-03-02T09:04:00Z" w16du:dateUtc="2026-03-02T15:04:00Z">
        <w:r w:rsidR="006B10A0">
          <w:rPr>
            <w:rFonts w:ascii="Times New Roman" w:eastAsia="Times New Roman" w:hAnsi="Times New Roman" w:cs="Times New Roman"/>
            <w:b/>
            <w:bCs/>
            <w:kern w:val="0"/>
            <w:sz w:val="28"/>
            <w:szCs w:val="28"/>
            <w14:ligatures w14:val="none"/>
          </w:rPr>
          <w:t>Do you buy bird seed more than once a year</w:t>
        </w:r>
      </w:ins>
      <w:r w:rsidRPr="003B4219">
        <w:rPr>
          <w:rFonts w:ascii="Times New Roman" w:eastAsia="Times New Roman" w:hAnsi="Times New Roman" w:cs="Times New Roman"/>
          <w:b/>
          <w:bCs/>
          <w:kern w:val="0"/>
          <w:sz w:val="28"/>
          <w:szCs w:val="28"/>
          <w14:ligatures w14:val="none"/>
        </w:rPr>
        <w:t>?</w:t>
      </w:r>
    </w:p>
    <w:p w14:paraId="680291E8" w14:textId="08DA7A51" w:rsidR="005511A3" w:rsidRPr="003B4219" w:rsidRDefault="005511A3" w:rsidP="005511A3">
      <w:pPr>
        <w:numPr>
          <w:ilvl w:val="1"/>
          <w:numId w:val="3"/>
        </w:numPr>
        <w:tabs>
          <w:tab w:val="clear" w:pos="1440"/>
        </w:tabs>
        <w:spacing w:before="100" w:beforeAutospacing="1" w:after="100" w:afterAutospacing="1" w:line="240" w:lineRule="auto"/>
        <w:rPr>
          <w:rFonts w:ascii="Times New Roman" w:eastAsia="Times New Roman" w:hAnsi="Times New Roman" w:cs="Times New Roman"/>
          <w:kern w:val="0"/>
          <w:sz w:val="28"/>
          <w:szCs w:val="28"/>
          <w14:ligatures w14:val="none"/>
        </w:rPr>
      </w:pPr>
      <w:r w:rsidRPr="003B4219">
        <w:rPr>
          <w:rFonts w:ascii="Times New Roman" w:eastAsia="Times New Roman" w:hAnsi="Times New Roman" w:cs="Times New Roman"/>
          <w:kern w:val="0"/>
          <w:sz w:val="28"/>
          <w:szCs w:val="28"/>
          <w14:ligatures w14:val="none"/>
        </w:rPr>
        <w:t>Yes</w:t>
      </w:r>
      <w:del w:id="97" w:author="Kelsey McCune" w:date="2026-03-02T09:04:00Z" w16du:dateUtc="2026-03-02T15:04:00Z">
        <w:r w:rsidRPr="003B4219" w:rsidDel="006B10A0">
          <w:rPr>
            <w:rFonts w:ascii="Times New Roman" w:eastAsia="Times New Roman" w:hAnsi="Times New Roman" w:cs="Times New Roman"/>
            <w:kern w:val="0"/>
            <w:sz w:val="28"/>
            <w:szCs w:val="28"/>
            <w14:ligatures w14:val="none"/>
          </w:rPr>
          <w:delText xml:space="preserve"> → </w:delText>
        </w:r>
        <w:r w:rsidRPr="003B4219" w:rsidDel="006B10A0">
          <w:rPr>
            <w:rFonts w:ascii="Times New Roman" w:eastAsia="Times New Roman" w:hAnsi="Times New Roman" w:cs="Times New Roman"/>
            <w:i/>
            <w:iCs/>
            <w:kern w:val="0"/>
            <w:sz w:val="28"/>
            <w:szCs w:val="28"/>
            <w14:ligatures w14:val="none"/>
          </w:rPr>
          <w:delText>Which species?</w:delText>
        </w:r>
        <w:r w:rsidRPr="003B4219" w:rsidDel="006B10A0">
          <w:rPr>
            <w:rFonts w:ascii="Times New Roman" w:eastAsia="Times New Roman" w:hAnsi="Times New Roman" w:cs="Times New Roman"/>
            <w:kern w:val="0"/>
            <w:sz w:val="28"/>
            <w:szCs w:val="28"/>
            <w14:ligatures w14:val="none"/>
          </w:rPr>
          <w:delText xml:space="preserve"> _______</w:delText>
        </w:r>
      </w:del>
    </w:p>
    <w:p w14:paraId="45A45696" w14:textId="77777777" w:rsidR="005511A3" w:rsidRDefault="005511A3" w:rsidP="005511A3">
      <w:pPr>
        <w:numPr>
          <w:ilvl w:val="1"/>
          <w:numId w:val="3"/>
        </w:numPr>
        <w:tabs>
          <w:tab w:val="clear" w:pos="1440"/>
        </w:tabs>
        <w:spacing w:before="100" w:beforeAutospacing="1" w:after="100" w:afterAutospacing="1" w:line="240" w:lineRule="auto"/>
        <w:rPr>
          <w:ins w:id="98" w:author="Kelsey McCune" w:date="2026-03-02T09:01:00Z" w16du:dateUtc="2026-03-02T15:01:00Z"/>
          <w:rFonts w:ascii="Times New Roman" w:eastAsia="Times New Roman" w:hAnsi="Times New Roman" w:cs="Times New Roman"/>
          <w:kern w:val="0"/>
          <w:sz w:val="28"/>
          <w:szCs w:val="28"/>
          <w14:ligatures w14:val="none"/>
        </w:rPr>
      </w:pPr>
      <w:r w:rsidRPr="003B4219">
        <w:rPr>
          <w:rFonts w:ascii="Times New Roman" w:eastAsia="Times New Roman" w:hAnsi="Times New Roman" w:cs="Times New Roman"/>
          <w:kern w:val="0"/>
          <w:sz w:val="28"/>
          <w:szCs w:val="28"/>
          <w14:ligatures w14:val="none"/>
        </w:rPr>
        <w:t>No</w:t>
      </w:r>
      <w:commentRangeEnd w:id="94"/>
      <w:r w:rsidR="006B10A0">
        <w:rPr>
          <w:rStyle w:val="CommentReference"/>
          <w:rFonts w:ascii="Times New Roman" w:eastAsia="Times New Roman" w:hAnsi="Times New Roman" w:cs="Times New Roman"/>
          <w:kern w:val="0"/>
          <w:sz w:val="28"/>
          <w:szCs w:val="28"/>
          <w14:ligatures w14:val="none"/>
        </w:rPr>
        <w:commentReference w:id="94"/>
      </w:r>
    </w:p>
    <w:p w14:paraId="1EDE21D9" w14:textId="77777777" w:rsidR="006B10A0" w:rsidRDefault="006B10A0">
      <w:pPr>
        <w:spacing w:before="100" w:beforeAutospacing="1" w:after="100" w:afterAutospacing="1" w:line="240" w:lineRule="auto"/>
        <w:ind w:left="1440"/>
        <w:rPr>
          <w:ins w:id="99" w:author="Kelsey McCune" w:date="2026-03-02T09:01:00Z" w16du:dateUtc="2026-03-02T15:01:00Z"/>
          <w:rFonts w:ascii="Times New Roman" w:eastAsia="Times New Roman" w:hAnsi="Times New Roman" w:cs="Times New Roman"/>
          <w:kern w:val="0"/>
          <w:sz w:val="28"/>
          <w:szCs w:val="28"/>
          <w14:ligatures w14:val="none"/>
        </w:rPr>
        <w:pPrChange w:id="100" w:author="Kelsey McCune" w:date="2026-03-02T09:01:00Z" w16du:dateUtc="2026-03-02T15:01:00Z">
          <w:pPr>
            <w:numPr>
              <w:ilvl w:val="1"/>
              <w:numId w:val="3"/>
            </w:numPr>
            <w:tabs>
              <w:tab w:val="num" w:pos="1440"/>
            </w:tabs>
            <w:spacing w:before="100" w:beforeAutospacing="1" w:after="100" w:afterAutospacing="1" w:line="240" w:lineRule="auto"/>
            <w:ind w:left="1440" w:hanging="360"/>
          </w:pPr>
        </w:pPrChange>
      </w:pPr>
    </w:p>
    <w:p w14:paraId="4D37FD8B" w14:textId="7DA5F487" w:rsidR="006B10A0" w:rsidRDefault="006B10A0" w:rsidP="006B10A0">
      <w:pPr>
        <w:numPr>
          <w:ilvl w:val="0"/>
          <w:numId w:val="3"/>
        </w:numPr>
        <w:spacing w:before="100" w:beforeAutospacing="1" w:after="100" w:afterAutospacing="1" w:line="240" w:lineRule="auto"/>
        <w:rPr>
          <w:ins w:id="101" w:author="Kelsey McCune" w:date="2026-03-02T09:03:00Z" w16du:dateUtc="2026-03-02T15:03:00Z"/>
          <w:rFonts w:ascii="Times New Roman" w:eastAsia="Times New Roman" w:hAnsi="Times New Roman" w:cs="Times New Roman"/>
          <w:kern w:val="0"/>
          <w:sz w:val="28"/>
          <w:szCs w:val="28"/>
          <w14:ligatures w14:val="none"/>
        </w:rPr>
      </w:pPr>
      <w:ins w:id="102" w:author="Kelsey McCune" w:date="2026-03-02T09:03:00Z" w16du:dateUtc="2026-03-02T15:03:00Z">
        <w:r>
          <w:rPr>
            <w:rFonts w:ascii="Times New Roman" w:eastAsia="Times New Roman" w:hAnsi="Times New Roman" w:cs="Times New Roman"/>
            <w:kern w:val="0"/>
            <w:sz w:val="28"/>
            <w:szCs w:val="28"/>
            <w14:ligatures w14:val="none"/>
          </w:rPr>
          <w:t xml:space="preserve"> How do you choose which bird seed to buy?</w:t>
        </w:r>
      </w:ins>
    </w:p>
    <w:p w14:paraId="615DFBA4" w14:textId="56B8F967" w:rsidR="006B10A0" w:rsidRDefault="006B10A0" w:rsidP="006B10A0">
      <w:pPr>
        <w:numPr>
          <w:ilvl w:val="1"/>
          <w:numId w:val="3"/>
        </w:numPr>
        <w:spacing w:before="100" w:beforeAutospacing="1" w:after="100" w:afterAutospacing="1" w:line="240" w:lineRule="auto"/>
        <w:rPr>
          <w:ins w:id="103" w:author="Alex Fisher" w:date="2026-03-03T13:33:00Z" w16du:dateUtc="2026-03-03T19:33:00Z"/>
          <w:rFonts w:ascii="Times New Roman" w:eastAsia="Times New Roman" w:hAnsi="Times New Roman" w:cs="Times New Roman"/>
          <w:kern w:val="0"/>
          <w:sz w:val="28"/>
          <w:szCs w:val="28"/>
          <w14:ligatures w14:val="none"/>
        </w:rPr>
      </w:pPr>
      <w:ins w:id="104" w:author="Kelsey McCune" w:date="2026-03-02T09:03:00Z" w16du:dateUtc="2026-03-02T15:03:00Z">
        <w:r>
          <w:rPr>
            <w:rFonts w:ascii="Times New Roman" w:eastAsia="Times New Roman" w:hAnsi="Times New Roman" w:cs="Times New Roman"/>
            <w:kern w:val="0"/>
            <w:sz w:val="28"/>
            <w:szCs w:val="28"/>
            <w14:ligatures w14:val="none"/>
          </w:rPr>
          <w:t>Seed that will be the least messy</w:t>
        </w:r>
      </w:ins>
    </w:p>
    <w:p w14:paraId="3DBFFFC3" w14:textId="2F38C5D0" w:rsidR="000D3D0E" w:rsidRDefault="000D3D0E" w:rsidP="006B10A0">
      <w:pPr>
        <w:numPr>
          <w:ilvl w:val="1"/>
          <w:numId w:val="3"/>
        </w:numPr>
        <w:spacing w:before="100" w:beforeAutospacing="1" w:after="100" w:afterAutospacing="1" w:line="240" w:lineRule="auto"/>
        <w:rPr>
          <w:rFonts w:ascii="Times New Roman" w:eastAsia="Times New Roman" w:hAnsi="Times New Roman" w:cs="Times New Roman"/>
          <w:kern w:val="0"/>
          <w:sz w:val="28"/>
          <w:szCs w:val="28"/>
          <w14:ligatures w14:val="none"/>
        </w:rPr>
      </w:pPr>
      <w:ins w:id="105" w:author="Alex Fisher" w:date="2026-03-03T13:33:00Z" w16du:dateUtc="2026-03-03T19:33:00Z">
        <w:r>
          <w:rPr>
            <w:rFonts w:ascii="Times New Roman" w:eastAsia="Times New Roman" w:hAnsi="Times New Roman" w:cs="Times New Roman"/>
            <w:kern w:val="0"/>
            <w:sz w:val="28"/>
            <w:szCs w:val="28"/>
            <w14:ligatures w14:val="none"/>
          </w:rPr>
          <w:t>Seed that will deter rodent species (squirrels)</w:t>
        </w:r>
      </w:ins>
    </w:p>
    <w:p w14:paraId="18DE7768" w14:textId="0742ADAF" w:rsidR="006B10A0" w:rsidRDefault="006B10A0" w:rsidP="006B10A0">
      <w:pPr>
        <w:numPr>
          <w:ilvl w:val="1"/>
          <w:numId w:val="3"/>
        </w:numPr>
        <w:spacing w:before="100" w:beforeAutospacing="1" w:after="100" w:afterAutospacing="1"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Seed that will attract specific bird species</w:t>
      </w:r>
    </w:p>
    <w:p w14:paraId="0287E049" w14:textId="49C9D391" w:rsidR="000D3D0E" w:rsidRPr="000D3D0E" w:rsidRDefault="006B10A0">
      <w:pPr>
        <w:numPr>
          <w:ilvl w:val="2"/>
          <w:numId w:val="3"/>
        </w:numPr>
        <w:spacing w:before="100" w:beforeAutospacing="1" w:after="100" w:afterAutospacing="1" w:line="240" w:lineRule="auto"/>
        <w:rPr>
          <w:rFonts w:ascii="Times New Roman" w:eastAsia="Times New Roman" w:hAnsi="Times New Roman" w:cs="Times New Roman"/>
          <w:kern w:val="0"/>
          <w:sz w:val="28"/>
          <w:szCs w:val="28"/>
          <w14:ligatures w14:val="none"/>
        </w:rPr>
        <w:pPrChange w:id="106" w:author="Alex Fisher" w:date="2026-03-03T13:32:00Z" w16du:dateUtc="2026-03-03T19:32:00Z">
          <w:pPr>
            <w:numPr>
              <w:ilvl w:val="1"/>
              <w:numId w:val="3"/>
            </w:numPr>
            <w:tabs>
              <w:tab w:val="num" w:pos="1440"/>
            </w:tabs>
            <w:spacing w:before="100" w:beforeAutospacing="1" w:after="100" w:afterAutospacing="1" w:line="240" w:lineRule="auto"/>
            <w:ind w:left="1440" w:hanging="360"/>
          </w:pPr>
        </w:pPrChange>
      </w:pPr>
      <w:r>
        <w:rPr>
          <w:rFonts w:ascii="Times New Roman" w:eastAsia="Times New Roman" w:hAnsi="Times New Roman" w:cs="Times New Roman"/>
          <w:kern w:val="0"/>
          <w:sz w:val="28"/>
          <w:szCs w:val="28"/>
          <w14:ligatures w14:val="none"/>
        </w:rPr>
        <w:t>Which species?</w:t>
      </w:r>
    </w:p>
    <w:p w14:paraId="648E7697" w14:textId="158F3622" w:rsidR="006B10A0" w:rsidRDefault="006B10A0" w:rsidP="006B10A0">
      <w:pPr>
        <w:numPr>
          <w:ilvl w:val="1"/>
          <w:numId w:val="3"/>
        </w:numPr>
        <w:spacing w:before="100" w:beforeAutospacing="1" w:after="100" w:afterAutospacing="1"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Seed that is the healthiest for wild birds</w:t>
      </w:r>
    </w:p>
    <w:p w14:paraId="0839EE80" w14:textId="31F201A1" w:rsidR="006B10A0" w:rsidRDefault="006B10A0" w:rsidP="006B10A0">
      <w:pPr>
        <w:numPr>
          <w:ilvl w:val="1"/>
          <w:numId w:val="3"/>
        </w:numPr>
        <w:spacing w:before="100" w:beforeAutospacing="1" w:after="100" w:afterAutospacing="1"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Seed that is the most affordable</w:t>
      </w:r>
    </w:p>
    <w:p w14:paraId="2B27A8B9" w14:textId="7BCDD72B" w:rsidR="006B10A0" w:rsidRPr="003B4219" w:rsidRDefault="006B10A0">
      <w:pPr>
        <w:numPr>
          <w:ilvl w:val="1"/>
          <w:numId w:val="3"/>
        </w:numPr>
        <w:spacing w:before="100" w:beforeAutospacing="1" w:after="100" w:afterAutospacing="1"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Seed that was recommended by store personnel/social media/news articles</w:t>
      </w:r>
    </w:p>
    <w:p w14:paraId="5E7FB47C" w14:textId="0F4F730A" w:rsidR="005511A3" w:rsidRPr="003B2A57" w:rsidRDefault="001D2302" w:rsidP="003B2A57">
      <w:pPr>
        <w:spacing w:after="0" w:line="240" w:lineRule="auto"/>
        <w:rPr>
          <w:rFonts w:ascii="Times New Roman" w:eastAsia="Times New Roman" w:hAnsi="Times New Roman" w:cs="Times New Roman"/>
          <w:kern w:val="0"/>
          <w:sz w:val="28"/>
          <w:szCs w:val="28"/>
          <w14:ligatures w14:val="none"/>
        </w:rPr>
      </w:pPr>
      <w:r>
        <w:rPr>
          <w:noProof/>
        </w:rPr>
      </w:r>
      <w:r>
        <w:pict w14:anchorId="02FEF9AD">
          <v:rect id="Horizontal Line 7" o:spid="_x0000_s1026"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643BDA3A" w14:textId="4AA2E896" w:rsidR="005511A3" w:rsidRPr="003B2A57" w:rsidRDefault="005511A3" w:rsidP="005511A3">
      <w:pPr>
        <w:spacing w:before="100" w:beforeAutospacing="1" w:after="100" w:afterAutospacing="1" w:line="240" w:lineRule="auto"/>
        <w:outlineLvl w:val="2"/>
        <w:rPr>
          <w:rFonts w:ascii="Times New Roman" w:eastAsia="Times New Roman" w:hAnsi="Times New Roman" w:cs="Times New Roman"/>
          <w:i/>
          <w:iCs/>
          <w:kern w:val="0"/>
          <w:sz w:val="28"/>
          <w:szCs w:val="28"/>
          <w14:ligatures w14:val="none"/>
        </w:rPr>
      </w:pPr>
      <w:r w:rsidRPr="003B2A57">
        <w:rPr>
          <w:rFonts w:ascii="Times New Roman" w:eastAsia="Times New Roman" w:hAnsi="Times New Roman" w:cs="Times New Roman"/>
          <w:b/>
          <w:bCs/>
          <w:kern w:val="0"/>
          <w:sz w:val="32"/>
          <w:szCs w:val="32"/>
          <w14:ligatures w14:val="none"/>
        </w:rPr>
        <w:t>Section 7: Demographics</w:t>
      </w:r>
      <w:r w:rsidR="003B2A57">
        <w:rPr>
          <w:rFonts w:ascii="Times New Roman" w:eastAsia="Times New Roman" w:hAnsi="Times New Roman" w:cs="Times New Roman"/>
          <w:b/>
          <w:bCs/>
          <w:kern w:val="0"/>
          <w:sz w:val="32"/>
          <w:szCs w:val="32"/>
          <w14:ligatures w14:val="none"/>
        </w:rPr>
        <w:br/>
      </w:r>
      <w:r w:rsidR="003B2A57">
        <w:rPr>
          <w:rFonts w:ascii="Times New Roman" w:eastAsia="Times New Roman" w:hAnsi="Times New Roman" w:cs="Times New Roman"/>
          <w:b/>
          <w:bCs/>
          <w:kern w:val="0"/>
          <w:sz w:val="32"/>
          <w:szCs w:val="32"/>
          <w14:ligatures w14:val="none"/>
        </w:rPr>
        <w:br/>
      </w:r>
      <w:r w:rsidR="003B2A57" w:rsidRPr="003B2A57">
        <w:rPr>
          <w:rFonts w:ascii="Times New Roman" w:eastAsia="Times New Roman" w:hAnsi="Times New Roman" w:cs="Times New Roman"/>
          <w:i/>
          <w:iCs/>
          <w:kern w:val="0"/>
          <w:sz w:val="28"/>
          <w:szCs w:val="28"/>
          <w14:ligatures w14:val="none"/>
        </w:rPr>
        <w:t>Finally, we have a few demographic questions. This information helps us understand who participates in</w:t>
      </w:r>
      <w:ins w:id="107" w:author="Kelsey McCune" w:date="2026-03-02T09:06:00Z" w16du:dateUtc="2026-03-02T15:06:00Z">
        <w:r w:rsidR="006B10A0">
          <w:rPr>
            <w:rFonts w:ascii="Times New Roman" w:eastAsia="Times New Roman" w:hAnsi="Times New Roman" w:cs="Times New Roman"/>
            <w:i/>
            <w:iCs/>
            <w:kern w:val="0"/>
            <w:sz w:val="28"/>
            <w:szCs w:val="28"/>
            <w14:ligatures w14:val="none"/>
          </w:rPr>
          <w:t xml:space="preserve"> these</w:t>
        </w:r>
      </w:ins>
      <w:r w:rsidR="003B2A57" w:rsidRPr="003B2A57">
        <w:rPr>
          <w:rFonts w:ascii="Times New Roman" w:eastAsia="Times New Roman" w:hAnsi="Times New Roman" w:cs="Times New Roman"/>
          <w:i/>
          <w:iCs/>
          <w:kern w:val="0"/>
          <w:sz w:val="28"/>
          <w:szCs w:val="28"/>
          <w14:ligatures w14:val="none"/>
        </w:rPr>
        <w:t xml:space="preserve"> backyard </w:t>
      </w:r>
      <w:del w:id="108" w:author="Kelsey McCune" w:date="2026-03-02T09:07:00Z" w16du:dateUtc="2026-03-02T15:07:00Z">
        <w:r w:rsidR="003B2A57" w:rsidRPr="003B2A57" w:rsidDel="006B10A0">
          <w:rPr>
            <w:rFonts w:ascii="Times New Roman" w:eastAsia="Times New Roman" w:hAnsi="Times New Roman" w:cs="Times New Roman"/>
            <w:i/>
            <w:iCs/>
            <w:kern w:val="0"/>
            <w:sz w:val="28"/>
            <w:szCs w:val="28"/>
            <w14:ligatures w14:val="none"/>
          </w:rPr>
          <w:delText>wildlife feeding</w:delText>
        </w:r>
      </w:del>
      <w:ins w:id="109" w:author="Kelsey McCune" w:date="2026-03-02T09:07:00Z" w16du:dateUtc="2026-03-02T15:07:00Z">
        <w:r w:rsidR="006B10A0">
          <w:rPr>
            <w:rFonts w:ascii="Times New Roman" w:eastAsia="Times New Roman" w:hAnsi="Times New Roman" w:cs="Times New Roman"/>
            <w:i/>
            <w:iCs/>
            <w:kern w:val="0"/>
            <w:sz w:val="28"/>
            <w:szCs w:val="28"/>
            <w14:ligatures w14:val="none"/>
          </w:rPr>
          <w:t>activities</w:t>
        </w:r>
      </w:ins>
      <w:r w:rsidR="003B2A57" w:rsidRPr="003B2A57">
        <w:rPr>
          <w:rFonts w:ascii="Times New Roman" w:eastAsia="Times New Roman" w:hAnsi="Times New Roman" w:cs="Times New Roman"/>
          <w:i/>
          <w:iCs/>
          <w:kern w:val="0"/>
          <w:sz w:val="28"/>
          <w:szCs w:val="28"/>
          <w14:ligatures w14:val="none"/>
        </w:rPr>
        <w:t xml:space="preserve"> and ensures our findings represent a range of backgrounds and experiences. All responses are anonymous.</w:t>
      </w:r>
    </w:p>
    <w:p w14:paraId="672FD376" w14:textId="7B0E4AEB" w:rsidR="005511A3" w:rsidRPr="001C38EB" w:rsidRDefault="005511A3" w:rsidP="001C38EB">
      <w:pPr>
        <w:pStyle w:val="ListParagraph"/>
        <w:numPr>
          <w:ilvl w:val="0"/>
          <w:numId w:val="3"/>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1C38EB">
        <w:rPr>
          <w:rFonts w:ascii="Times New Roman" w:eastAsia="Times New Roman" w:hAnsi="Times New Roman" w:cs="Times New Roman"/>
          <w:kern w:val="0"/>
          <w:sz w:val="28"/>
          <w:szCs w:val="28"/>
          <w14:ligatures w14:val="none"/>
        </w:rPr>
        <w:t>Age: ____</w:t>
      </w:r>
    </w:p>
    <w:p w14:paraId="30D04164" w14:textId="47C99348" w:rsidR="005511A3" w:rsidRDefault="005511A3" w:rsidP="001C38EB">
      <w:pPr>
        <w:numPr>
          <w:ilvl w:val="0"/>
          <w:numId w:val="3"/>
        </w:numPr>
        <w:spacing w:before="100" w:beforeAutospacing="1" w:after="100" w:afterAutospacing="1"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 xml:space="preserve">Gender: </w:t>
      </w:r>
      <w:r w:rsidR="003B2A57">
        <w:rPr>
          <w:rFonts w:ascii="Times New Roman" w:eastAsia="Times New Roman" w:hAnsi="Times New Roman" w:cs="Times New Roman"/>
          <w:kern w:val="0"/>
          <w:sz w:val="28"/>
          <w:szCs w:val="28"/>
          <w14:ligatures w14:val="none"/>
        </w:rPr>
        <w:br/>
      </w:r>
      <w:r w:rsidR="003B2A57" w:rsidRPr="003B2A57">
        <w:rPr>
          <w:rFonts w:ascii="Times New Roman" w:eastAsia="Times New Roman" w:hAnsi="Times New Roman" w:cs="Times New Roman"/>
          <w:i/>
          <w:iCs/>
          <w:kern w:val="0"/>
          <w:sz w:val="28"/>
          <w:szCs w:val="28"/>
          <w14:ligatures w14:val="none"/>
        </w:rPr>
        <w:t>Man / Woman / Non-binary / Prefer to self-describe: ___ / Prefer not to say</w:t>
      </w:r>
    </w:p>
    <w:p w14:paraId="23ABCD1B" w14:textId="77777777" w:rsidR="00CB18DD" w:rsidRDefault="005511A3" w:rsidP="00CB18DD">
      <w:pPr>
        <w:numPr>
          <w:ilvl w:val="0"/>
          <w:numId w:val="3"/>
        </w:numPr>
        <w:spacing w:before="100" w:beforeAutospacing="1" w:after="100" w:afterAutospacing="1"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 xml:space="preserve">Income: </w:t>
      </w:r>
    </w:p>
    <w:p w14:paraId="0BE738A9" w14:textId="77777777" w:rsidR="00CB18DD" w:rsidRDefault="00CB18DD" w:rsidP="00CB18DD">
      <w:pPr>
        <w:pStyle w:val="ListParagraph"/>
        <w:numPr>
          <w:ilvl w:val="0"/>
          <w:numId w:val="17"/>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CB18DD">
        <w:rPr>
          <w:rFonts w:ascii="Times New Roman" w:eastAsia="Times New Roman" w:hAnsi="Times New Roman" w:cs="Times New Roman"/>
          <w:kern w:val="0"/>
          <w:sz w:val="28"/>
          <w:szCs w:val="28"/>
          <w14:ligatures w14:val="none"/>
        </w:rPr>
        <w:t xml:space="preserve">Less than $25,000 </w:t>
      </w:r>
    </w:p>
    <w:p w14:paraId="0BDF7B15" w14:textId="77777777" w:rsidR="00CB18DD" w:rsidRDefault="00CB18DD" w:rsidP="00CB18DD">
      <w:pPr>
        <w:pStyle w:val="ListParagraph"/>
        <w:numPr>
          <w:ilvl w:val="0"/>
          <w:numId w:val="17"/>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CB18DD">
        <w:rPr>
          <w:rFonts w:ascii="Times New Roman" w:eastAsia="Times New Roman" w:hAnsi="Times New Roman" w:cs="Times New Roman"/>
          <w:kern w:val="0"/>
          <w:sz w:val="28"/>
          <w:szCs w:val="28"/>
          <w14:ligatures w14:val="none"/>
        </w:rPr>
        <w:t xml:space="preserve">$25,000–$49,999 </w:t>
      </w:r>
    </w:p>
    <w:p w14:paraId="341632EA" w14:textId="77777777" w:rsidR="00CB18DD" w:rsidRDefault="00CB18DD" w:rsidP="00CB18DD">
      <w:pPr>
        <w:pStyle w:val="ListParagraph"/>
        <w:numPr>
          <w:ilvl w:val="0"/>
          <w:numId w:val="17"/>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CB18DD">
        <w:rPr>
          <w:rFonts w:ascii="Times New Roman" w:eastAsia="Times New Roman" w:hAnsi="Times New Roman" w:cs="Times New Roman"/>
          <w:kern w:val="0"/>
          <w:sz w:val="28"/>
          <w:szCs w:val="28"/>
          <w14:ligatures w14:val="none"/>
        </w:rPr>
        <w:t xml:space="preserve">$50,000–$74,999 </w:t>
      </w:r>
    </w:p>
    <w:p w14:paraId="0DD4A9F0" w14:textId="77777777" w:rsidR="00CB18DD" w:rsidRDefault="00CB18DD" w:rsidP="00CB18DD">
      <w:pPr>
        <w:pStyle w:val="ListParagraph"/>
        <w:numPr>
          <w:ilvl w:val="0"/>
          <w:numId w:val="17"/>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CB18DD">
        <w:rPr>
          <w:rFonts w:ascii="Times New Roman" w:eastAsia="Times New Roman" w:hAnsi="Times New Roman" w:cs="Times New Roman"/>
          <w:kern w:val="0"/>
          <w:sz w:val="28"/>
          <w:szCs w:val="28"/>
          <w14:ligatures w14:val="none"/>
        </w:rPr>
        <w:t xml:space="preserve">$75,000–$99,999 </w:t>
      </w:r>
    </w:p>
    <w:p w14:paraId="68D3F6AA" w14:textId="77777777" w:rsidR="00CB18DD" w:rsidRDefault="00CB18DD" w:rsidP="00CB18DD">
      <w:pPr>
        <w:pStyle w:val="ListParagraph"/>
        <w:numPr>
          <w:ilvl w:val="0"/>
          <w:numId w:val="17"/>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CB18DD">
        <w:rPr>
          <w:rFonts w:ascii="Times New Roman" w:eastAsia="Times New Roman" w:hAnsi="Times New Roman" w:cs="Times New Roman"/>
          <w:kern w:val="0"/>
          <w:sz w:val="28"/>
          <w:szCs w:val="28"/>
          <w14:ligatures w14:val="none"/>
        </w:rPr>
        <w:t xml:space="preserve">$100,000–$149,999 </w:t>
      </w:r>
    </w:p>
    <w:p w14:paraId="433D3F23" w14:textId="77777777" w:rsidR="00CB18DD" w:rsidRDefault="00CB18DD" w:rsidP="00CB18DD">
      <w:pPr>
        <w:pStyle w:val="ListParagraph"/>
        <w:numPr>
          <w:ilvl w:val="0"/>
          <w:numId w:val="17"/>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CB18DD">
        <w:rPr>
          <w:rFonts w:ascii="Times New Roman" w:eastAsia="Times New Roman" w:hAnsi="Times New Roman" w:cs="Times New Roman"/>
          <w:kern w:val="0"/>
          <w:sz w:val="28"/>
          <w:szCs w:val="28"/>
          <w14:ligatures w14:val="none"/>
        </w:rPr>
        <w:t xml:space="preserve">$150,000 or more </w:t>
      </w:r>
    </w:p>
    <w:p w14:paraId="406965E8" w14:textId="0A53930E" w:rsidR="005511A3" w:rsidRPr="00CB18DD" w:rsidRDefault="00CB18DD" w:rsidP="00CB18DD">
      <w:pPr>
        <w:pStyle w:val="ListParagraph"/>
        <w:numPr>
          <w:ilvl w:val="0"/>
          <w:numId w:val="17"/>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CB18DD">
        <w:rPr>
          <w:rFonts w:ascii="Times New Roman" w:eastAsia="Times New Roman" w:hAnsi="Times New Roman" w:cs="Times New Roman"/>
          <w:kern w:val="0"/>
          <w:sz w:val="28"/>
          <w:szCs w:val="28"/>
          <w14:ligatures w14:val="none"/>
        </w:rPr>
        <w:t>Prefer not to say</w:t>
      </w:r>
    </w:p>
    <w:p w14:paraId="2677412F" w14:textId="76CDC167" w:rsidR="005511A3" w:rsidRDefault="005511A3" w:rsidP="00CB18DD">
      <w:pPr>
        <w:numPr>
          <w:ilvl w:val="0"/>
          <w:numId w:val="16"/>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3B4219">
        <w:rPr>
          <w:rFonts w:ascii="Times New Roman" w:eastAsia="Times New Roman" w:hAnsi="Times New Roman" w:cs="Times New Roman"/>
          <w:kern w:val="0"/>
          <w:sz w:val="28"/>
          <w:szCs w:val="28"/>
          <w14:ligatures w14:val="none"/>
        </w:rPr>
        <w:lastRenderedPageBreak/>
        <w:t xml:space="preserve">Education level: </w:t>
      </w:r>
      <w:r w:rsidR="003B2A57">
        <w:rPr>
          <w:rFonts w:ascii="Times New Roman" w:eastAsia="Times New Roman" w:hAnsi="Times New Roman" w:cs="Times New Roman"/>
          <w:kern w:val="0"/>
          <w:sz w:val="28"/>
          <w:szCs w:val="28"/>
          <w14:ligatures w14:val="none"/>
        </w:rPr>
        <w:br/>
      </w:r>
      <w:r w:rsidR="003B2A57" w:rsidRPr="003B2A57">
        <w:rPr>
          <w:rFonts w:ascii="Times New Roman" w:eastAsia="Times New Roman" w:hAnsi="Times New Roman" w:cs="Times New Roman"/>
          <w:i/>
          <w:iCs/>
          <w:kern w:val="0"/>
          <w:sz w:val="28"/>
          <w:szCs w:val="28"/>
          <w14:ligatures w14:val="none"/>
        </w:rPr>
        <w:t>Less than high school / High school diploma or GED / Some college / Associate's degree / Bachelor's degree / Graduate or professional degree / Prefer not to say</w:t>
      </w:r>
    </w:p>
    <w:p w14:paraId="480C81FD" w14:textId="77777777" w:rsidR="005511A3" w:rsidRDefault="005511A3" w:rsidP="00CB18DD">
      <w:pPr>
        <w:numPr>
          <w:ilvl w:val="0"/>
          <w:numId w:val="16"/>
        </w:numPr>
        <w:spacing w:before="100" w:beforeAutospacing="1" w:after="100" w:afterAutospacing="1"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 xml:space="preserve">Number of children </w:t>
      </w:r>
      <w:r w:rsidRPr="003B4219">
        <w:rPr>
          <w:rFonts w:ascii="Times New Roman" w:eastAsia="Times New Roman" w:hAnsi="Times New Roman" w:cs="Times New Roman"/>
          <w:kern w:val="0"/>
          <w:sz w:val="28"/>
          <w:szCs w:val="28"/>
          <w14:ligatures w14:val="none"/>
        </w:rPr>
        <w:t>in current household: ____</w:t>
      </w:r>
    </w:p>
    <w:p w14:paraId="22E39F8D" w14:textId="77777777" w:rsidR="005511A3" w:rsidRPr="003D240B" w:rsidRDefault="005511A3" w:rsidP="00CB18DD">
      <w:pPr>
        <w:numPr>
          <w:ilvl w:val="0"/>
          <w:numId w:val="16"/>
        </w:numPr>
        <w:spacing w:before="100" w:beforeAutospacing="1" w:after="100" w:afterAutospacing="1"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 xml:space="preserve">Number of pets </w:t>
      </w:r>
      <w:r w:rsidRPr="003B4219">
        <w:rPr>
          <w:rFonts w:ascii="Times New Roman" w:eastAsia="Times New Roman" w:hAnsi="Times New Roman" w:cs="Times New Roman"/>
          <w:kern w:val="0"/>
          <w:sz w:val="28"/>
          <w:szCs w:val="28"/>
          <w14:ligatures w14:val="none"/>
        </w:rPr>
        <w:t>in current household: ____</w:t>
      </w:r>
    </w:p>
    <w:p w14:paraId="116CB97F" w14:textId="77777777" w:rsidR="005511A3" w:rsidRDefault="005511A3" w:rsidP="00CB18DD">
      <w:pPr>
        <w:numPr>
          <w:ilvl w:val="0"/>
          <w:numId w:val="16"/>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3B4219">
        <w:rPr>
          <w:rFonts w:ascii="Times New Roman" w:eastAsia="Times New Roman" w:hAnsi="Times New Roman" w:cs="Times New Roman"/>
          <w:kern w:val="0"/>
          <w:sz w:val="28"/>
          <w:szCs w:val="28"/>
          <w14:ligatures w14:val="none"/>
        </w:rPr>
        <w:t>Length of time at current residence: _____</w:t>
      </w:r>
    </w:p>
    <w:p w14:paraId="1314E560" w14:textId="77777777" w:rsidR="005511A3" w:rsidRPr="003B4219" w:rsidRDefault="005511A3" w:rsidP="00CB18DD">
      <w:pPr>
        <w:numPr>
          <w:ilvl w:val="0"/>
          <w:numId w:val="16"/>
        </w:numPr>
        <w:spacing w:before="100" w:beforeAutospacing="1" w:after="100" w:afterAutospacing="1"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Acreage of property: ___</w:t>
      </w:r>
    </w:p>
    <w:p w14:paraId="0BC6806A" w14:textId="20CC9ABA" w:rsidR="005511A3" w:rsidRPr="003B2A57" w:rsidRDefault="005511A3" w:rsidP="005511A3">
      <w:pPr>
        <w:numPr>
          <w:ilvl w:val="0"/>
          <w:numId w:val="16"/>
        </w:numPr>
        <w:spacing w:before="100" w:beforeAutospacing="1" w:after="100" w:afterAutospacing="1" w:line="240" w:lineRule="auto"/>
        <w:rPr>
          <w:rFonts w:ascii="Times New Roman" w:eastAsia="Times New Roman" w:hAnsi="Times New Roman" w:cs="Times New Roman"/>
          <w:i/>
          <w:iCs/>
          <w:kern w:val="0"/>
          <w14:ligatures w14:val="none"/>
        </w:rPr>
      </w:pPr>
      <w:r w:rsidRPr="003B4219">
        <w:rPr>
          <w:rFonts w:ascii="Times New Roman" w:eastAsia="Times New Roman" w:hAnsi="Times New Roman" w:cs="Times New Roman"/>
          <w:kern w:val="0"/>
          <w:sz w:val="28"/>
          <w:szCs w:val="28"/>
          <w14:ligatures w14:val="none"/>
        </w:rPr>
        <w:t>Residential Area/Postal code: _____</w:t>
      </w:r>
      <w:r w:rsidR="003B2A57">
        <w:rPr>
          <w:rFonts w:ascii="Times New Roman" w:eastAsia="Times New Roman" w:hAnsi="Times New Roman" w:cs="Times New Roman"/>
          <w:kern w:val="0"/>
          <w:sz w:val="28"/>
          <w:szCs w:val="28"/>
          <w14:ligatures w14:val="none"/>
        </w:rPr>
        <w:br/>
        <w:t>**</w:t>
      </w:r>
      <w:r w:rsidR="003B2A57" w:rsidRPr="003B2A57">
        <w:rPr>
          <w:rFonts w:ascii="Times New Roman" w:eastAsia="Times New Roman" w:hAnsi="Times New Roman" w:cs="Times New Roman"/>
          <w:i/>
          <w:iCs/>
          <w:kern w:val="0"/>
          <w14:ligatures w14:val="none"/>
        </w:rPr>
        <w:t>This helps us understand the geographic distribution of participants and will never be used to identify you.</w:t>
      </w:r>
    </w:p>
    <w:p w14:paraId="410734B7" w14:textId="77777777" w:rsidR="00CB18DD" w:rsidRDefault="00CB18DD" w:rsidP="00CB18DD">
      <w:pPr>
        <w:spacing w:before="100" w:beforeAutospacing="1" w:after="100" w:afterAutospacing="1" w:line="240" w:lineRule="auto"/>
        <w:rPr>
          <w:rFonts w:ascii="Times New Roman" w:eastAsia="Times New Roman" w:hAnsi="Times New Roman" w:cs="Times New Roman"/>
          <w:kern w:val="0"/>
          <w:sz w:val="28"/>
          <w:szCs w:val="28"/>
          <w14:ligatures w14:val="none"/>
        </w:rPr>
      </w:pPr>
    </w:p>
    <w:p w14:paraId="1F9A786B" w14:textId="77777777" w:rsidR="00CB18DD" w:rsidRDefault="00CB18DD" w:rsidP="00CB18DD">
      <w:pPr>
        <w:spacing w:before="100" w:beforeAutospacing="1" w:after="100" w:afterAutospacing="1" w:line="240" w:lineRule="auto"/>
        <w:rPr>
          <w:rFonts w:ascii="Times New Roman" w:eastAsia="Times New Roman" w:hAnsi="Times New Roman" w:cs="Times New Roman"/>
          <w:kern w:val="0"/>
          <w:sz w:val="28"/>
          <w:szCs w:val="28"/>
          <w14:ligatures w14:val="none"/>
        </w:rPr>
      </w:pPr>
    </w:p>
    <w:p w14:paraId="1FEA571D" w14:textId="77777777" w:rsidR="00CB18DD" w:rsidRDefault="00CB18DD" w:rsidP="00CB18DD">
      <w:pPr>
        <w:spacing w:before="100" w:beforeAutospacing="1" w:after="100" w:afterAutospacing="1" w:line="240" w:lineRule="auto"/>
        <w:rPr>
          <w:rFonts w:ascii="Times New Roman" w:eastAsia="Times New Roman" w:hAnsi="Times New Roman" w:cs="Times New Roman"/>
          <w:kern w:val="0"/>
          <w:sz w:val="28"/>
          <w:szCs w:val="28"/>
          <w14:ligatures w14:val="none"/>
        </w:rPr>
      </w:pPr>
    </w:p>
    <w:p w14:paraId="728D8C44" w14:textId="77777777" w:rsidR="00CB18DD" w:rsidRDefault="00CB18DD" w:rsidP="00CB18DD">
      <w:pPr>
        <w:spacing w:before="100" w:beforeAutospacing="1" w:after="100" w:afterAutospacing="1" w:line="240" w:lineRule="auto"/>
        <w:rPr>
          <w:rFonts w:ascii="Times New Roman" w:eastAsia="Times New Roman" w:hAnsi="Times New Roman" w:cs="Times New Roman"/>
          <w:kern w:val="0"/>
          <w:sz w:val="28"/>
          <w:szCs w:val="28"/>
          <w14:ligatures w14:val="none"/>
        </w:rPr>
      </w:pPr>
    </w:p>
    <w:p w14:paraId="49BF2C14" w14:textId="77777777" w:rsidR="00CB18DD" w:rsidRDefault="00CB18DD" w:rsidP="00CB18DD">
      <w:pPr>
        <w:spacing w:before="100" w:beforeAutospacing="1" w:after="100" w:afterAutospacing="1" w:line="240" w:lineRule="auto"/>
        <w:rPr>
          <w:rFonts w:ascii="Times New Roman" w:eastAsia="Times New Roman" w:hAnsi="Times New Roman" w:cs="Times New Roman"/>
          <w:kern w:val="0"/>
          <w:sz w:val="28"/>
          <w:szCs w:val="28"/>
          <w14:ligatures w14:val="none"/>
        </w:rPr>
      </w:pPr>
    </w:p>
    <w:p w14:paraId="29EE8F5A" w14:textId="77777777" w:rsidR="00CB18DD" w:rsidRDefault="00CB18DD" w:rsidP="00CB18DD">
      <w:pPr>
        <w:spacing w:before="100" w:beforeAutospacing="1" w:after="100" w:afterAutospacing="1" w:line="240" w:lineRule="auto"/>
        <w:rPr>
          <w:rFonts w:ascii="Times New Roman" w:eastAsia="Times New Roman" w:hAnsi="Times New Roman" w:cs="Times New Roman"/>
          <w:kern w:val="0"/>
          <w:sz w:val="28"/>
          <w:szCs w:val="28"/>
          <w14:ligatures w14:val="none"/>
        </w:rPr>
      </w:pPr>
    </w:p>
    <w:p w14:paraId="73F9A70D" w14:textId="77777777" w:rsidR="00CB18DD" w:rsidRDefault="00CB18DD" w:rsidP="00CB18DD">
      <w:pPr>
        <w:spacing w:before="100" w:beforeAutospacing="1" w:after="100" w:afterAutospacing="1" w:line="240" w:lineRule="auto"/>
        <w:rPr>
          <w:rFonts w:ascii="Times New Roman" w:eastAsia="Times New Roman" w:hAnsi="Times New Roman" w:cs="Times New Roman"/>
          <w:kern w:val="0"/>
          <w:sz w:val="28"/>
          <w:szCs w:val="28"/>
          <w14:ligatures w14:val="none"/>
        </w:rPr>
      </w:pPr>
    </w:p>
    <w:p w14:paraId="1F43E592" w14:textId="77777777" w:rsidR="00CB18DD" w:rsidRDefault="00CB18DD" w:rsidP="00CB18DD">
      <w:pPr>
        <w:spacing w:before="100" w:beforeAutospacing="1" w:after="100" w:afterAutospacing="1" w:line="240" w:lineRule="auto"/>
        <w:rPr>
          <w:rFonts w:ascii="Times New Roman" w:eastAsia="Times New Roman" w:hAnsi="Times New Roman" w:cs="Times New Roman"/>
          <w:kern w:val="0"/>
          <w:sz w:val="28"/>
          <w:szCs w:val="28"/>
          <w14:ligatures w14:val="none"/>
        </w:rPr>
      </w:pPr>
    </w:p>
    <w:p w14:paraId="24609894" w14:textId="77777777" w:rsidR="00CB18DD" w:rsidRPr="00CB18DD" w:rsidRDefault="00CB18DD" w:rsidP="00CB18DD">
      <w:pPr>
        <w:spacing w:before="100" w:beforeAutospacing="1" w:after="100" w:afterAutospacing="1" w:line="240" w:lineRule="auto"/>
        <w:rPr>
          <w:rFonts w:ascii="Times New Roman" w:eastAsia="Times New Roman" w:hAnsi="Times New Roman" w:cs="Times New Roman"/>
          <w:kern w:val="0"/>
          <w:sz w:val="28"/>
          <w:szCs w:val="28"/>
          <w14:ligatures w14:val="none"/>
        </w:rPr>
      </w:pPr>
    </w:p>
    <w:p w14:paraId="3334BE03" w14:textId="4E5FCC32" w:rsidR="00F35181" w:rsidRPr="00403507" w:rsidRDefault="00F35181" w:rsidP="00403507">
      <w:pPr>
        <w:spacing w:after="0" w:line="240" w:lineRule="auto"/>
        <w:rPr>
          <w:rFonts w:ascii="Times New Roman" w:eastAsia="Times New Roman" w:hAnsi="Times New Roman" w:cs="Times New Roman"/>
          <w:kern w:val="0"/>
          <w:sz w:val="28"/>
          <w:szCs w:val="28"/>
          <w14:ligatures w14:val="none"/>
        </w:rPr>
      </w:pPr>
    </w:p>
    <w:sectPr w:rsidR="00F35181" w:rsidRPr="00403507" w:rsidSect="00A70505">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3" w:author="Kelsey McCune" w:date="2026-03-02T08:29:00Z" w:initials="KBM">
    <w:p w14:paraId="4AEA71FC" w14:textId="77777777" w:rsidR="00BB4B9D" w:rsidRDefault="00BB4B9D" w:rsidP="00BB4B9D">
      <w:r>
        <w:rPr>
          <w:rStyle w:val="CommentReference"/>
        </w:rPr>
        <w:annotationRef/>
      </w:r>
      <w:r>
        <w:rPr>
          <w:sz w:val="20"/>
          <w:szCs w:val="20"/>
        </w:rPr>
        <w:t>And then if they choose "yes", it will open this next set of questions about motivations.</w:t>
      </w:r>
    </w:p>
  </w:comment>
  <w:comment w:id="4" w:author="Kelsey McCune" w:date="2026-03-02T08:33:00Z" w:initials="KBM">
    <w:p w14:paraId="37FCA5A4" w14:textId="77777777" w:rsidR="00BB4B9D" w:rsidRDefault="00BB4B9D" w:rsidP="00BB4B9D">
      <w:r>
        <w:rPr>
          <w:rStyle w:val="CommentReference"/>
        </w:rPr>
        <w:annotationRef/>
      </w:r>
      <w:r>
        <w:rPr>
          <w:sz w:val="20"/>
          <w:szCs w:val="20"/>
        </w:rPr>
        <w:t>I also think it could be interesting to add a set of questions for people that choose "No" - Did they every feed birds previously? Rate the importance of the reasons for not feeding birds - cost, disease, mess, time, no interest.</w:t>
      </w:r>
    </w:p>
  </w:comment>
  <w:comment w:id="13" w:author="Kelsey McCune" w:date="2026-03-02T08:30:00Z" w:initials="KBM">
    <w:p w14:paraId="3E11BB04" w14:textId="4BC6C4C1" w:rsidR="00BB4B9D" w:rsidRDefault="00BB4B9D" w:rsidP="00BB4B9D">
      <w:r>
        <w:rPr>
          <w:rStyle w:val="CommentReference"/>
        </w:rPr>
        <w:annotationRef/>
      </w:r>
      <w:r>
        <w:rPr>
          <w:sz w:val="20"/>
          <w:szCs w:val="20"/>
        </w:rPr>
        <w:t>Same here, where they only see the next set of questions if they've chosen "Yes" here.</w:t>
      </w:r>
    </w:p>
  </w:comment>
  <w:comment w:id="14" w:author="Kelsey McCune" w:date="2026-03-02T08:34:00Z" w:initials="KBM">
    <w:p w14:paraId="0731FC2A" w14:textId="77777777" w:rsidR="00BB4B9D" w:rsidRDefault="00BB4B9D" w:rsidP="00BB4B9D">
      <w:r>
        <w:rPr>
          <w:rStyle w:val="CommentReference"/>
        </w:rPr>
        <w:annotationRef/>
      </w:r>
      <w:r>
        <w:rPr>
          <w:sz w:val="20"/>
          <w:szCs w:val="20"/>
        </w:rPr>
        <w:t>We could add the same questions here for people that choose "No" about the importance of reasons for not having backyard poultry.</w:t>
      </w:r>
    </w:p>
  </w:comment>
  <w:comment w:id="25" w:author="Kelsey McCune" w:date="2026-03-02T08:24:00Z" w:initials="KBM">
    <w:p w14:paraId="1A5418B1" w14:textId="2433C688" w:rsidR="00BB4B9D" w:rsidRDefault="00BB4B9D" w:rsidP="00BB4B9D">
      <w:r>
        <w:rPr>
          <w:rStyle w:val="CommentReference"/>
        </w:rPr>
        <w:annotationRef/>
      </w:r>
      <w:r>
        <w:rPr>
          <w:sz w:val="20"/>
          <w:szCs w:val="20"/>
        </w:rPr>
        <w:t>These two seem similar? And also the "environmental footprint" question below. Is that on purpose?</w:t>
      </w:r>
    </w:p>
  </w:comment>
  <w:comment w:id="36" w:author="Kelsey McCune" w:date="2026-03-02T08:36:00Z" w:initials="KBM">
    <w:p w14:paraId="604FF008" w14:textId="77777777" w:rsidR="00BB4B9D" w:rsidRDefault="00BB4B9D" w:rsidP="00BB4B9D">
      <w:r>
        <w:rPr>
          <w:rStyle w:val="CommentReference"/>
        </w:rPr>
        <w:annotationRef/>
      </w:r>
      <w:r>
        <w:rPr>
          <w:sz w:val="20"/>
          <w:szCs w:val="20"/>
        </w:rPr>
        <w:t>Do you think we should put examples here? Bird-friendly backyard activities like leave the leaves, no pesticides, etc?</w:t>
      </w:r>
    </w:p>
  </w:comment>
  <w:comment w:id="46" w:author="Kelsey McCune" w:date="2026-03-02T08:42:00Z" w:initials="KBM">
    <w:p w14:paraId="39B9D8E1" w14:textId="77777777" w:rsidR="00BB4B9D" w:rsidRDefault="00BB4B9D" w:rsidP="00BB4B9D">
      <w:r>
        <w:rPr>
          <w:rStyle w:val="CommentReference"/>
        </w:rPr>
        <w:annotationRef/>
      </w:r>
      <w:r>
        <w:rPr>
          <w:sz w:val="20"/>
          <w:szCs w:val="20"/>
        </w:rPr>
        <w:t>I don't remember the reason for including this one here? It seems like option 1 would cover this?</w:t>
      </w:r>
    </w:p>
  </w:comment>
  <w:comment w:id="49" w:author="Kelsey McCune" w:date="2026-03-02T08:43:00Z" w:initials="KBM">
    <w:p w14:paraId="6F51F634" w14:textId="77777777" w:rsidR="00BB4B9D" w:rsidRDefault="00BB4B9D" w:rsidP="00BB4B9D">
      <w:r>
        <w:rPr>
          <w:rStyle w:val="CommentReference"/>
        </w:rPr>
        <w:annotationRef/>
      </w:r>
      <w:r>
        <w:rPr>
          <w:sz w:val="20"/>
          <w:szCs w:val="20"/>
        </w:rPr>
        <w:t>Do we want to include mycoplasmal conjunctivitis (finch eye disease)? A very noticeable and common backyard bird disease.</w:t>
      </w:r>
    </w:p>
  </w:comment>
  <w:comment w:id="56" w:author="Kelsey McCune" w:date="2026-03-02T08:48:00Z" w:initials="KBM">
    <w:p w14:paraId="3489B328" w14:textId="77777777" w:rsidR="00BB4B9D" w:rsidRDefault="00BB4B9D" w:rsidP="00BB4B9D">
      <w:r>
        <w:rPr>
          <w:rStyle w:val="CommentReference"/>
        </w:rPr>
        <w:annotationRef/>
      </w:r>
      <w:r>
        <w:rPr>
          <w:sz w:val="20"/>
          <w:szCs w:val="20"/>
        </w:rPr>
        <w:t>Maybe these questions should pop up after the first section on Motivations, just for people that choose "Yes" for feeders and/or poultry.</w:t>
      </w:r>
    </w:p>
  </w:comment>
  <w:comment w:id="76" w:author="Kelsey McCune" w:date="2026-03-02T08:53:00Z" w:initials="KBM">
    <w:p w14:paraId="636D6ECC" w14:textId="77777777" w:rsidR="006B10A0" w:rsidRDefault="006B10A0" w:rsidP="006B10A0">
      <w:r>
        <w:rPr>
          <w:rStyle w:val="CommentReference"/>
        </w:rPr>
        <w:annotationRef/>
      </w:r>
      <w:r>
        <w:rPr>
          <w:sz w:val="20"/>
          <w:szCs w:val="20"/>
        </w:rPr>
        <w:t>Maybe this is nit-picky, but these can sometimes be bad for conservation (like people feeding outdoor cats/pigeons/raccoons, etc). So, I just removed the word conservation from the question.</w:t>
      </w:r>
    </w:p>
  </w:comment>
  <w:comment w:id="84" w:author="Kelsey McCune" w:date="2026-03-02T08:59:00Z" w:initials="KBM">
    <w:p w14:paraId="33CA2794" w14:textId="77777777" w:rsidR="006B10A0" w:rsidRDefault="006B10A0" w:rsidP="006B10A0">
      <w:r>
        <w:rPr>
          <w:rStyle w:val="CommentReference"/>
        </w:rPr>
        <w:annotationRef/>
      </w:r>
      <w:r>
        <w:rPr>
          <w:sz w:val="20"/>
          <w:szCs w:val="20"/>
        </w:rPr>
        <w:t>These two are similar, so I made some edits to separate out the ideas. But maybe it is not what you were interested in?</w:t>
      </w:r>
    </w:p>
  </w:comment>
  <w:comment w:id="94" w:author="Kelsey McCune" w:date="2026-03-02T09:02:00Z" w:initials="KBM">
    <w:p w14:paraId="5D66D777" w14:textId="77777777" w:rsidR="006B10A0" w:rsidRDefault="006B10A0" w:rsidP="006B10A0">
      <w:r>
        <w:rPr>
          <w:rStyle w:val="CommentReference"/>
        </w:rPr>
        <w:annotationRef/>
      </w:r>
      <w:r>
        <w:rPr>
          <w:sz w:val="20"/>
          <w:szCs w:val="20"/>
        </w:rPr>
        <w:t>I think this question might be a little more informative if there was a follow up about seed preferences and willingness to pay for fancy seed.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AEA71FC" w15:done="0"/>
  <w15:commentEx w15:paraId="37FCA5A4" w15:paraIdParent="4AEA71FC" w15:done="0"/>
  <w15:commentEx w15:paraId="3E11BB04" w15:done="0"/>
  <w15:commentEx w15:paraId="0731FC2A" w15:paraIdParent="3E11BB04" w15:done="0"/>
  <w15:commentEx w15:paraId="1A5418B1" w15:done="0"/>
  <w15:commentEx w15:paraId="604FF008" w15:done="0"/>
  <w15:commentEx w15:paraId="39B9D8E1" w15:done="0"/>
  <w15:commentEx w15:paraId="6F51F634" w15:done="0"/>
  <w15:commentEx w15:paraId="3489B328" w15:done="0"/>
  <w15:commentEx w15:paraId="636D6ECC" w15:done="0"/>
  <w15:commentEx w15:paraId="33CA2794" w15:done="0"/>
  <w15:commentEx w15:paraId="5D66D77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04D8FB9" w16cex:dateUtc="2026-03-02T14:29:00Z"/>
  <w16cex:commentExtensible w16cex:durableId="15FC7B2E" w16cex:dateUtc="2026-03-02T14:33:00Z"/>
  <w16cex:commentExtensible w16cex:durableId="6617364A" w16cex:dateUtc="2026-03-02T14:30:00Z"/>
  <w16cex:commentExtensible w16cex:durableId="28A50F48" w16cex:dateUtc="2026-03-02T14:34:00Z"/>
  <w16cex:commentExtensible w16cex:durableId="17E86BF8" w16cex:dateUtc="2026-03-02T14:24:00Z"/>
  <w16cex:commentExtensible w16cex:durableId="2BE1272F" w16cex:dateUtc="2026-03-02T14:36:00Z"/>
  <w16cex:commentExtensible w16cex:durableId="5F7F576B" w16cex:dateUtc="2026-03-02T14:42:00Z"/>
  <w16cex:commentExtensible w16cex:durableId="424CD7FF" w16cex:dateUtc="2026-03-02T14:43:00Z"/>
  <w16cex:commentExtensible w16cex:durableId="01FCDA31" w16cex:dateUtc="2026-03-02T14:48:00Z"/>
  <w16cex:commentExtensible w16cex:durableId="20234B70" w16cex:dateUtc="2026-03-02T14:53:00Z"/>
  <w16cex:commentExtensible w16cex:durableId="4A90BCC5" w16cex:dateUtc="2026-03-02T14:59:00Z"/>
  <w16cex:commentExtensible w16cex:durableId="109185C2" w16cex:dateUtc="2026-03-02T15:0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AEA71FC" w16cid:durableId="204D8FB9"/>
  <w16cid:commentId w16cid:paraId="37FCA5A4" w16cid:durableId="15FC7B2E"/>
  <w16cid:commentId w16cid:paraId="3E11BB04" w16cid:durableId="6617364A"/>
  <w16cid:commentId w16cid:paraId="0731FC2A" w16cid:durableId="28A50F48"/>
  <w16cid:commentId w16cid:paraId="1A5418B1" w16cid:durableId="17E86BF8"/>
  <w16cid:commentId w16cid:paraId="604FF008" w16cid:durableId="2BE1272F"/>
  <w16cid:commentId w16cid:paraId="39B9D8E1" w16cid:durableId="5F7F576B"/>
  <w16cid:commentId w16cid:paraId="6F51F634" w16cid:durableId="424CD7FF"/>
  <w16cid:commentId w16cid:paraId="3489B328" w16cid:durableId="01FCDA31"/>
  <w16cid:commentId w16cid:paraId="636D6ECC" w16cid:durableId="20234B70"/>
  <w16cid:commentId w16cid:paraId="33CA2794" w16cid:durableId="4A90BCC5"/>
  <w16cid:commentId w16cid:paraId="5D66D777" w16cid:durableId="109185C2"/>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AD2E4D"/>
    <w:multiLevelType w:val="hybridMultilevel"/>
    <w:tmpl w:val="107CAC1E"/>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BD81563"/>
    <w:multiLevelType w:val="multilevel"/>
    <w:tmpl w:val="38E4EBCC"/>
    <w:lvl w:ilvl="0">
      <w:start w:val="13"/>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BDA2EF8"/>
    <w:multiLevelType w:val="multilevel"/>
    <w:tmpl w:val="2E98D350"/>
    <w:lvl w:ilvl="0">
      <w:start w:val="9"/>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12F49F5"/>
    <w:multiLevelType w:val="multilevel"/>
    <w:tmpl w:val="DE201424"/>
    <w:lvl w:ilvl="0">
      <w:start w:val="1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9203A9B"/>
    <w:multiLevelType w:val="multilevel"/>
    <w:tmpl w:val="089C9C66"/>
    <w:lvl w:ilvl="0">
      <w:start w:val="1"/>
      <w:numFmt w:val="decimal"/>
      <w:lvlText w:val="%1."/>
      <w:lvlJc w:val="left"/>
      <w:pPr>
        <w:tabs>
          <w:tab w:val="num" w:pos="720"/>
        </w:tabs>
        <w:ind w:left="720" w:hanging="360"/>
      </w:pPr>
      <w:rPr>
        <w:rFonts w:ascii="Times New Roman" w:eastAsia="Times New Roman" w:hAnsi="Times New Roman" w:cs="Times New Roman"/>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A7257FA"/>
    <w:multiLevelType w:val="hybridMultilevel"/>
    <w:tmpl w:val="5C42D0BE"/>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3A993281"/>
    <w:multiLevelType w:val="multilevel"/>
    <w:tmpl w:val="84DEB08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E142B68"/>
    <w:multiLevelType w:val="multilevel"/>
    <w:tmpl w:val="DD267B96"/>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8" w15:restartNumberingAfterBreak="0">
    <w:nsid w:val="53860F94"/>
    <w:multiLevelType w:val="multilevel"/>
    <w:tmpl w:val="BF8C03FC"/>
    <w:lvl w:ilvl="0">
      <w:start w:val="4"/>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CAA317F"/>
    <w:multiLevelType w:val="multilevel"/>
    <w:tmpl w:val="0CF20A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60FC76E1"/>
    <w:multiLevelType w:val="multilevel"/>
    <w:tmpl w:val="DBBA3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24A6D74"/>
    <w:multiLevelType w:val="multilevel"/>
    <w:tmpl w:val="8D52258C"/>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29F442B"/>
    <w:multiLevelType w:val="multilevel"/>
    <w:tmpl w:val="BB3C9AB4"/>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3" w15:restartNumberingAfterBreak="0">
    <w:nsid w:val="64BB2FC4"/>
    <w:multiLevelType w:val="multilevel"/>
    <w:tmpl w:val="5F0E0F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0792382"/>
    <w:multiLevelType w:val="multilevel"/>
    <w:tmpl w:val="B14EB132"/>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5" w15:restartNumberingAfterBreak="0">
    <w:nsid w:val="73694B20"/>
    <w:multiLevelType w:val="multilevel"/>
    <w:tmpl w:val="38E4EBCC"/>
    <w:lvl w:ilvl="0">
      <w:start w:val="13"/>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37A6606"/>
    <w:multiLevelType w:val="multilevel"/>
    <w:tmpl w:val="089C9C66"/>
    <w:lvl w:ilvl="0">
      <w:start w:val="1"/>
      <w:numFmt w:val="decimal"/>
      <w:lvlText w:val="%1."/>
      <w:lvlJc w:val="left"/>
      <w:pPr>
        <w:tabs>
          <w:tab w:val="num" w:pos="720"/>
        </w:tabs>
        <w:ind w:left="720" w:hanging="360"/>
      </w:pPr>
      <w:rPr>
        <w:rFonts w:ascii="Times New Roman" w:eastAsia="Times New Roman" w:hAnsi="Times New Roman" w:cs="Times New Roman"/>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22712426">
    <w:abstractNumId w:val="6"/>
  </w:num>
  <w:num w:numId="2" w16cid:durableId="336541678">
    <w:abstractNumId w:val="8"/>
  </w:num>
  <w:num w:numId="3" w16cid:durableId="1006596731">
    <w:abstractNumId w:val="16"/>
  </w:num>
  <w:num w:numId="4" w16cid:durableId="338966875">
    <w:abstractNumId w:val="2"/>
  </w:num>
  <w:num w:numId="5" w16cid:durableId="259989846">
    <w:abstractNumId w:val="3"/>
  </w:num>
  <w:num w:numId="6" w16cid:durableId="1494369633">
    <w:abstractNumId w:val="1"/>
  </w:num>
  <w:num w:numId="7" w16cid:durableId="1611934675">
    <w:abstractNumId w:val="11"/>
  </w:num>
  <w:num w:numId="8" w16cid:durableId="1566573372">
    <w:abstractNumId w:val="9"/>
  </w:num>
  <w:num w:numId="9" w16cid:durableId="1610358438">
    <w:abstractNumId w:val="15"/>
  </w:num>
  <w:num w:numId="10" w16cid:durableId="710497009">
    <w:abstractNumId w:val="12"/>
  </w:num>
  <w:num w:numId="11" w16cid:durableId="934365440">
    <w:abstractNumId w:val="14"/>
  </w:num>
  <w:num w:numId="12" w16cid:durableId="1670477737">
    <w:abstractNumId w:val="7"/>
  </w:num>
  <w:num w:numId="13" w16cid:durableId="1297956397">
    <w:abstractNumId w:val="13"/>
  </w:num>
  <w:num w:numId="14" w16cid:durableId="1879391365">
    <w:abstractNumId w:val="10"/>
  </w:num>
  <w:num w:numId="15" w16cid:durableId="656230422">
    <w:abstractNumId w:val="5"/>
  </w:num>
  <w:num w:numId="16" w16cid:durableId="323166900">
    <w:abstractNumId w:val="4"/>
  </w:num>
  <w:num w:numId="17" w16cid:durableId="1748532772">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Kelsey McCune">
    <w15:presenceInfo w15:providerId="None" w15:userId="Kelsey McCune"/>
  </w15:person>
  <w15:person w15:author="Alex Fisher">
    <w15:presenceInfo w15:providerId="AD" w15:userId="S::amf0080@auburn.edu::18480bde-8768-4851-bd71-24a6dd2d472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trackRevision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1B93"/>
    <w:rsid w:val="000610DF"/>
    <w:rsid w:val="000D3D0E"/>
    <w:rsid w:val="000F7AF7"/>
    <w:rsid w:val="00184407"/>
    <w:rsid w:val="001A3780"/>
    <w:rsid w:val="001C38EB"/>
    <w:rsid w:val="001D2302"/>
    <w:rsid w:val="001F1714"/>
    <w:rsid w:val="002D1F2C"/>
    <w:rsid w:val="00316A38"/>
    <w:rsid w:val="003B2A57"/>
    <w:rsid w:val="003C29FF"/>
    <w:rsid w:val="003D239C"/>
    <w:rsid w:val="00403507"/>
    <w:rsid w:val="004955E0"/>
    <w:rsid w:val="004A0421"/>
    <w:rsid w:val="004C01C2"/>
    <w:rsid w:val="004C16E9"/>
    <w:rsid w:val="004D7EDF"/>
    <w:rsid w:val="00541279"/>
    <w:rsid w:val="005511A3"/>
    <w:rsid w:val="006836DF"/>
    <w:rsid w:val="006B10A0"/>
    <w:rsid w:val="006B2EE0"/>
    <w:rsid w:val="00722377"/>
    <w:rsid w:val="007E122A"/>
    <w:rsid w:val="0080405D"/>
    <w:rsid w:val="00821FF4"/>
    <w:rsid w:val="008439C1"/>
    <w:rsid w:val="00882D93"/>
    <w:rsid w:val="0090553D"/>
    <w:rsid w:val="009453C3"/>
    <w:rsid w:val="009E0A02"/>
    <w:rsid w:val="009E6AE4"/>
    <w:rsid w:val="009F767F"/>
    <w:rsid w:val="00A507EE"/>
    <w:rsid w:val="00A70505"/>
    <w:rsid w:val="00AD45DC"/>
    <w:rsid w:val="00B13ABD"/>
    <w:rsid w:val="00B4208F"/>
    <w:rsid w:val="00BB4B9D"/>
    <w:rsid w:val="00BC515C"/>
    <w:rsid w:val="00BF3B1B"/>
    <w:rsid w:val="00C51A04"/>
    <w:rsid w:val="00CB18DD"/>
    <w:rsid w:val="00CE1B93"/>
    <w:rsid w:val="00D05759"/>
    <w:rsid w:val="00D20BA3"/>
    <w:rsid w:val="00DA58A0"/>
    <w:rsid w:val="00E36286"/>
    <w:rsid w:val="00F21584"/>
    <w:rsid w:val="00F35181"/>
    <w:rsid w:val="00F540BA"/>
    <w:rsid w:val="00FA0C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3"/>
    <o:shapelayout v:ext="edit">
      <o:idmap v:ext="edit" data="1"/>
    </o:shapelayout>
  </w:shapeDefaults>
  <w:decimalSymbol w:val="."/>
  <w:listSeparator w:val=","/>
  <w14:docId w14:val="1DB83381"/>
  <w15:chartTrackingRefBased/>
  <w15:docId w15:val="{613955B1-6D3B-5045-86F4-0CD06C650E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511A3"/>
  </w:style>
  <w:style w:type="paragraph" w:styleId="Heading1">
    <w:name w:val="heading 1"/>
    <w:basedOn w:val="Normal"/>
    <w:next w:val="Normal"/>
    <w:link w:val="Heading1Char"/>
    <w:uiPriority w:val="9"/>
    <w:qFormat/>
    <w:rsid w:val="00CE1B9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E1B9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E1B9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E1B9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E1B9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E1B9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E1B9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E1B9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E1B9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E1B9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E1B9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E1B9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E1B9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E1B9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E1B9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E1B9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E1B9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E1B93"/>
    <w:rPr>
      <w:rFonts w:eastAsiaTheme="majorEastAsia" w:cstheme="majorBidi"/>
      <w:color w:val="272727" w:themeColor="text1" w:themeTint="D8"/>
    </w:rPr>
  </w:style>
  <w:style w:type="paragraph" w:styleId="Title">
    <w:name w:val="Title"/>
    <w:basedOn w:val="Normal"/>
    <w:next w:val="Normal"/>
    <w:link w:val="TitleChar"/>
    <w:uiPriority w:val="10"/>
    <w:qFormat/>
    <w:rsid w:val="00CE1B9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E1B9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E1B9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E1B9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E1B93"/>
    <w:pPr>
      <w:spacing w:before="160"/>
      <w:jc w:val="center"/>
    </w:pPr>
    <w:rPr>
      <w:i/>
      <w:iCs/>
      <w:color w:val="404040" w:themeColor="text1" w:themeTint="BF"/>
    </w:rPr>
  </w:style>
  <w:style w:type="character" w:customStyle="1" w:styleId="QuoteChar">
    <w:name w:val="Quote Char"/>
    <w:basedOn w:val="DefaultParagraphFont"/>
    <w:link w:val="Quote"/>
    <w:uiPriority w:val="29"/>
    <w:rsid w:val="00CE1B93"/>
    <w:rPr>
      <w:i/>
      <w:iCs/>
      <w:color w:val="404040" w:themeColor="text1" w:themeTint="BF"/>
    </w:rPr>
  </w:style>
  <w:style w:type="paragraph" w:styleId="ListParagraph">
    <w:name w:val="List Paragraph"/>
    <w:basedOn w:val="Normal"/>
    <w:uiPriority w:val="34"/>
    <w:qFormat/>
    <w:rsid w:val="00CE1B93"/>
    <w:pPr>
      <w:ind w:left="720"/>
      <w:contextualSpacing/>
    </w:pPr>
  </w:style>
  <w:style w:type="character" w:styleId="IntenseEmphasis">
    <w:name w:val="Intense Emphasis"/>
    <w:basedOn w:val="DefaultParagraphFont"/>
    <w:uiPriority w:val="21"/>
    <w:qFormat/>
    <w:rsid w:val="00CE1B93"/>
    <w:rPr>
      <w:i/>
      <w:iCs/>
      <w:color w:val="2F5496" w:themeColor="accent1" w:themeShade="BF"/>
    </w:rPr>
  </w:style>
  <w:style w:type="paragraph" w:styleId="IntenseQuote">
    <w:name w:val="Intense Quote"/>
    <w:basedOn w:val="Normal"/>
    <w:next w:val="Normal"/>
    <w:link w:val="IntenseQuoteChar"/>
    <w:uiPriority w:val="30"/>
    <w:qFormat/>
    <w:rsid w:val="00CE1B9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E1B93"/>
    <w:rPr>
      <w:i/>
      <w:iCs/>
      <w:color w:val="2F5496" w:themeColor="accent1" w:themeShade="BF"/>
    </w:rPr>
  </w:style>
  <w:style w:type="character" w:styleId="IntenseReference">
    <w:name w:val="Intense Reference"/>
    <w:basedOn w:val="DefaultParagraphFont"/>
    <w:uiPriority w:val="32"/>
    <w:qFormat/>
    <w:rsid w:val="00CE1B93"/>
    <w:rPr>
      <w:b/>
      <w:bCs/>
      <w:smallCaps/>
      <w:color w:val="2F5496" w:themeColor="accent1" w:themeShade="BF"/>
      <w:spacing w:val="5"/>
    </w:rPr>
  </w:style>
  <w:style w:type="character" w:customStyle="1" w:styleId="apple-converted-space">
    <w:name w:val="apple-converted-space"/>
    <w:basedOn w:val="DefaultParagraphFont"/>
    <w:rsid w:val="00E36286"/>
  </w:style>
  <w:style w:type="paragraph" w:customStyle="1" w:styleId="ml-4">
    <w:name w:val="ml-4"/>
    <w:basedOn w:val="Normal"/>
    <w:rsid w:val="00A507EE"/>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Revision">
    <w:name w:val="Revision"/>
    <w:hidden/>
    <w:uiPriority w:val="99"/>
    <w:semiHidden/>
    <w:rsid w:val="00BB4B9D"/>
    <w:pPr>
      <w:spacing w:after="0" w:line="240" w:lineRule="auto"/>
    </w:pPr>
  </w:style>
  <w:style w:type="character" w:styleId="CommentReference">
    <w:name w:val="annotation reference"/>
    <w:basedOn w:val="DefaultParagraphFont"/>
    <w:uiPriority w:val="99"/>
    <w:semiHidden/>
    <w:unhideWhenUsed/>
    <w:rsid w:val="00BB4B9D"/>
    <w:rPr>
      <w:sz w:val="16"/>
      <w:szCs w:val="16"/>
    </w:rPr>
  </w:style>
  <w:style w:type="paragraph" w:styleId="CommentText">
    <w:name w:val="annotation text"/>
    <w:basedOn w:val="Normal"/>
    <w:link w:val="CommentTextChar"/>
    <w:uiPriority w:val="99"/>
    <w:semiHidden/>
    <w:unhideWhenUsed/>
    <w:rsid w:val="00BB4B9D"/>
    <w:pPr>
      <w:spacing w:line="240" w:lineRule="auto"/>
    </w:pPr>
    <w:rPr>
      <w:sz w:val="20"/>
      <w:szCs w:val="20"/>
    </w:rPr>
  </w:style>
  <w:style w:type="character" w:customStyle="1" w:styleId="CommentTextChar">
    <w:name w:val="Comment Text Char"/>
    <w:basedOn w:val="DefaultParagraphFont"/>
    <w:link w:val="CommentText"/>
    <w:uiPriority w:val="99"/>
    <w:semiHidden/>
    <w:rsid w:val="00BB4B9D"/>
    <w:rPr>
      <w:sz w:val="20"/>
      <w:szCs w:val="20"/>
    </w:rPr>
  </w:style>
  <w:style w:type="paragraph" w:styleId="CommentSubject">
    <w:name w:val="annotation subject"/>
    <w:basedOn w:val="CommentText"/>
    <w:next w:val="CommentText"/>
    <w:link w:val="CommentSubjectChar"/>
    <w:uiPriority w:val="99"/>
    <w:semiHidden/>
    <w:unhideWhenUsed/>
    <w:rsid w:val="00BB4B9D"/>
    <w:rPr>
      <w:b/>
      <w:bCs/>
    </w:rPr>
  </w:style>
  <w:style w:type="character" w:customStyle="1" w:styleId="CommentSubjectChar">
    <w:name w:val="Comment Subject Char"/>
    <w:basedOn w:val="CommentTextChar"/>
    <w:link w:val="CommentSubject"/>
    <w:uiPriority w:val="99"/>
    <w:semiHidden/>
    <w:rsid w:val="00BB4B9D"/>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theme" Target="theme/theme1.xml"/><Relationship Id="rId5" Type="http://schemas.openxmlformats.org/officeDocument/2006/relationships/comments" Target="comment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87</TotalTime>
  <Pages>9</Pages>
  <Words>1977</Words>
  <Characters>10146</Characters>
  <Application>Microsoft Office Word</Application>
  <DocSecurity>0</DocSecurity>
  <Lines>298</Lines>
  <Paragraphs>178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 Fisher</dc:creator>
  <cp:keywords/>
  <dc:description/>
  <cp:lastModifiedBy>Alex Fisher</cp:lastModifiedBy>
  <cp:revision>7</cp:revision>
  <dcterms:created xsi:type="dcterms:W3CDTF">2026-02-27T21:12:00Z</dcterms:created>
  <dcterms:modified xsi:type="dcterms:W3CDTF">2026-03-17T16:06:00Z</dcterms:modified>
</cp:coreProperties>
</file>