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A3BB3D" w14:textId="78F0D9CA" w:rsidR="006848CC" w:rsidRPr="00C34161" w:rsidRDefault="00C4557D" w:rsidP="006848CC">
      <w:pPr>
        <w:ind w:firstLine="720"/>
        <w:rPr>
          <w:rFonts w:cstheme="minorHAnsi"/>
          <w:b/>
          <w:color w:val="000000"/>
        </w:rPr>
      </w:pPr>
      <w:r w:rsidRPr="00C34161">
        <w:rPr>
          <w:rFonts w:cstheme="minorHAnsi"/>
          <w:b/>
          <w:color w:val="000000"/>
        </w:rPr>
        <w:t>Email/</w:t>
      </w:r>
      <w:r w:rsidR="006848CC" w:rsidRPr="00C34161">
        <w:rPr>
          <w:rFonts w:cstheme="minorHAnsi"/>
          <w:b/>
          <w:color w:val="000000"/>
        </w:rPr>
        <w:t>Verbal Recruitment Script</w:t>
      </w:r>
      <w:r w:rsidR="00C6768C" w:rsidRPr="00C34161">
        <w:rPr>
          <w:rFonts w:cstheme="minorHAnsi"/>
          <w:b/>
          <w:color w:val="000000"/>
        </w:rPr>
        <w:t xml:space="preserve"> for Field-Study Participants</w:t>
      </w:r>
      <w:r w:rsidR="006848CC" w:rsidRPr="00C34161">
        <w:rPr>
          <w:rFonts w:cstheme="minorHAnsi"/>
          <w:b/>
          <w:color w:val="000000"/>
        </w:rPr>
        <w:t>:</w:t>
      </w:r>
    </w:p>
    <w:p w14:paraId="6652DB2A" w14:textId="146FCF32" w:rsidR="006848CC" w:rsidRPr="00C34161" w:rsidRDefault="006848CC" w:rsidP="006848CC">
      <w:pPr>
        <w:ind w:firstLine="720"/>
        <w:rPr>
          <w:rFonts w:cstheme="minorHAnsi"/>
          <w:color w:val="000000"/>
        </w:rPr>
      </w:pPr>
      <w:r w:rsidRPr="00C34161">
        <w:rPr>
          <w:rFonts w:cstheme="minorHAnsi"/>
          <w:color w:val="000000"/>
        </w:rPr>
        <w:t xml:space="preserve">“Thank you for being a part of this study and allowing us to work in your yard over the past year to sample and learn about the birds in your backyard. </w:t>
      </w:r>
      <w:r w:rsidR="009B5C58" w:rsidRPr="00C34161">
        <w:rPr>
          <w:rFonts w:cstheme="minorHAnsi"/>
          <w:color w:val="000000"/>
        </w:rPr>
        <w:t>This survey will</w:t>
      </w:r>
      <w:r w:rsidRPr="00C34161">
        <w:rPr>
          <w:rFonts w:cstheme="minorHAnsi"/>
          <w:color w:val="000000"/>
        </w:rPr>
        <w:t xml:space="preserve"> </w:t>
      </w:r>
      <w:r w:rsidR="009B5C58" w:rsidRPr="00C34161">
        <w:rPr>
          <w:rFonts w:cstheme="minorHAnsi"/>
          <w:color w:val="000000"/>
        </w:rPr>
        <w:t>explore your knowledge on</w:t>
      </w:r>
      <w:r w:rsidRPr="00C34161">
        <w:rPr>
          <w:rFonts w:cstheme="minorHAnsi"/>
          <w:color w:val="000000"/>
        </w:rPr>
        <w:t xml:space="preserve"> topics of </w:t>
      </w:r>
      <w:r w:rsidR="009B5C58" w:rsidRPr="00C34161">
        <w:rPr>
          <w:rFonts w:cstheme="minorHAnsi"/>
          <w:color w:val="000000"/>
        </w:rPr>
        <w:t xml:space="preserve">avian </w:t>
      </w:r>
      <w:r w:rsidRPr="00C34161">
        <w:rPr>
          <w:rFonts w:cstheme="minorHAnsi"/>
          <w:color w:val="000000"/>
        </w:rPr>
        <w:t>disease, backyard management, and your attitudes and perceptions</w:t>
      </w:r>
      <w:r w:rsidR="009B5C58" w:rsidRPr="00C34161">
        <w:rPr>
          <w:rFonts w:cstheme="minorHAnsi"/>
          <w:color w:val="000000"/>
        </w:rPr>
        <w:t xml:space="preserve"> towards conservation-related activities</w:t>
      </w:r>
      <w:r w:rsidRPr="00C34161">
        <w:rPr>
          <w:rFonts w:cstheme="minorHAnsi"/>
          <w:color w:val="000000"/>
        </w:rPr>
        <w:t xml:space="preserve">. If you wouldn’t mind, I would like to ask that you take this survey </w:t>
      </w:r>
      <w:r w:rsidR="009B5C58" w:rsidRPr="00C34161">
        <w:rPr>
          <w:rFonts w:cstheme="minorHAnsi"/>
          <w:color w:val="000000"/>
        </w:rPr>
        <w:t>to collect in-depth responses to conclude my research</w:t>
      </w:r>
      <w:r w:rsidRPr="00C34161">
        <w:rPr>
          <w:rFonts w:cstheme="minorHAnsi"/>
          <w:color w:val="000000"/>
        </w:rPr>
        <w:t xml:space="preserve"> project and help us better interpret our findings. Your responses will be kept confidential. Survey linkage to </w:t>
      </w:r>
      <w:r w:rsidR="009B5C58" w:rsidRPr="00C34161">
        <w:rPr>
          <w:rFonts w:cstheme="minorHAnsi"/>
          <w:color w:val="000000"/>
        </w:rPr>
        <w:t>your property</w:t>
      </w:r>
      <w:r w:rsidRPr="00C34161">
        <w:rPr>
          <w:rFonts w:cstheme="minorHAnsi"/>
          <w:color w:val="000000"/>
        </w:rPr>
        <w:t xml:space="preserve"> will be operated on and stored separately and securely so your identity isn't attached to your answers. The survey takes about 10 to 15 minutes and can be completed online through a link I can share with you, or on paper if you prefer. Your participation is entirely voluntary, and you may skip any question or stop at any time.”</w:t>
      </w:r>
    </w:p>
    <w:p w14:paraId="0F4FDADB" w14:textId="59162427" w:rsidR="00C6768C" w:rsidRPr="00C34161" w:rsidRDefault="00C6768C">
      <w:pPr>
        <w:spacing w:after="160" w:line="278" w:lineRule="auto"/>
        <w:rPr>
          <w:sz w:val="20"/>
          <w:szCs w:val="20"/>
        </w:rPr>
      </w:pPr>
      <w:r w:rsidRPr="00C34161">
        <w:rPr>
          <w:sz w:val="20"/>
          <w:szCs w:val="20"/>
        </w:rPr>
        <w:br w:type="page"/>
      </w:r>
    </w:p>
    <w:p w14:paraId="26C6FB4B" w14:textId="77777777" w:rsidR="00C6768C" w:rsidRPr="00C6768C" w:rsidRDefault="00C6768C" w:rsidP="00C6768C">
      <w:pPr>
        <w:rPr>
          <w:ins w:id="0" w:author="Claude" w:date="2026-09-24T00:00:00Z"/>
        </w:rPr>
      </w:pPr>
      <w:ins w:id="1" w:author="Claude" w:date="2026-09-24T00:00:00Z">
        <w:r w:rsidRPr="00C6768C">
          <w:rPr>
            <w:b/>
          </w:rPr>
          <w:lastRenderedPageBreak/>
          <w:t>Listserv/Newsletter Recruitment Message (General Audience):</w:t>
        </w:r>
      </w:ins>
    </w:p>
    <w:p w14:paraId="3AA33BBF" w14:textId="1AE15937" w:rsidR="00C6768C" w:rsidRPr="00C6768C" w:rsidRDefault="00C6768C" w:rsidP="00C6768C">
      <w:pPr>
        <w:rPr>
          <w:ins w:id="2" w:author="Claude" w:date="2026-09-24T00:00:00Z"/>
        </w:rPr>
      </w:pPr>
      <w:ins w:id="3" w:author="Claude" w:date="2026-09-24T00:00:00Z">
        <w:r w:rsidRPr="00C6768C">
          <w:t xml:space="preserve">“Researchers at Auburn University’s College of Forestry, Wildlife and Environment are conducting a study to learn </w:t>
        </w:r>
      </w:ins>
      <w:r w:rsidR="00C34161">
        <w:t>about backyard birds</w:t>
      </w:r>
      <w:ins w:id="4" w:author="Claude" w:date="2026-09-24T00:00:00Z">
        <w:r w:rsidRPr="00C6768C">
          <w:t xml:space="preserve">. We </w:t>
        </w:r>
      </w:ins>
      <w:r w:rsidR="00C34161">
        <w:t>are offering a voluntary</w:t>
      </w:r>
      <w:ins w:id="5" w:author="Claude" w:date="2026-09-24T00:00:00Z">
        <w:r w:rsidRPr="00C6768C">
          <w:t xml:space="preserve"> survey that </w:t>
        </w:r>
      </w:ins>
      <w:r w:rsidR="00C34161">
        <w:t>investigates</w:t>
      </w:r>
      <w:ins w:id="6" w:author="Claude" w:date="2026-09-24T00:00:00Z">
        <w:r w:rsidRPr="00C6768C">
          <w:t xml:space="preserve"> the topics of disease, backyard management, and your attitudes and perceptions related to backyard bird feeding and backyard poultry keeping. If you are 18 years of age or older, live in the Southeastern United States, feed wild birds and/or keep backyard poultry,</w:t>
        </w:r>
      </w:ins>
      <w:r w:rsidR="00C34161">
        <w:t xml:space="preserve"> or have knowledge an interest of these activities,</w:t>
      </w:r>
      <w:ins w:id="7" w:author="Claude" w:date="2026-09-24T00:00:00Z">
        <w:r w:rsidRPr="00C6768C">
          <w:t xml:space="preserve"> we would like to ask that you take this survey to help us better interpret our findings. Your responses will be anonymous; we will not collect your name, email address, or other identifying information. The survey takes about 10 to 15 minutes and can be completed online through the link below. Your participation is entirely voluntary, and you may skip any question or stop at any time.”</w:t>
        </w:r>
      </w:ins>
    </w:p>
    <w:p w14:paraId="2337DD83" w14:textId="77777777" w:rsidR="00C6768C" w:rsidRPr="00C6768C" w:rsidRDefault="00C6768C" w:rsidP="00C6768C">
      <w:pPr>
        <w:rPr>
          <w:ins w:id="8" w:author="Claude" w:date="2026-09-24T00:00:00Z"/>
        </w:rPr>
      </w:pPr>
      <w:ins w:id="9" w:author="Claude" w:date="2026-09-24T00:00:00Z">
        <w:r w:rsidRPr="00C6768C">
          <w:t>Survey link: [PUBLIC QUALTRICS LINK]</w:t>
        </w:r>
      </w:ins>
    </w:p>
    <w:p w14:paraId="3139BD3D" w14:textId="77777777" w:rsidR="00C6768C" w:rsidRPr="00C6768C" w:rsidRDefault="00C6768C" w:rsidP="00C6768C">
      <w:pPr>
        <w:rPr>
          <w:ins w:id="10" w:author="Claude" w:date="2026-09-24T00:00:00Z"/>
        </w:rPr>
      </w:pPr>
      <w:ins w:id="11" w:author="Claude" w:date="2026-09-24T00:00:00Z">
        <w:r w:rsidRPr="00C6768C">
          <w:t>Questions? Contact Alex Fisher (amf0080@auburn.edu) or Dr. Allie McCreary (aem0200@auburn.edu).</w:t>
        </w:r>
      </w:ins>
    </w:p>
    <w:p w14:paraId="0F1D8E0D" w14:textId="77777777" w:rsidR="00C6768C" w:rsidRPr="00C6768C" w:rsidRDefault="00C6768C" w:rsidP="00C6768C"/>
    <w:p w14:paraId="4175D4C5" w14:textId="77777777" w:rsidR="00F35181" w:rsidRDefault="00F35181"/>
    <w:sectPr w:rsidR="00F35181" w:rsidSect="00A705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C"/>
    <w:rsid w:val="001A3780"/>
    <w:rsid w:val="006848CC"/>
    <w:rsid w:val="006B2EE0"/>
    <w:rsid w:val="007E4ACF"/>
    <w:rsid w:val="0080405D"/>
    <w:rsid w:val="009102B8"/>
    <w:rsid w:val="009B5C58"/>
    <w:rsid w:val="00A70505"/>
    <w:rsid w:val="00C34161"/>
    <w:rsid w:val="00C4557D"/>
    <w:rsid w:val="00C51A04"/>
    <w:rsid w:val="00C6768C"/>
    <w:rsid w:val="00C97D0D"/>
    <w:rsid w:val="00DA58A0"/>
    <w:rsid w:val="00E44291"/>
    <w:rsid w:val="00F35181"/>
    <w:rsid w:val="00F503C4"/>
    <w:rsid w:val="00FA0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DE6193"/>
  <w15:chartTrackingRefBased/>
  <w15:docId w15:val="{7A71FD53-EF2A-6E4E-A0D1-20E095B0D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C"/>
    <w:pPr>
      <w:spacing w:after="0" w:line="240" w:lineRule="auto"/>
    </w:pPr>
  </w:style>
  <w:style w:type="paragraph" w:styleId="Heading1">
    <w:name w:val="heading 1"/>
    <w:basedOn w:val="Normal"/>
    <w:next w:val="Normal"/>
    <w:link w:val="Heading1Char"/>
    <w:uiPriority w:val="9"/>
    <w:qFormat/>
    <w:rsid w:val="006848CC"/>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48CC"/>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48CC"/>
    <w:pPr>
      <w:keepNext/>
      <w:keepLines/>
      <w:spacing w:before="160" w:after="80" w:line="278"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48CC"/>
    <w:pPr>
      <w:keepNext/>
      <w:keepLines/>
      <w:spacing w:before="80" w:after="40" w:line="278" w:lineRule="auto"/>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48CC"/>
    <w:pPr>
      <w:keepNext/>
      <w:keepLines/>
      <w:spacing w:before="80" w:after="40" w:line="278" w:lineRule="auto"/>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48CC"/>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8CC"/>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8CC"/>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8CC"/>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8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48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48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48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48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48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8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8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8CC"/>
    <w:rPr>
      <w:rFonts w:eastAsiaTheme="majorEastAsia" w:cstheme="majorBidi"/>
      <w:color w:val="272727" w:themeColor="text1" w:themeTint="D8"/>
    </w:rPr>
  </w:style>
  <w:style w:type="paragraph" w:styleId="Title">
    <w:name w:val="Title"/>
    <w:basedOn w:val="Normal"/>
    <w:next w:val="Normal"/>
    <w:link w:val="TitleChar"/>
    <w:uiPriority w:val="10"/>
    <w:qFormat/>
    <w:rsid w:val="006848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8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8CC"/>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8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8CC"/>
    <w:pPr>
      <w:spacing w:before="160" w:after="160" w:line="278" w:lineRule="auto"/>
      <w:jc w:val="center"/>
    </w:pPr>
    <w:rPr>
      <w:i/>
      <w:iCs/>
      <w:color w:val="404040" w:themeColor="text1" w:themeTint="BF"/>
    </w:rPr>
  </w:style>
  <w:style w:type="character" w:customStyle="1" w:styleId="QuoteChar">
    <w:name w:val="Quote Char"/>
    <w:basedOn w:val="DefaultParagraphFont"/>
    <w:link w:val="Quote"/>
    <w:uiPriority w:val="29"/>
    <w:rsid w:val="006848CC"/>
    <w:rPr>
      <w:i/>
      <w:iCs/>
      <w:color w:val="404040" w:themeColor="text1" w:themeTint="BF"/>
    </w:rPr>
  </w:style>
  <w:style w:type="paragraph" w:styleId="ListParagraph">
    <w:name w:val="List Paragraph"/>
    <w:basedOn w:val="Normal"/>
    <w:uiPriority w:val="34"/>
    <w:qFormat/>
    <w:rsid w:val="006848CC"/>
    <w:pPr>
      <w:spacing w:after="160" w:line="278" w:lineRule="auto"/>
      <w:ind w:left="720"/>
      <w:contextualSpacing/>
    </w:pPr>
  </w:style>
  <w:style w:type="character" w:styleId="IntenseEmphasis">
    <w:name w:val="Intense Emphasis"/>
    <w:basedOn w:val="DefaultParagraphFont"/>
    <w:uiPriority w:val="21"/>
    <w:qFormat/>
    <w:rsid w:val="006848CC"/>
    <w:rPr>
      <w:i/>
      <w:iCs/>
      <w:color w:val="2F5496" w:themeColor="accent1" w:themeShade="BF"/>
    </w:rPr>
  </w:style>
  <w:style w:type="paragraph" w:styleId="IntenseQuote">
    <w:name w:val="Intense Quote"/>
    <w:basedOn w:val="Normal"/>
    <w:next w:val="Normal"/>
    <w:link w:val="IntenseQuoteChar"/>
    <w:uiPriority w:val="30"/>
    <w:qFormat/>
    <w:rsid w:val="006848CC"/>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48CC"/>
    <w:rPr>
      <w:i/>
      <w:iCs/>
      <w:color w:val="2F5496" w:themeColor="accent1" w:themeShade="BF"/>
    </w:rPr>
  </w:style>
  <w:style w:type="character" w:styleId="IntenseReference">
    <w:name w:val="Intense Reference"/>
    <w:basedOn w:val="DefaultParagraphFont"/>
    <w:uiPriority w:val="32"/>
    <w:qFormat/>
    <w:rsid w:val="006848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305</Words>
  <Characters>1742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Fisher</dc:creator>
  <cp:keywords/>
  <dc:description/>
  <cp:lastModifiedBy>Alex Fisher</cp:lastModifiedBy>
  <cp:revision>3</cp:revision>
  <dcterms:created xsi:type="dcterms:W3CDTF">2026-09-24T16:12:00Z</dcterms:created>
  <dcterms:modified xsi:type="dcterms:W3CDTF">2026-09-24T17:33:00Z</dcterms:modified>
</cp:coreProperties>
</file>