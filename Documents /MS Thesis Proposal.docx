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2E5B" w14:textId="77777777" w:rsidR="00A335B6" w:rsidRDefault="000A77B8" w:rsidP="00A335B6">
      <w:pPr>
        <w:spacing w:before="240"/>
      </w:pPr>
      <w:r w:rsidRPr="000A77B8">
        <w:rPr>
          <w:b/>
          <w:bCs/>
        </w:rPr>
        <w:t>Introduction</w:t>
      </w:r>
      <w:r w:rsidR="004975A6">
        <w:br/>
      </w:r>
      <w:r w:rsidR="00ED22EE">
        <w:t xml:space="preserve">Urbanization and anthropogenic activities continue to change natural landscapes, creating new opportunities for wildlife, people, and domestic animals to interact with one another in proximity. </w:t>
      </w:r>
      <w:r w:rsidR="00933CD8" w:rsidRPr="00933CD8">
        <w:t xml:space="preserve"> The human-wildlife interface can be defined as any given space where contact occurs between humans, domestic animals, and wildlife</w:t>
      </w:r>
      <w:r w:rsidR="001601BA">
        <w:t>,</w:t>
      </w:r>
      <w:r w:rsidR="00933CD8" w:rsidRPr="00933CD8">
        <w:t xml:space="preserve"> as well as their shared space, resources and diseases </w:t>
      </w:r>
      <w:r w:rsidR="0087266B">
        <w:fldChar w:fldCharType="begin"/>
      </w:r>
      <w:r w:rsidR="0087266B">
        <w:instrText xml:space="preserve"> ADDIN ZOTERO_ITEM CSL_CITATION {"citationID":"nOVEJrbA","properties":{"unsorted":false,"formattedCitation":"(Hassell et al., 2017)","plainCitation":"(Hassell et al., 2017)","noteIndex":0},"citationItems":[{"id":83,"uris":["http://zotero.org/users/21417521/items/SQ5L2X8A"],"itemData":{"id":83,"type":"article-journal","container-title":"Trends in Ecology &amp; Evolution","DOI":"10.1016/j.tree.2016.09.012","ISSN":"01695347","issue":"1","journalAbbreviation":"Trends in Ecology &amp; Evolution","language":"en","page":"55-67","source":"DOI.org (Crossref)","title":"Urbanization and Disease Emergence: Dynamics at the Wildlife–Livestock–Human Interface","title-short":"Urbanization and Disease Emergence","volume":"32","author":[{"family":"Hassell","given":"James M."},{"family":"Begon","given":"Michael"},{"family":"Ward","given":"Melissa J."},{"family":"Fèvre","given":"Eric M."}],"issued":{"date-parts":[["2017",1]]}}}],"schema":"https://github.com/citation-style-language/schema/raw/master/csl-citation.json"} </w:instrText>
      </w:r>
      <w:r w:rsidR="0087266B">
        <w:fldChar w:fldCharType="separate"/>
      </w:r>
      <w:r w:rsidR="0087266B">
        <w:rPr>
          <w:noProof/>
        </w:rPr>
        <w:t>(Hassell et al., 2017)</w:t>
      </w:r>
      <w:r w:rsidR="0087266B">
        <w:fldChar w:fldCharType="end"/>
      </w:r>
      <w:r w:rsidR="00933CD8" w:rsidRPr="00933CD8">
        <w:t>.</w:t>
      </w:r>
      <w:r w:rsidR="00933CD8">
        <w:t xml:space="preserve"> </w:t>
      </w:r>
      <w:r w:rsidR="00917589">
        <w:t xml:space="preserve">As interactions </w:t>
      </w:r>
      <w:r w:rsidR="001601BA">
        <w:t xml:space="preserve">at this </w:t>
      </w:r>
      <w:r w:rsidR="00917589">
        <w:t>interface become more frequent, improving our understanding of how anthropogenic change continues to impact the ecological</w:t>
      </w:r>
      <w:r w:rsidR="001601BA">
        <w:t xml:space="preserve"> </w:t>
      </w:r>
      <w:r w:rsidR="00917589">
        <w:t xml:space="preserve">dynamics between </w:t>
      </w:r>
      <w:r w:rsidR="00252460">
        <w:t>wildlife</w:t>
      </w:r>
      <w:r w:rsidR="00917589">
        <w:t xml:space="preserve"> and humans grows increasingly necessary. </w:t>
      </w:r>
      <w:r w:rsidR="00252460">
        <w:t>Birds are among the most well-studied and widespread taxa in the animal kingdom, filling critical roles in ecosystems worldwide through mechanisms such as insect control, pollination, seed dispersal and more</w:t>
      </w:r>
      <w:r w:rsidR="005255B0">
        <w:t xml:space="preserve"> </w:t>
      </w:r>
      <w:r w:rsidR="0087266B">
        <w:fldChar w:fldCharType="begin"/>
      </w:r>
      <w:r w:rsidR="0087266B">
        <w:instrText xml:space="preserve"> ADDIN ZOTERO_ITEM CSL_CITATION {"citationID":"p1bZ6maQ","properties":{"unsorted":false,"formattedCitation":"(Whelan et al., 2015)","plainCitation":"(Whelan et al., 2015)","noteIndex":0},"citationItems":[{"id":140,"uris":["http://zotero.org/users/21417521/items/CHZQXDQ5"],"itemData":{"id":140,"type":"article-journal","container-title":"Journal of Ornithology","DOI":"10.1007/s10336-015-1229-y","ISSN":"2193-7192, 2193-7206","issue":"S1","journalAbbreviation":"J Ornithol","language":"en","page":"227-238","source":"DOI.org (Crossref)","title":"Why birds matter: from economic ornithology to ecosystem services","title-short":"Why birds matter","volume":"156","author":[{"family":"Whelan","given":"Christopher J."},{"family":"Şekercioğlu","given":"Çağan H."},{"family":"Wenny","given":"Daniel G."}],"issued":{"date-parts":[["2015",12]]}}}],"schema":"https://github.com/citation-style-language/schema/raw/master/csl-citation.json"} </w:instrText>
      </w:r>
      <w:r w:rsidR="0087266B">
        <w:fldChar w:fldCharType="separate"/>
      </w:r>
      <w:r w:rsidR="0087266B">
        <w:rPr>
          <w:noProof/>
        </w:rPr>
        <w:t>(Whelan et al., 2015)</w:t>
      </w:r>
      <w:r w:rsidR="0087266B">
        <w:fldChar w:fldCharType="end"/>
      </w:r>
      <w:r w:rsidR="00252460">
        <w:t xml:space="preserve">. </w:t>
      </w:r>
      <w:r w:rsidR="00933CD8" w:rsidRPr="00933CD8">
        <w:t xml:space="preserve">While many bird species have adapted to survive and even depend on human-modified landscapes, the ecological impacts of these co-adaptations, and how long-term proximity to humans, domestic animals, and shared resources influences pathogen dynamics in wild bird communities remain poorly understood </w:t>
      </w:r>
      <w:r w:rsidR="0087266B">
        <w:fldChar w:fldCharType="begin"/>
      </w:r>
      <w:r w:rsidR="0087266B">
        <w:instrText xml:space="preserve"> ADDIN ZOTERO_ITEM CSL_CITATION {"citationID":"kUnJxltz","properties":{"unsorted":false,"formattedCitation":"(Bradley &amp; Altizer, 2007)","plainCitation":"(Bradley &amp; Altizer, 2007)","noteIndex":0},"citationItems":[{"id":85,"uris":["http://zotero.org/users/21417521/items/K8HEL9S3"],"itemData":{"id":85,"type":"article-journal","container-title":"Trends in Ecology &amp; Evolution","DOI":"10.1016/j.tree.2006.11.001","ISSN":"01695347","issue":"2","journalAbbreviation":"Trends in Ecology &amp; Evolution","language":"en","license":"https://www.elsevier.com/tdm/userlicense/1.0/","page":"95-102","source":"DOI.org (Crossref)","title":"Urbanization and the ecology of wildlife diseases","volume":"22","author":[{"family":"Bradley","given":"Catherine A."},{"family":"Altizer","given":"Sonia"}],"issued":{"date-parts":[["2007",2]]}}}],"schema":"https://github.com/citation-style-language/schema/raw/master/csl-citation.json"} </w:instrText>
      </w:r>
      <w:r w:rsidR="0087266B">
        <w:fldChar w:fldCharType="separate"/>
      </w:r>
      <w:r w:rsidR="0087266B">
        <w:rPr>
          <w:noProof/>
        </w:rPr>
        <w:t>(Bradley &amp; Altizer, 2007)</w:t>
      </w:r>
      <w:r w:rsidR="0087266B">
        <w:fldChar w:fldCharType="end"/>
      </w:r>
      <w:r w:rsidR="00933CD8" w:rsidRPr="00933CD8">
        <w:t>.</w:t>
      </w:r>
    </w:p>
    <w:p w14:paraId="5CA15F48" w14:textId="35F0D2C6" w:rsidR="00A335B6" w:rsidRDefault="00252460" w:rsidP="00A335B6">
      <w:pPr>
        <w:spacing w:before="240"/>
      </w:pPr>
      <w:r>
        <w:t>S</w:t>
      </w:r>
      <w:r w:rsidR="00FF0AFE">
        <w:t xml:space="preserve">mall-scale poultry keeping </w:t>
      </w:r>
      <w:r>
        <w:t xml:space="preserve">and supplemental bird feeding </w:t>
      </w:r>
      <w:r w:rsidR="00FF0AFE">
        <w:t>have grown substantially in popularity across the United States, occurring as backyard activit</w:t>
      </w:r>
      <w:r>
        <w:t>ies</w:t>
      </w:r>
      <w:r w:rsidR="00FF0AFE">
        <w:t xml:space="preserve"> and encouraging participants to interact more with nature and wildlife. </w:t>
      </w:r>
      <w:r w:rsidR="00736808" w:rsidRPr="00736808">
        <w:t xml:space="preserve">"Small-scale" or "backyard" poultry keeping refers to the practice of maintaining small flocks of chickens on or around </w:t>
      </w:r>
      <w:r w:rsidR="001601BA">
        <w:t>a</w:t>
      </w:r>
      <w:r w:rsidR="001601BA" w:rsidRPr="00736808">
        <w:t xml:space="preserve"> </w:t>
      </w:r>
      <w:r w:rsidR="00736808" w:rsidRPr="00736808">
        <w:t>property for purposes such as egg and meat production, animal husbandry, or participation in sustainable food systems</w:t>
      </w:r>
      <w:r>
        <w:t xml:space="preserve"> </w:t>
      </w:r>
      <w:r w:rsidR="003F7E8A">
        <w:fldChar w:fldCharType="begin"/>
      </w:r>
      <w:r w:rsidR="003F7E8A">
        <w:instrText xml:space="preserve"> ADDIN ZOTERO_ITEM CSL_CITATION {"citationID":"Y2lJzYKn","properties":{"unsorted":false,"formattedCitation":"(Elkhoraibi et al., 2014)","plainCitation":"(Elkhoraibi et al., 2014)","noteIndex":0},"citationItems":[{"id":144,"uris":["http://zotero.org/users/21417521/items/3KXVTQ32"],"itemData":{"id":144,"type":"article-journal","abstract":"ABSTRACT Although it has become increasingly popular to keep backyard chickens in the United States, few studies have provided information about these flocks. An online survey of backyard chicken owners was conducted, advertised through Master Gardeners’ websites, social platforms, and other sites. The survey had 56 questions about flock history, husbandry, health care, and owner attitudes and demographics. Surveys received (n = 1,487) came almost equally from urban, suburban, and rural areas. Most (71%) respondents owned fewer than 10 chickens and had kept chickens for less than 5 yr (70%). Major reasons for keeping chickens were as food for home use (95%), gardening partners (63%), pets (57%), or a combination of these. Rural respondents had larger flocks (P ≤ 0.001) and were more likely to keep chickens as a source of income or for show (P ≤ 0.001) than urban and suburban respondents. owners thought that eggs/meat from their chickens were more nutritious (86%), safer to consume (84%), and tasted better (95%) than store-bought products, and also that the health and welfare of their chickens was better (95%) than on commercial farms. The majority (59%) indicated no flock health problems in the last 12 mo. However, there was a lack of awareness about some poultry health conditions. Many knew either little or nothing about exotic Newcastle or Marek’s disease, and most (61%) did not vaccinate against Marek’s. Respondents wanted to learn more about various flock management topics, especially how to detect (64%) and treat (66%) health problems. The Internet was the main source of information (87%) used by backyard flock owners, followed by books/magazines (62%) and feed stores (40%). Minimizing predation was the most cited challenge (49%), followed by providing adequate feed at low cost (28%), dealing with soil management (25%), and complying with zoning regulations (23%). The evidence obtained from this survey will help to determine what information and resources are needed to maintain good biosecurity and improve the health and welfare of backyard flocks.","container-title":"Poultry Science","DOI":"10.3382/ps.2014-04154","ISSN":"00325791","issue":"11","journalAbbreviation":"Poultry Science","language":"en","page":"2920-2931","source":"DOI.org (Crossref)","title":"Backyard chickens in the United States: A survey of flock owners","title-short":"Backyard chickens in the United States","volume":"93","author":[{"family":"Elkhoraibi","given":"C."},{"family":"Blatchford","given":"R.A."},{"family":"Pitesky","given":"M.E."},{"family":"Mench","given":"J.A."}],"issued":{"date-parts":[["2014",11]]}}}],"schema":"https://github.com/citation-style-language/schema/raw/master/csl-citation.json"} </w:instrText>
      </w:r>
      <w:r w:rsidR="003F7E8A">
        <w:fldChar w:fldCharType="separate"/>
      </w:r>
      <w:r w:rsidR="003F7E8A">
        <w:rPr>
          <w:noProof/>
        </w:rPr>
        <w:t>(Elkhoraibi et al., 2014)</w:t>
      </w:r>
      <w:r w:rsidR="003F7E8A">
        <w:fldChar w:fldCharType="end"/>
      </w:r>
      <w:r w:rsidR="00736808" w:rsidRPr="00736808">
        <w:t>.</w:t>
      </w:r>
      <w:r>
        <w:t xml:space="preserve"> </w:t>
      </w:r>
      <w:r w:rsidR="00A335B6">
        <w:t>While t</w:t>
      </w:r>
      <w:r>
        <w:t>he popularity of backyard poultry keeping is growing in urban and suburban areas in the United States</w:t>
      </w:r>
      <w:r w:rsidR="00136F24">
        <w:t xml:space="preserve"> </w:t>
      </w:r>
      <w:r w:rsidR="00136F24">
        <w:fldChar w:fldCharType="begin"/>
      </w:r>
      <w:r w:rsidR="00136F24">
        <w:instrText xml:space="preserve"> ADDIN ZOTERO_ITEM CSL_CITATION {"citationID":"W9byZiRQ","properties":{"unsorted":false,"formattedCitation":"(USDA, 2013)","plainCitation":"(USDA, 2013)","noteIndex":0},"citationItems":[{"id":164,"uris":["http://zotero.org/users/21417521/items/KYRH9QH7"],"itemData":{"id":164,"type":"report","publisher":"USDA, Animal and Plant Health Inspection Service (APHIS), National Animal Health Monitoring System (NAHMS)","publisher-place":"Fort Collins, CO","title":"Urban Chicken Ownership in Four U.S. Cities","author":[{"family":"USDA","given":""}],"issued":{"date-parts":[["2013"]]}}}],"schema":"https://github.com/citation-style-language/schema/raw/master/csl-citation.json"} </w:instrText>
      </w:r>
      <w:r w:rsidR="00136F24">
        <w:fldChar w:fldCharType="separate"/>
      </w:r>
      <w:r w:rsidR="00136F24">
        <w:rPr>
          <w:noProof/>
        </w:rPr>
        <w:t>(USDA, 2013)</w:t>
      </w:r>
      <w:r w:rsidR="00136F24">
        <w:fldChar w:fldCharType="end"/>
      </w:r>
      <w:r w:rsidR="00A335B6">
        <w:t>,</w:t>
      </w:r>
      <w:r>
        <w:t xml:space="preserve"> the practice has been an important part of nutrition and economic stability for centuries in other regions </w:t>
      </w:r>
      <w:r w:rsidR="00F575CF">
        <w:fldChar w:fldCharType="begin"/>
      </w:r>
      <w:r w:rsidR="00F575CF">
        <w:instrText xml:space="preserve"> ADDIN ZOTERO_ITEM CSL_CITATION {"citationID":"ndNjtYJT","properties":{"unsorted":false,"formattedCitation":"(Alders &amp; Pym, 2009)","plainCitation":"(Alders &amp; Pym, 2009)","noteIndex":0},"citationItems":[{"id":93,"uris":["http://zotero.org/users/21417521/items/VVRBB56A"],"itemData":{"id":93,"type":"article-journal","container-title":"World's Poultry Science Journal","DOI":"10.1017/S0043933909000117","ISSN":"0043-9339, 1743-4777","issue":"2","journalAbbreviation":"World's Poultry Science Journal","language":"en","license":"https://www.cambridge.org/core/terms","page":"181-190","source":"DOI.org (Crossref)","title":"Village poultry: still important to millions, eight thousand years after domestication","title-short":"Village poultry","volume":"65","author":[{"family":"Alders","given":"R.G."},{"family":"Pym","given":"R.A.E."}],"issued":{"date-parts":[["2009",6,1]]}}}],"schema":"https://github.com/citation-style-language/schema/raw/master/csl-citation.json"} </w:instrText>
      </w:r>
      <w:r w:rsidR="00F575CF">
        <w:fldChar w:fldCharType="separate"/>
      </w:r>
      <w:r w:rsidR="00F575CF">
        <w:rPr>
          <w:noProof/>
        </w:rPr>
        <w:t>(Alders &amp; Pym, 2009)</w:t>
      </w:r>
      <w:r w:rsidR="00F575CF">
        <w:fldChar w:fldCharType="end"/>
      </w:r>
      <w:r>
        <w:t>.</w:t>
      </w:r>
      <w:r w:rsidR="00736808" w:rsidRPr="00736808">
        <w:t xml:space="preserve"> Backyard bird feeding has similarly been a well-established activity for decades, allowing </w:t>
      </w:r>
      <w:r w:rsidR="001601BA">
        <w:t>participants</w:t>
      </w:r>
      <w:r w:rsidR="001601BA" w:rsidRPr="00736808">
        <w:t xml:space="preserve"> </w:t>
      </w:r>
      <w:r w:rsidR="00736808" w:rsidRPr="00736808">
        <w:t>opportunities to connect with nature and wildlife while supplementing the diets of wild birds. The scale of bird feeding in the United States is substantial, with federal surveys estimating that over 50 million Americans participat</w:t>
      </w:r>
      <w:r w:rsidR="001601BA">
        <w:t>ing</w:t>
      </w:r>
      <w:r w:rsidR="00736808" w:rsidRPr="00736808">
        <w:t xml:space="preserve">, and hundreds of millions of dollars spent on bird seed annually </w:t>
      </w:r>
      <w:r w:rsidR="006D01AA">
        <w:fldChar w:fldCharType="begin"/>
      </w:r>
      <w:r w:rsidR="006D01AA">
        <w:instrText xml:space="preserve"> ADDIN ZOTERO_ITEM CSL_CITATION {"citationID":"8ZALqiXA","properties":{"unsorted":false,"formattedCitation":"(USFWS, 2022)","plainCitation":"(USFWS, 2022)","noteIndex":0},"citationItems":[{"id":79,"uris":["http://zotero.org/users/21417521/items/4X7C3M55"],"itemData":{"id":79,"type":"report","language":"en","publisher":"USFWS","source":"Zotero","title":"National Survey of Fishing, Hunting, and Wildlife-Associated Recreation","author":[{"family":"USFWS","given":""}],"issued":{"date-parts":[["2022"]]}}}],"schema":"https://github.com/citation-style-language/schema/raw/master/csl-citation.json"} </w:instrText>
      </w:r>
      <w:r w:rsidR="006D01AA">
        <w:fldChar w:fldCharType="separate"/>
      </w:r>
      <w:r w:rsidR="006D01AA">
        <w:rPr>
          <w:noProof/>
        </w:rPr>
        <w:t>(USFWS, 2022)</w:t>
      </w:r>
      <w:r w:rsidR="006D01AA">
        <w:fldChar w:fldCharType="end"/>
      </w:r>
      <w:r w:rsidR="006D01AA">
        <w:t xml:space="preserve">. </w:t>
      </w:r>
    </w:p>
    <w:p w14:paraId="64522C79" w14:textId="3DD5401A" w:rsidR="00D13253" w:rsidRDefault="00510B53" w:rsidP="00A335B6">
      <w:pPr>
        <w:spacing w:before="240"/>
      </w:pPr>
      <w:r w:rsidRPr="002236F6">
        <w:t xml:space="preserve">Residential </w:t>
      </w:r>
      <w:r w:rsidR="001601BA">
        <w:t>communities</w:t>
      </w:r>
      <w:r w:rsidR="001601BA" w:rsidRPr="002236F6">
        <w:t xml:space="preserve"> </w:t>
      </w:r>
      <w:r w:rsidRPr="002236F6">
        <w:t>are thus increasingly recognized as a human-wildlife interface where companion animals, backyard livestock, peri-domestic wildlife, and people share space and</w:t>
      </w:r>
      <w:r w:rsidR="001601BA">
        <w:t xml:space="preserve"> </w:t>
      </w:r>
      <w:r w:rsidRPr="002236F6">
        <w:t>resources, creating pathways for disease transmission that differ from those in either wild or agricultural settings</w:t>
      </w:r>
      <w:r w:rsidR="003F7E8A" w:rsidRPr="002236F6">
        <w:t xml:space="preserve"> </w:t>
      </w:r>
      <w:r w:rsidR="003F7E8A" w:rsidRPr="00A335B6">
        <w:fldChar w:fldCharType="begin"/>
      </w:r>
      <w:r w:rsidR="003F7E8A" w:rsidRPr="00A335B6">
        <w:instrText xml:space="preserve"> ADDIN ZOTERO_ITEM CSL_CITATION {"citationID":"akFUROsX","properties":{"unsorted":false,"formattedCitation":"(Gamble et al., 2023)","plainCitation":"(Gamble et al., 2023)","noteIndex":0},"citationItems":[{"id":142,"uris":["http://zotero.org/users/21417521/items/3SL5XLS2"],"itemData":{"id":142,"type":"article-journal","abstract":"The spillover of human infectious diseases from animal reservoirs is now well appreciated. However, societal and climate-related changes are affecting the dynamics of such interfaces. In addition to the disruption of traditional wildlife habitats, in part because of climate change and human demographics and behavior, there is an increasing zoonotic disease risk from companion animals. This includes such factors as the awareness of animals kept as domestic pets and increasing populations of free-ranging animals in peri-domestic environments. This review presents background and commentary focusing on companion and peri-domestic animals as disease risk for humans, taking into account the human-animal interface and population dynamics between the animals themselves.\n          , \n            We review the zoonotic risk of companion animals and peri-domestic wildlife as risk for human populations.","container-title":"Science Translational Medicine","DOI":"10.1126/scitranslmed.adj0037","ISSN":"1946-6234, 1946-6242","issue":"718","journalAbbreviation":"Sci. Transl. Med.","language":"en","page":"eadj0037","source":"DOI.org (Crossref)","title":"Backyard zoonoses: The roles of companion animals and peri-domestic wildlife","title-short":"Backyard zoonoses","volume":"15","author":[{"family":"Gamble","given":"Amandine"},{"family":"Olarte-Castillo","given":"Ximena A."},{"family":"Whittaker","given":"Gary R."}],"issued":{"date-parts":[["2023",10,18]]}}}],"schema":"https://github.com/citation-style-language/schema/raw/master/csl-citation.json"} </w:instrText>
      </w:r>
      <w:r w:rsidR="003F7E8A" w:rsidRPr="00A335B6">
        <w:fldChar w:fldCharType="separate"/>
      </w:r>
      <w:r w:rsidR="003F7E8A" w:rsidRPr="00A335B6">
        <w:rPr>
          <w:noProof/>
        </w:rPr>
        <w:t>(Gamble et al., 2023)</w:t>
      </w:r>
      <w:r w:rsidR="003F7E8A" w:rsidRPr="00A335B6">
        <w:fldChar w:fldCharType="end"/>
      </w:r>
      <w:r w:rsidRPr="00A335B6">
        <w:t xml:space="preserve">. </w:t>
      </w:r>
      <w:r w:rsidR="004C691D">
        <w:t>Th</w:t>
      </w:r>
      <w:r w:rsidR="005255B0">
        <w:t xml:space="preserve">e </w:t>
      </w:r>
      <w:r>
        <w:t xml:space="preserve">popularity </w:t>
      </w:r>
      <w:r w:rsidR="005255B0">
        <w:t xml:space="preserve">of these </w:t>
      </w:r>
      <w:r>
        <w:t xml:space="preserve">backyard </w:t>
      </w:r>
      <w:r w:rsidR="005255B0">
        <w:t>activities</w:t>
      </w:r>
      <w:r w:rsidR="004C691D">
        <w:t xml:space="preserve"> creates opportunities for</w:t>
      </w:r>
      <w:r w:rsidR="00462E21">
        <w:t xml:space="preserve"> novel</w:t>
      </w:r>
      <w:r w:rsidR="004C691D">
        <w:t xml:space="preserve"> contact between wild bird species, </w:t>
      </w:r>
      <w:r w:rsidR="001601BA">
        <w:t xml:space="preserve">poultry </w:t>
      </w:r>
      <w:r w:rsidR="004C691D">
        <w:t>flocks, domestic pets and humans</w:t>
      </w:r>
      <w:r w:rsidR="005255B0">
        <w:t>, potentially leading to</w:t>
      </w:r>
      <w:r w:rsidR="004C691D">
        <w:t xml:space="preserve"> bidirectional </w:t>
      </w:r>
      <w:r w:rsidR="00752965">
        <w:t>transmission,</w:t>
      </w:r>
      <w:r w:rsidR="001601BA">
        <w:t xml:space="preserve"> or </w:t>
      </w:r>
      <w:r w:rsidR="00252460">
        <w:t>spillover</w:t>
      </w:r>
      <w:r w:rsidR="001601BA">
        <w:t>,</w:t>
      </w:r>
      <w:r w:rsidR="00252460">
        <w:t xml:space="preserve"> </w:t>
      </w:r>
      <w:r w:rsidR="004C691D">
        <w:t xml:space="preserve">of select pathogens carried by </w:t>
      </w:r>
      <w:r w:rsidR="00752965">
        <w:t>animals</w:t>
      </w:r>
      <w:r w:rsidR="001601BA">
        <w:t xml:space="preserve"> </w:t>
      </w:r>
      <w:r w:rsidR="004C691D">
        <w:t xml:space="preserve">or contracted from the environment. </w:t>
      </w:r>
      <w:r w:rsidR="00A34970">
        <w:t>T</w:t>
      </w:r>
      <w:r w:rsidR="00A34970" w:rsidRPr="00A34970">
        <w:t xml:space="preserve">he </w:t>
      </w:r>
      <w:r w:rsidR="00A34970">
        <w:t>prevalence</w:t>
      </w:r>
      <w:r w:rsidR="00A34970" w:rsidRPr="00A34970">
        <w:t xml:space="preserve"> and spread of zoonotic diseases</w:t>
      </w:r>
      <w:r w:rsidR="00A34970">
        <w:t xml:space="preserve">, or </w:t>
      </w:r>
      <w:r w:rsidR="004E6E92">
        <w:t xml:space="preserve">diseases shared between </w:t>
      </w:r>
      <w:r w:rsidR="00752965">
        <w:t xml:space="preserve">animals </w:t>
      </w:r>
      <w:r w:rsidR="004E6E92">
        <w:t>and humans</w:t>
      </w:r>
      <w:r w:rsidR="00A34970">
        <w:t xml:space="preserve">, </w:t>
      </w:r>
      <w:r w:rsidR="00A34970" w:rsidRPr="00A34970">
        <w:t xml:space="preserve">represents one of the most significant </w:t>
      </w:r>
      <w:r>
        <w:t>consequences</w:t>
      </w:r>
      <w:r w:rsidRPr="00A34970">
        <w:t xml:space="preserve"> </w:t>
      </w:r>
      <w:r w:rsidR="00A34970" w:rsidRPr="00A34970">
        <w:t xml:space="preserve">of </w:t>
      </w:r>
      <w:r w:rsidR="00A34970">
        <w:t>growing</w:t>
      </w:r>
      <w:r w:rsidR="00A34970" w:rsidRPr="00A34970">
        <w:t xml:space="preserve"> contact</w:t>
      </w:r>
      <w:r w:rsidR="00752965">
        <w:t xml:space="preserve"> frequencies</w:t>
      </w:r>
      <w:r w:rsidR="00252460">
        <w:t xml:space="preserve"> at the human-wildlife interface</w:t>
      </w:r>
      <w:r w:rsidR="00A34970" w:rsidRPr="00A34970">
        <w:t xml:space="preserve">, with </w:t>
      </w:r>
      <w:r w:rsidR="00A34970" w:rsidRPr="00A34970">
        <w:lastRenderedPageBreak/>
        <w:t xml:space="preserve">over 70% of </w:t>
      </w:r>
      <w:r w:rsidR="00A34970">
        <w:t xml:space="preserve">current human diseases </w:t>
      </w:r>
      <w:r w:rsidR="00A34970" w:rsidRPr="00A34970">
        <w:t>originating</w:t>
      </w:r>
      <w:r w:rsidR="00A34970">
        <w:t xml:space="preserve"> from wildlife </w:t>
      </w:r>
      <w:r w:rsidR="00F575CF">
        <w:fldChar w:fldCharType="begin"/>
      </w:r>
      <w:r w:rsidR="00F575CF">
        <w:instrText xml:space="preserve"> ADDIN ZOTERO_ITEM CSL_CITATION {"citationID":"1LhUx17k","properties":{"unsorted":false,"formattedCitation":"(Jones et al., 2008)","plainCitation":"(Jones et al., 2008)","noteIndex":0},"citationItems":[{"id":62,"uris":["http://zotero.org/users/21417521/items/QTTGE2X8"],"itemData":{"id":62,"type":"article-journal","container-title":"Nature","DOI":"10.1038/nature06536","ISSN":"0028-0836, 1476-4687","issue":"7181","journalAbbreviation":"Nature","language":"en","page":"990-993","source":"DOI.org (Crossref)","title":"Global trends in emerging infectious diseases","volume":"451","author":[{"family":"Jones","given":"Kate E."},{"family":"Patel","given":"Nikkita G."},{"family":"Levy","given":"Marc A."},{"family":"Storeygard","given":"Adam"},{"family":"Balk","given":"Deborah"},{"family":"Gittleman","given":"John L."},{"family":"Daszak","given":"Peter"}],"issued":{"date-parts":[["2008",2]]}}}],"schema":"https://github.com/citation-style-language/schema/raw/master/csl-citation.json"} </w:instrText>
      </w:r>
      <w:r w:rsidR="00F575CF">
        <w:fldChar w:fldCharType="separate"/>
      </w:r>
      <w:r w:rsidR="00F575CF">
        <w:rPr>
          <w:noProof/>
        </w:rPr>
        <w:t>(Jones et al., 2008)</w:t>
      </w:r>
      <w:r w:rsidR="00F575CF">
        <w:fldChar w:fldCharType="end"/>
      </w:r>
      <w:r w:rsidR="00A34970" w:rsidRPr="00A34970">
        <w:t xml:space="preserve">. </w:t>
      </w:r>
      <w:r w:rsidR="004D7175">
        <w:t>Wild b</w:t>
      </w:r>
      <w:r w:rsidR="004D7175" w:rsidRPr="004D7175">
        <w:t xml:space="preserve">irds and poultry are reservoirs for a range of pathogens affecting avian health, including avian influenza viruses, Newcastle disease virus, </w:t>
      </w:r>
      <w:r w:rsidR="004D7175" w:rsidRPr="004D7175">
        <w:rPr>
          <w:i/>
          <w:iCs/>
        </w:rPr>
        <w:t>Mycoplasma</w:t>
      </w:r>
      <w:r w:rsidR="004D7175" w:rsidRPr="004D7175">
        <w:t xml:space="preserve"> spp., </w:t>
      </w:r>
      <w:r w:rsidR="004D7175" w:rsidRPr="004D7175">
        <w:rPr>
          <w:i/>
          <w:iCs/>
        </w:rPr>
        <w:t>Chlamydia</w:t>
      </w:r>
      <w:r w:rsidR="004D7175" w:rsidRPr="004D7175">
        <w:t xml:space="preserve"> spp., and </w:t>
      </w:r>
      <w:r w:rsidR="004D7175" w:rsidRPr="004D7175">
        <w:rPr>
          <w:i/>
          <w:iCs/>
        </w:rPr>
        <w:t>Salmonella</w:t>
      </w:r>
      <w:r w:rsidR="004D7175" w:rsidRPr="004D7175">
        <w:t xml:space="preserve"> spp., a </w:t>
      </w:r>
      <w:r w:rsidR="004D7175">
        <w:t>few</w:t>
      </w:r>
      <w:r w:rsidR="004D7175" w:rsidRPr="004D7175">
        <w:t xml:space="preserve"> of which are zoonotic</w:t>
      </w:r>
      <w:r>
        <w:t xml:space="preserve"> and</w:t>
      </w:r>
      <w:r w:rsidR="007743F3">
        <w:t xml:space="preserve"> </w:t>
      </w:r>
      <w:r w:rsidR="00752965">
        <w:t xml:space="preserve">can </w:t>
      </w:r>
      <w:r w:rsidR="007743F3">
        <w:t>lead to negative imp</w:t>
      </w:r>
      <w:r>
        <w:t>acts on human health as well</w:t>
      </w:r>
      <w:r w:rsidR="005B6E21" w:rsidRPr="005B6E21">
        <w:t xml:space="preserve"> </w:t>
      </w:r>
      <w:r w:rsidR="00573196">
        <w:fldChar w:fldCharType="begin"/>
      </w:r>
      <w:r w:rsidR="00B46695">
        <w:instrText xml:space="preserve"> ADDIN ZOTERO_ITEM CSL_CITATION {"citationID":"o1UdudNK","properties":{"unsorted":false,"formattedCitation":"(Ayala et al., 2020; Plowright et al., 2017)","plainCitation":"(Ayala et al., 2020; Plowright et al., 2017)","noteIndex":0},"citationItems":[{"id":166,"uris":["http://zotero.org/users/21417521/items/LLKSEDYF","http://zotero.org/users/21417521/items/6NVRF9LX"],"itemData":{"id":166,"type":"article-journal","abstract":"Habitat conversion and the expansion of domesticated, invasive species into native habitats are increasingly recognized as drivers of pathogen emergence at the agricultural–wildlife interface. Poultry agriculture is one of the largest subsets of this interface, and pathogen spillover events between backyard chickens and wild birds are becoming more commonly reported. Native wild bird species are under numerous anthropogenic pressures, but the risks of pathogen spillover from domestic chickens have been historically underappreciated as a threat to wild birds. Now that the backyard chicken industry is one of the fastest growing industries in the world, it is imperative that the principles of biosecurity, speciﬁcally bioexclusion and biocontainment, are legislated and implemented. We reviewed the literature on spillover events of pathogens historically associated with poultry into wild birds. We also reviewed the reasons for biosecurity failures in backyard ﬂocks that lead to those spillover events and provide recommendations for current and future backyard ﬂock owners.","container-title":"Frontiers in Veterinary Science","DOI":"10.3389/fvets.2020.539925","ISSN":"2297-1769","journalAbbreviation":"Front. Vet. Sci.","language":"en","page":"539925","source":"DOI.org (Crossref)","title":"A Review of Pathogen Transmission at the Backyard Chicken–Wild Bird Interface","volume":"7","author":[{"family":"Ayala","given":"Andrea J."},{"family":"Yabsley","given":"Michael J."},{"family":"Hernandez","given":"Sonia M."}],"issued":{"date-parts":[["2020",9,24]]}}},{"id":107,"uris":["http://zotero.org/users/21417521/items/VLMVJEWS"],"itemData":{"id":107,"type":"article-journal","abstract":"Zoonotic spillover, which is the transmission of a pathogen from a vertebrate animal to a human, presents a global public health burden but is a poorly understood phenomenon. Zoonotic spillover requires several factors to align, including the ecological, epidemiological and behavioural determinants of pathogen exposure, and the within-human factors that affect susceptibility to infection. In this Opinion article, we propose a synthetic framework for animal-to-human transmission that integrates the relevant mechanisms. This framework reveals that all zoonotic pathogens must overcome a hierarchical series of barriers to cause spillover infections in humans. Understanding how these barriers are functionally and quantitatively linked, and how they interact in space and time, will substantially improve our ability to predict or prevent spillover events. This work provides a foundation for transdisciplinary investigation of spillover and synthetic theory on zoonotic transmission.","container-title":"Nature Reviews Microbiology","DOI":"10.1038/nrmicro.2017.45","ISSN":"1740-1526, 1740-1534","issue":"8","journalAbbreviation":"Nat Rev Microbiol","language":"en","page":"502-510","source":"DOI.org (Crossref)","title":"Pathways to zoonotic spillover","volume":"15","author":[{"family":"Plowright","given":"Raina K."},{"family":"Parrish","given":"Colin R."},{"family":"McCallum","given":"Hamish"},{"family":"Hudson","given":"Peter J."},{"family":"Ko","given":"Albert I."},{"family":"Graham","given":"Andrea L."},{"family":"Lloyd-Smith","given":"James O."}],"issued":{"date-parts":[["2017",8]]}}}],"schema":"https://github.com/citation-style-language/schema/raw/master/csl-citation.json"} </w:instrText>
      </w:r>
      <w:r w:rsidR="00573196">
        <w:fldChar w:fldCharType="separate"/>
      </w:r>
      <w:r w:rsidR="00573196">
        <w:rPr>
          <w:noProof/>
        </w:rPr>
        <w:t>(Ayala et al., 2020; Plowright et al., 2017)</w:t>
      </w:r>
      <w:r w:rsidR="00573196">
        <w:fldChar w:fldCharType="end"/>
      </w:r>
      <w:r w:rsidR="005B6E21" w:rsidRPr="005B6E21">
        <w:t xml:space="preserve">. </w:t>
      </w:r>
      <w:r w:rsidR="004D7175" w:rsidRPr="004D7175">
        <w:t xml:space="preserve">Among these, </w:t>
      </w:r>
      <w:r w:rsidR="004D7175" w:rsidRPr="004D7175">
        <w:rPr>
          <w:i/>
          <w:iCs/>
        </w:rPr>
        <w:t>Salmonella enterica</w:t>
      </w:r>
      <w:r w:rsidR="004D7175" w:rsidRPr="004D7175">
        <w:t xml:space="preserve"> is a frequent cause of human </w:t>
      </w:r>
      <w:r w:rsidR="004D7175">
        <w:t>and food-born</w:t>
      </w:r>
      <w:r w:rsidR="00A335B6">
        <w:t>e</w:t>
      </w:r>
      <w:r w:rsidR="004D7175">
        <w:t xml:space="preserve"> illness</w:t>
      </w:r>
      <w:r w:rsidR="009A06DB">
        <w:t>,</w:t>
      </w:r>
      <w:r w:rsidR="004D7175" w:rsidRPr="004D7175">
        <w:t xml:space="preserve"> </w:t>
      </w:r>
      <w:r w:rsidR="009A06DB">
        <w:t xml:space="preserve">commonly </w:t>
      </w:r>
      <w:r w:rsidR="004D7175">
        <w:t>originating</w:t>
      </w:r>
      <w:r w:rsidR="004D7175" w:rsidRPr="004D7175">
        <w:t xml:space="preserve"> from backyard poultry and wild birds </w:t>
      </w:r>
      <w:r w:rsidR="00573196">
        <w:fldChar w:fldCharType="begin"/>
      </w:r>
      <w:r w:rsidR="00573196">
        <w:instrText xml:space="preserve"> ADDIN ZOTERO_ITEM CSL_CITATION {"citationID":"Hb2FIP3A","properties":{"unsorted":false,"formattedCitation":"(Bajwa et al., 2025; Scallan et al., 2011)","plainCitation":"(Bajwa et al., 2025; Scallan et al., 2011)","noteIndex":0},"citationItems":[{"id":71,"uris":["http://zotero.org/users/21417521/items/7KZS3UQG"],"itemData":{"id":71,"type":"article-journal","abstract":"Methods: Surveillance data on animal-contact-related NTS single-state outbreaks in the US, reported to the Centers for Disease Control and Prevention through the National Outbreak Reporting System between 2009 and 2022, were analyzed. First, yearly and state-specific NTS outbreak incidence rates (IRs) per one million population years (1 MPY) were calculated. Next, join point regression models assessed national and state-specific trends in NTS IRs over the study years. Lastly, the proportion of NTS outbreaks attributed to various animal contact sources was described.\nResults: During the 14 years, 104 NTS outbreaks were reported (0.02 per 1 MPY). The highest outbreak IRs were observed in 2014 (0.0534 per 1 MPY), 2018 (0.0459), and 2009 (0.0389). The join point regression analysis did not identify a significant trend in the national NTS outbreak IRs; however, several states were identified with increasing and/or decreasing trends. Contact with mammals was the main exposure category (n=37 outbreaks, 35.58%), followed by birds (n=31, 29.81%) and reptiles (n=24).\nConclusions: Continued public health resources to mitigate the health burden of NTS infections are needed. Differences in state-level NTS outbreak IRs call for focused NTS prevention and control programs.","container-title":"Annals of Epidemiology","DOI":"10.1016/j.annepidem.2025.10.008","ISSN":"10472797","journalAbbreviation":"Annals of Epidemiology","language":"en","page":"168-174","source":"DOI.org (Crossref)","title":"Temporal trends and source attribution of animal-contact related human nontyphoidal Salmonella enterica outbreaks across the United States, 2009–2022","volume":"111","author":[{"family":"Bajwa","given":"Hammad Ur Rehman"},{"family":"Bhowmick","given":"Suman"},{"family":"Varga","given":"Csaba"}],"issued":{"date-parts":[["2025",11]]}}},{"id":151,"uris":["http://zotero.org/users/21417521/items/UVCW7GH4"],"itemData":{"id":151,"type":"article-journal","container-title":"Emerging Infectious Diseases","DOI":"10.3201/eid1701.P11101","ISSN":"1080-6040, 1080-6059","issue":"1","journalAbbreviation":"Emerg. Infect. Dis.","language":"en","page":"7-15","source":"DOI.org (Crossref)","title":"Foodborne Illness Acquired in the United States—Major Pathogens","volume":"17","author":[{"family":"Scallan","given":"Elaine"},{"family":"Hoekstra","given":"Robert M."},{"family":"Angulo","given":"Frederick J."},{"family":"Tauxe","given":"Robert V."},{"family":"Widdowson","given":"Marc-Alain"},{"family":"Roy","given":"Sharon L."},{"family":"Jones","given":"Jeffery L."},{"family":"Griffin","given":"Patricia M."}],"issued":{"date-parts":[["2011",1]]}}}],"schema":"https://github.com/citation-style-language/schema/raw/master/csl-citation.json"} </w:instrText>
      </w:r>
      <w:r w:rsidR="00573196">
        <w:fldChar w:fldCharType="separate"/>
      </w:r>
      <w:r w:rsidR="00573196">
        <w:rPr>
          <w:noProof/>
        </w:rPr>
        <w:t>(Bajwa et al., 2025; Scallan et al., 2011)</w:t>
      </w:r>
      <w:r w:rsidR="00573196">
        <w:fldChar w:fldCharType="end"/>
      </w:r>
      <w:r w:rsidR="005B6E21" w:rsidRPr="005B6E21">
        <w:t>.</w:t>
      </w:r>
    </w:p>
    <w:p w14:paraId="00E2FDF0" w14:textId="0A62DD50" w:rsidR="00933CD8" w:rsidRPr="00AD7DBE" w:rsidRDefault="003C6DDD" w:rsidP="00A335B6">
      <w:pPr>
        <w:spacing w:before="240"/>
        <w:rPr>
          <w:color w:val="000000" w:themeColor="text1"/>
          <w:sz w:val="13"/>
          <w:szCs w:val="13"/>
        </w:rPr>
      </w:pPr>
      <w:r w:rsidRPr="003C6DDD">
        <w:t>Bird feeders</w:t>
      </w:r>
      <w:r w:rsidR="00D931F8">
        <w:t xml:space="preserve"> </w:t>
      </w:r>
      <w:r w:rsidR="00752965">
        <w:t xml:space="preserve">have been </w:t>
      </w:r>
      <w:r w:rsidR="00D931F8">
        <w:t>associated with</w:t>
      </w:r>
      <w:r w:rsidR="00752965">
        <w:t xml:space="preserve"> avian </w:t>
      </w:r>
      <w:r w:rsidR="00D931F8">
        <w:t xml:space="preserve">disease </w:t>
      </w:r>
      <w:r w:rsidR="00752965">
        <w:t xml:space="preserve">outbreaks </w:t>
      </w:r>
      <w:r w:rsidR="00D931F8">
        <w:t>because of the</w:t>
      </w:r>
      <w:r w:rsidR="009A06DB">
        <w:t xml:space="preserve"> resulting</w:t>
      </w:r>
      <w:r w:rsidR="00D931F8">
        <w:t xml:space="preserve"> changes to bird </w:t>
      </w:r>
      <w:r w:rsidR="00752965">
        <w:t xml:space="preserve">feeding </w:t>
      </w:r>
      <w:r w:rsidR="00D931F8">
        <w:t xml:space="preserve">behavior </w:t>
      </w:r>
      <w:r w:rsidR="000E0D51">
        <w:fldChar w:fldCharType="begin"/>
      </w:r>
      <w:r w:rsidR="000E0D51">
        <w:instrText xml:space="preserve"> ADDIN ZOTERO_ITEM CSL_CITATION {"citationID":"7z2Ncge2","properties":{"unsorted":false,"formattedCitation":"(Hartup et al., 1998)","plainCitation":"(Hartup et al., 1998)","noteIndex":0},"citationItems":[{"id":176,"uris":["http://zotero.org/users/21417521/items/WB2LV2CP"],"itemData":{"id":176,"type":"article-journal","abstract":"Observations from a citizen-based survey were used to identify potential risk factors associated with mycoplasmal conjunctivitis (Mycoplasma gallisepticnm) in eastern house finches (Carpodacus mexicanus). Between November 1994 and October 1996, 778 voltunteers provuded 7,224 monthly observations at residential bird feeding sites across an eight state region in the eastern USA. Information collected by questionnaires included health status of houuse finches and four sympatric passerine species, types and number of bird feeders miiaintained, neighborhood housing locale and altitude of the observation site. Bivariate analyses revealed that house finches were 14 to 72 times as likely to be observed with conjunctivitis than the sympatric species studied. Year of the study season, and the presence of platform, hopper, and tube type feeders were significantly associated with conjunctivitis in house finches. Multivariate analysis using a logistic regression model suggests that increased risk of conjunctivitis in house finches was associated with the second year of the study (the third year of the outbreak), the cooler non-breeding periods from September through March, and the presence of tube style feeders. In addition, the presence of raised platform type feeders may have been protective against conjunctivitis in house finches. Prevention of spread of this disease may include modifying bird feeding activities based on season and type of feeder. Key words: Carpodacus mexicanus, citizen science, conjunctivitis, epidemiology, house finches, Mycoplasma gallisepticu ,n, risk factors, survey.","container-title":"Journal of Wildlife Diseases","DOI":"10.7589/0090-3558-34.2.281","ISSN":"0090-3558","issue":"2","journalAbbreviation":"Journal of Wildlife Diseases","language":"en","page":"281-288","source":"DOI.org (Crossref)","title":"RISK FACTORS ASSOCIATED WITH MYCOPLASMAL CONJUNCTIVITIS IN HOUSE FINCHES","volume":"34","author":[{"family":"Hartup","given":"Barry K."},{"family":"Mohammed","given":"Hussni O."},{"family":"Kollias","given":"George V."},{"family":"Dhondt","given":"Andre A."}],"issued":{"date-parts":[["1998",4]]}}}],"schema":"https://github.com/citation-style-language/schema/raw/master/csl-citation.json"} </w:instrText>
      </w:r>
      <w:r w:rsidR="000E0D51">
        <w:fldChar w:fldCharType="separate"/>
      </w:r>
      <w:r w:rsidR="000E0D51">
        <w:rPr>
          <w:noProof/>
        </w:rPr>
        <w:t>(Hartup et al., 1998)</w:t>
      </w:r>
      <w:r w:rsidR="000E0D51">
        <w:fldChar w:fldCharType="end"/>
      </w:r>
      <w:r w:rsidR="00D931F8">
        <w:t>.</w:t>
      </w:r>
      <w:r w:rsidRPr="003C6DDD">
        <w:t xml:space="preserve"> </w:t>
      </w:r>
      <w:r w:rsidR="009A06DB">
        <w:t xml:space="preserve">Wild birds </w:t>
      </w:r>
      <w:r w:rsidRPr="003C6DDD">
        <w:t xml:space="preserve">aggregate </w:t>
      </w:r>
      <w:r w:rsidR="009A06DB">
        <w:t>around feeders</w:t>
      </w:r>
      <w:r w:rsidRPr="003C6DDD">
        <w:t xml:space="preserve"> at irregular</w:t>
      </w:r>
      <w:r w:rsidR="009A06DB">
        <w:t xml:space="preserve">ly high </w:t>
      </w:r>
      <w:r w:rsidRPr="003C6DDD">
        <w:t xml:space="preserve">densities, increasing both direct contact rates between individuals and fecal-oral transmission of bacterial pathogens among individuals and species </w:t>
      </w:r>
      <w:r w:rsidR="00573196">
        <w:fldChar w:fldCharType="begin"/>
      </w:r>
      <w:r w:rsidR="008E53A8">
        <w:instrText xml:space="preserve"> ADDIN ZOTERO_ITEM CSL_CITATION {"citationID":"tXVWCtiN","properties":{"unsorted":false,"formattedCitation":"(Becker et al., 2015a; Becker &amp; Hall, 2014)","plainCitation":"(Becker et al., 2015a; Becker &amp; Hall, 2014)","noteIndex":0},"citationItems":[{"id":57,"uris":["http://zotero.org/users/21417521/items/Z3YC9HZR"],"itemData":{"id":57,"type":"article-journal","abstract":"Urbanisation and agriculture cause declines for many wildlife, but some species beneﬁt from novel resources, especially food, provided in human-dominated habitats. Resulting shifts in wildlife ecology can alter infectious disease dynamics and create opportunities for cross-species transmission, yet predicting host–pathogen responses to resource provisioning is challenging. Factors enhancing transmission, such as increased aggregation, could be offset by better host immunity due to improved nutrition. Here, we conduct a review and meta-analysis to show that food provisioning results in highly heterogeneous infection outcomes that depend on pathogen type and anthropogenic food source. We also ﬁnd empirical support for behavioural and immune mechanisms through which human-provided resources alter host exposure and tolerance to pathogens. A review of recent theoretical models of resource provisioning and infection dynamics shows that changes in host contact rates and immunity produce strong non-linear responses in pathogen invasion and prevalence. By integrating results of our meta-analysis back into a theoretical framework, we ﬁnd provisioning ampliﬁes pathogen invasion under increased host aggregation and tolerance, but reduces transmission if provisioned food decreases dietary exposure to parasites. These results carry implications for wildlife disease management and highlight areas for future work, such as how resource shifts might affect virulence evolution.","container-title":"Ecology Letters","DOI":"10.1111/ele.12428","ISSN":"1461-023X, 1461-0248","issue":"5","journalAbbreviation":"Ecology Letters","language":"en","page":"483-495","source":"DOI.org (Crossref)","title":"Linking anthropogenic resources to wildlife–pathogen dynamics: a review and meta‐analysis","title-short":"Linking anthropogenic resources to wildlife–pathogen dynamics","volume":"18","author":[{"family":"Becker","given":"Daniel J."},{"family":"Streicker","given":"Daniel G."},{"family":"Altizer","given":"Sonia"}],"editor":[{"family":"Lafferty","given":"Kevin"}],"issued":{"date-parts":[["2015",5]]}}},{"id":95,"uris":["http://zotero.org/users/21417521/items/NPL62WIN"],"itemData":{"id":95,"type":"article-journal","abstract":"Provisioning of abundant food resources in human-altered landscapes can have profound effects on wildlife ecology, with important implications for pathogen transmission. While empirical studies have quantified the effects of provisioning on host behaviour and immunology, the net interactive effect of these components on host–pathogen dynamics is unknown. We use simple compartmental models to investigate how provisioning-induced changes to host demography, contact behaviour and immune defence influence pathogen invasion and persistence. We show that pathogen invasion success and equilibrium prevalence depend critically on how provisioning affects host immune defence and that moderate levels of provisioning can lead to drastically different outcomes of pathogen extinction or maximizing prevalence. These results highlight the need for further empirical studies to fully understand how provisioning affects pathogen transmission in urbanized environments.","container-title":"Biology Letters","DOI":"10.1098/rsbl.2014.0309","ISSN":"1744-9561, 1744-957X","issue":"7","journalAbbreviation":"Biol. Lett.","language":"en","page":"20140309","source":"DOI.org (Crossref)","title":"Too much of a good thing: resource provisioning alters infectious disease dynamics in wildlife","title-short":"Too much of a good thing","volume":"10","author":[{"family":"Becker","given":"Daniel J."},{"family":"Hall","given":"Richard J."}],"issued":{"date-parts":[["2014",7]]}}}],"schema":"https://github.com/citation-style-language/schema/raw/master/csl-citation.json"} </w:instrText>
      </w:r>
      <w:r w:rsidR="00573196">
        <w:fldChar w:fldCharType="separate"/>
      </w:r>
      <w:r w:rsidR="008E53A8">
        <w:rPr>
          <w:noProof/>
        </w:rPr>
        <w:t>(Becker et al., 2015a; Becker &amp; Hall, 2014)</w:t>
      </w:r>
      <w:r w:rsidR="00573196">
        <w:fldChar w:fldCharType="end"/>
      </w:r>
      <w:r w:rsidR="00573196">
        <w:t>.</w:t>
      </w:r>
      <w:r w:rsidR="00F73D5C" w:rsidRPr="00F73D5C">
        <w:t xml:space="preserve"> </w:t>
      </w:r>
      <w:r w:rsidR="00F73D5C">
        <w:t>Bird feeders</w:t>
      </w:r>
      <w:r w:rsidR="00F73D5C" w:rsidRPr="00F73D5C">
        <w:t xml:space="preserve"> can also </w:t>
      </w:r>
      <w:r w:rsidR="00F73D5C">
        <w:t xml:space="preserve">impact </w:t>
      </w:r>
      <w:r w:rsidR="00F73D5C" w:rsidRPr="00F73D5C">
        <w:t xml:space="preserve">physiology, as the nutritional quality of </w:t>
      </w:r>
      <w:r w:rsidR="00F530D8">
        <w:t xml:space="preserve">supplemental </w:t>
      </w:r>
      <w:r w:rsidR="00F530D8" w:rsidRPr="00F73D5C">
        <w:t>food</w:t>
      </w:r>
      <w:r w:rsidR="00F73D5C" w:rsidRPr="00F73D5C">
        <w:t xml:space="preserve"> </w:t>
      </w:r>
      <w:r w:rsidR="00F530D8">
        <w:t>changes</w:t>
      </w:r>
      <w:r w:rsidR="00F73D5C" w:rsidRPr="00F73D5C">
        <w:t xml:space="preserve"> body condition and immune defense, potentially </w:t>
      </w:r>
      <w:r w:rsidR="00F73D5C">
        <w:t xml:space="preserve">making individuals </w:t>
      </w:r>
      <w:commentRangeStart w:id="0"/>
      <w:r w:rsidR="00F73D5C">
        <w:t>more</w:t>
      </w:r>
      <w:r w:rsidR="00F73D5C" w:rsidRPr="00F73D5C">
        <w:t xml:space="preserve"> susceptib</w:t>
      </w:r>
      <w:r w:rsidR="00F73D5C">
        <w:t>le</w:t>
      </w:r>
      <w:r w:rsidR="00F73D5C" w:rsidRPr="00F73D5C">
        <w:t xml:space="preserve"> to infection</w:t>
      </w:r>
      <w:commentRangeEnd w:id="0"/>
      <w:r w:rsidR="005E0184">
        <w:rPr>
          <w:rStyle w:val="CommentReference"/>
        </w:rPr>
        <w:commentReference w:id="0"/>
      </w:r>
      <w:r w:rsidR="00F73D5C" w:rsidRPr="00F73D5C">
        <w:t xml:space="preserve"> (Becker et al., 2015).</w:t>
      </w:r>
      <w:r w:rsidR="00EE5323">
        <w:t xml:space="preserve"> </w:t>
      </w:r>
      <w:r w:rsidR="005B6E21" w:rsidRPr="005B6E21">
        <w:t xml:space="preserve">In house finches, both individual feeder use and feeder density have been linked to increased </w:t>
      </w:r>
      <w:r w:rsidR="005B6E21" w:rsidRPr="005B6E21">
        <w:rPr>
          <w:i/>
          <w:iCs/>
        </w:rPr>
        <w:t xml:space="preserve">Mycoplasma </w:t>
      </w:r>
      <w:proofErr w:type="spellStart"/>
      <w:r w:rsidR="005B6E21" w:rsidRPr="005B6E21">
        <w:rPr>
          <w:i/>
          <w:iCs/>
        </w:rPr>
        <w:t>gallisepticum</w:t>
      </w:r>
      <w:proofErr w:type="spellEnd"/>
      <w:r w:rsidR="005B6E21" w:rsidRPr="005B6E21">
        <w:t xml:space="preserve"> </w:t>
      </w:r>
      <w:r w:rsidR="005B6E21">
        <w:t>infection</w:t>
      </w:r>
      <w:r w:rsidR="005B6E21" w:rsidRPr="005B6E21">
        <w:t xml:space="preserve"> and transmission, </w:t>
      </w:r>
      <w:r w:rsidR="00A75EB5">
        <w:t>providing evidence</w:t>
      </w:r>
      <w:r w:rsidR="00A75EB5" w:rsidRPr="005B6E21">
        <w:t xml:space="preserve"> </w:t>
      </w:r>
      <w:r w:rsidR="005B6E21" w:rsidRPr="005B6E21">
        <w:t>that</w:t>
      </w:r>
      <w:r w:rsidR="004D7175">
        <w:t xml:space="preserve"> having bird feeders</w:t>
      </w:r>
      <w:r w:rsidR="005B6E21" w:rsidRPr="005B6E21">
        <w:t xml:space="preserve"> can </w:t>
      </w:r>
      <w:r w:rsidR="005B6E21">
        <w:t>influence</w:t>
      </w:r>
      <w:r w:rsidR="005B6E21" w:rsidRPr="005B6E21">
        <w:t xml:space="preserve"> pathogen dynamics a</w:t>
      </w:r>
      <w:r w:rsidR="004D7175">
        <w:t xml:space="preserve">mong wild bird populations </w:t>
      </w:r>
      <w:r w:rsidR="00573196">
        <w:fldChar w:fldCharType="begin"/>
      </w:r>
      <w:r w:rsidR="00573196">
        <w:instrText xml:space="preserve"> ADDIN ZOTERO_ITEM CSL_CITATION {"citationID":"ESFhGd9e","properties":{"unsorted":false,"formattedCitation":"(Adelman et al., 2015)","plainCitation":"(Adelman et al., 2015)","noteIndex":0},"citationItems":[{"id":153,"uris":["http://zotero.org/users/21417521/items/W46IKW6P"],"itemData":{"id":153,"type":"article-journal","abstract":"Individual heterogeneity can influence the dynamics of infectious diseases in wildlife and humans alike. Thus, recent work has sought to identify behavioural characteristics that contribute disproportionately to individual variation in pathogen acquisition (super-receiving) or transmission (super-spreading). However, it remains unknown whether the same behaviours enhance both acquisition and transmission, a scenario likely to result in explosive epidemics. Here, we examined this possibility in an ecologically relevant host–pathogen system: house finches and their bacterial pathogen,\n              Mycoplasma gallisepticum\n              , which causes severe conjunctivitis. We examined behaviours likely to influence disease acquisition (feeder use, aggression, social network affiliations) in an observational field study, finding that the time an individual spends on bird feeders best predicted the risk of conjunctivitis. To test whether this behaviour also influences the likelihood of transmitting\n              M. gallisepticum\n              , we experimentally inoculated individuals based on feeding behaviour and tracked epidemics within captive flocks. As predicted, transmission was fastest when birds that spent the most time on feeders initiated the epidemic. Our results suggest that the same behaviour underlies both pathogen acquisition and transmission in this system and potentially others. Identifying individuals that exhibit such behaviours is critical for disease management.","container-title":"Proceedings of the Royal Society B: Biological Sciences","DOI":"10.1098/rspb.2015.1429","ISSN":"0962-8452, 1471-2954","issue":"1815","journalAbbreviation":"Proc. R. Soc. B.","language":"en","page":"20151429","source":"DOI.org (Crossref)","title":"Feeder use predicts both acquisition and transmission of a contagious pathogen in a North American songbird","volume":"282","author":[{"family":"Adelman","given":"James S."},{"family":"Moyers","given":"Sahnzi C."},{"family":"Farine","given":"Damien R."},{"family":"Hawley","given":"Dana M."}],"issued":{"date-parts":[["2015",9,22]]}}}],"schema":"https://github.com/citation-style-language/schema/raw/master/csl-citation.json"} </w:instrText>
      </w:r>
      <w:r w:rsidR="00573196">
        <w:fldChar w:fldCharType="separate"/>
      </w:r>
      <w:r w:rsidR="00573196">
        <w:rPr>
          <w:noProof/>
        </w:rPr>
        <w:t>(Adelman et al., 2015)</w:t>
      </w:r>
      <w:r w:rsidR="00573196">
        <w:fldChar w:fldCharType="end"/>
      </w:r>
      <w:r w:rsidR="005B6E21" w:rsidRPr="005B6E21">
        <w:t>.</w:t>
      </w:r>
      <w:r w:rsidR="00A75EB5">
        <w:t xml:space="preserve"> </w:t>
      </w:r>
      <w:r w:rsidR="00A34970" w:rsidRPr="00A34970">
        <w:t xml:space="preserve">Backyard poultry can further compound this risk, as </w:t>
      </w:r>
      <w:r w:rsidR="00F530D8">
        <w:t>they</w:t>
      </w:r>
      <w:r w:rsidR="00F530D8" w:rsidRPr="00A34970">
        <w:t xml:space="preserve"> </w:t>
      </w:r>
      <w:r w:rsidR="00A34970">
        <w:t>are known</w:t>
      </w:r>
      <w:r w:rsidR="00A34970" w:rsidRPr="00A34970">
        <w:t xml:space="preserve"> reservoirs for </w:t>
      </w:r>
      <w:r w:rsidR="00A34970" w:rsidRPr="00A34970">
        <w:rPr>
          <w:i/>
          <w:iCs/>
        </w:rPr>
        <w:t>S. enterica</w:t>
      </w:r>
      <w:r w:rsidR="00A34970" w:rsidRPr="00A34970">
        <w:t xml:space="preserve"> and </w:t>
      </w:r>
      <w:r w:rsidR="00A34970" w:rsidRPr="00A34970">
        <w:rPr>
          <w:i/>
          <w:iCs/>
        </w:rPr>
        <w:t>E</w:t>
      </w:r>
      <w:r w:rsidR="00A75EB5">
        <w:rPr>
          <w:i/>
          <w:iCs/>
        </w:rPr>
        <w:t>scherichia</w:t>
      </w:r>
      <w:r w:rsidR="00A34970" w:rsidRPr="00A34970">
        <w:rPr>
          <w:i/>
          <w:iCs/>
        </w:rPr>
        <w:t xml:space="preserve"> </w:t>
      </w:r>
      <w:r w:rsidR="00AD7DBE" w:rsidRPr="00A34970">
        <w:rPr>
          <w:i/>
          <w:iCs/>
        </w:rPr>
        <w:t>coli</w:t>
      </w:r>
      <w:r w:rsidR="00AD7DBE" w:rsidRPr="00A34970">
        <w:t xml:space="preserve"> and</w:t>
      </w:r>
      <w:r w:rsidR="00A34970">
        <w:t xml:space="preserve"> can</w:t>
      </w:r>
      <w:r w:rsidR="00A34970" w:rsidRPr="00A34970">
        <w:t xml:space="preserve"> amplify pathogen persistence in the environment </w:t>
      </w:r>
      <w:r w:rsidR="005E0184">
        <w:t>to</w:t>
      </w:r>
      <w:r w:rsidR="00F530D8" w:rsidRPr="00A34970">
        <w:t xml:space="preserve"> </w:t>
      </w:r>
      <w:r w:rsidR="00A34970">
        <w:t>allow for possible</w:t>
      </w:r>
      <w:r w:rsidR="00A34970" w:rsidRPr="00A34970">
        <w:t xml:space="preserve"> spillover to wild birds, humans, and other domestic animals </w:t>
      </w:r>
      <w:r w:rsidR="00573196">
        <w:fldChar w:fldCharType="begin"/>
      </w:r>
      <w:r w:rsidR="00573196">
        <w:instrText xml:space="preserve"> ADDIN ZOTERO_ITEM CSL_CITATION {"citationID":"psHy8d2N","properties":{"unsorted":false,"formattedCitation":"(Larsen et al., 2022)","plainCitation":"(Larsen et al., 2022)","noteIndex":0},"citationItems":[{"id":61,"uris":["http://zotero.org/users/21417521/items/H4HPWG3G"],"itemData":{"id":61,"type":"article-journal","abstract":"The popularity of backyard chickens has been growing steadily over the past 10 years, with Covid-19 stay at home orders in 2020 yielding an added boost in popularity. Concurrently, cases of salmonellosis from live poultry exposure have also risen. Previous research on backyard chicken owners has focused primarily on urban chicken owners, which may have differing knowledge and biosecurity habits from rural backyard chicken owners. The goal of this study was to investigate the prevalence of\n              S. enterica\n              in rural and urban flocks of chickens in the state of Vermont and to determine what attitudes toward and knowledge about\n              S. enterica\n              owners had, as well as what biosecurity practices they used. We conducted two surveys in Vermont between 2019–2022; a pilot study tied to sampling for\n              Salmonella enterica\n              in backyard chicken flocks from 2019–2021 and a statewide study in 2022 to determine the prevalence of backyard chickens in Vermont and obtain representative survey data from backyard chicken owners. We found (i) overall, 19% (8/42) backyard chicken flocks from 2019–2021 had\n              S. enterica\n              , but\n              S. enterica\n              rates varied substantially by year; (ii) backyard chicken owners were wealthier and more educated than the average Vermonter and generally lived in rural areas; (iii) participants in the statewide survey had much lower uptake of good biosecurity habits compared to the pilot survey; (iv) despite increased messaging about backyard chicken-associated salmonellosis and good biosecurity measures over the past several years, uptake of biosecurity measures is inconsistent, and rates of unsafe practices such as kissing or cuddling chickens have increased in Vermont. Overall, the data indicate the need for improved messaging on biosecurity and risks associated with backyard chickens","container-title":"Frontiers in Veterinary Science","DOI":"10.3389/fvets.2022.979548","ISSN":"2297-1769","journalAbbreviation":"Front. Vet. Sci.","language":"en","page":"979548","source":"DOI.org (Crossref)","title":"Salmonella enterica frequency in backyard chickens in Vermont and biosecurity knowledge and practices of owners","volume":"9","author":[{"family":"Larsen","given":"Katalin M."},{"family":"DeCicco","given":"Melissa"},{"family":"Hood","given":"Katherine"},{"family":"Etter","given":"Andrea J."}],"issued":{"date-parts":[["2022",9,22]]}}}],"schema":"https://github.com/citation-style-language/schema/raw/master/csl-citation.json"} </w:instrText>
      </w:r>
      <w:r w:rsidR="00573196">
        <w:fldChar w:fldCharType="separate"/>
      </w:r>
      <w:r w:rsidR="00573196">
        <w:rPr>
          <w:noProof/>
        </w:rPr>
        <w:t>(Larsen et al., 2022)</w:t>
      </w:r>
      <w:r w:rsidR="00573196">
        <w:fldChar w:fldCharType="end"/>
      </w:r>
      <w:r w:rsidR="00A34970" w:rsidRPr="00A34970">
        <w:t xml:space="preserve">. Salmonellosis is responsible for hundreds of documented wild bird mortality events </w:t>
      </w:r>
      <w:r w:rsidR="00573196">
        <w:fldChar w:fldCharType="begin"/>
      </w:r>
      <w:r w:rsidR="00573196">
        <w:instrText xml:space="preserve"> ADDIN ZOTERO_ITEM CSL_CITATION {"citationID":"tEJgWgv4","properties":{"unsorted":false,"formattedCitation":"(Hall &amp; Saito, 2008)","plainCitation":"(Hall &amp; Saito, 2008)","noteIndex":0},"citationItems":[{"id":6,"uris":["http://zotero.org/users/21417521/items/2UQQ7RB4"],"itemData":{"id":6,"type":"article-journal","abstract":"Infection with Salmonella spp. has long been recognized in avian wildlife, although its significance in causing avian mortality, and its zoonotic risk, is not well understood. This study evaluates the role of Salmonella spp. in wild bird mortality events in the United States from 1985 through 2004. Analyses were performed to calculate the frequency of these events and the proportional mortality by species, year, month, state, and region. Salmonellosis was a significant contributor to mortality in many species of birds; particularly in passerines, for which 21.5% of all mortality events involved salmonellosis. The proportional mortality averaged a 12% annual increase over the 20-yr period, with seasonal peaks in January and April. Increased salmonellosisrelated mortality in New England, Southeastern, and Mountain-Prairie states was identified. Based on the results of this study, salmonellosis can be considered an important zoonotic disease of wild birds.","container-title":"Journal of Wildlife Diseases","DOI":"10.7589/0090-3558-44.3.585","ISSN":"0090-3558","issue":"3","journalAbbreviation":"Journal of Wildlife Diseases","language":"en","page":"585-593","source":"DOI.org (Crossref)","title":"AVIAN WILDLIFE MORTALITY EVENTS DUE TO SALMONELLOSIS IN THE UNITED STATES, 1985–2004","volume":"44","author":[{"family":"Hall","given":"Aron J."},{"family":"Saito","given":"Emi K."}],"issued":{"date-parts":[["2008",7]]}}}],"schema":"https://github.com/citation-style-language/schema/raw/master/csl-citation.json"} </w:instrText>
      </w:r>
      <w:r w:rsidR="00573196">
        <w:fldChar w:fldCharType="separate"/>
      </w:r>
      <w:r w:rsidR="00573196">
        <w:rPr>
          <w:noProof/>
        </w:rPr>
        <w:t>(Hall &amp; Saito, 2008)</w:t>
      </w:r>
      <w:r w:rsidR="00573196">
        <w:fldChar w:fldCharType="end"/>
      </w:r>
      <w:r w:rsidR="00A34970" w:rsidRPr="00A34970">
        <w:t xml:space="preserve"> and has been linked to human illness through contact with contaminated feeders and wild songbirds </w:t>
      </w:r>
      <w:r w:rsidR="00573196">
        <w:fldChar w:fldCharType="begin"/>
      </w:r>
      <w:r w:rsidR="00573196">
        <w:instrText xml:space="preserve"> ADDIN ZOTERO_ITEM CSL_CITATION {"citationID":"KFL9Wtsl","properties":{"unsorted":false,"formattedCitation":"(Patel et al., 2023)","plainCitation":"(Patel et al., 2023)","noteIndex":0},"citationItems":[{"id":69,"uris":["http://zotero.org/users/21417521/items/FT6VFPTA"],"itemData":{"id":69,"type":"article-journal","container-title":"Emerging Infectious Diseases","DOI":"10.3201/eid2911.230332","ISSN":"1080-6040, 1080-6059","issue":"11","journalAbbreviation":"Emerg. Infect. Dis.","language":"en","source":"DOI.org (Crossref)","title":"Human Salmonellosis Outbreak Linked to &lt;i&gt;Salmonella&lt;/i&gt; Typhimurium Epidemic in Wild Songbirds, United States, 2020–2021","URL":"https://wwwnc.cdc.gov/eid/article/29/11/23-0332_article","volume":"29","author":[{"family":"Patel","given":"Kane"},{"family":"Stapleton","given":"G. Sean"},{"family":"Trevejo","given":"Rosalie T."},{"family":"Tellier","given":"Waimon T."},{"family":"Higa","given":"Jeffrey"},{"family":"Adams","given":"Jennifer K."},{"family":"Hernandez","given":"Sonia M."},{"family":"Sanchez","given":"Susan"},{"family":"Nemeth","given":"Nicole M."},{"family":"Debess","given":"Emilio E."},{"family":"Rogers","given":"Krysta H."},{"family":"Mete","given":"Aslı"},{"family":"Watson","given":"Katherine D."},{"family":"Foss","given":"Leslie"},{"family":"Low","given":"Mabel S.F."},{"family":"Gollarza","given":"Lauren"},{"family":"Nichols","given":"Megin"}],"accessed":{"date-parts":[["2026",3,31]]},"issued":{"date-parts":[["2023",11]]}}}],"schema":"https://github.com/citation-style-language/schema/raw/master/csl-citation.json"} </w:instrText>
      </w:r>
      <w:r w:rsidR="00573196">
        <w:fldChar w:fldCharType="separate"/>
      </w:r>
      <w:r w:rsidR="00573196">
        <w:rPr>
          <w:noProof/>
        </w:rPr>
        <w:t>(Patel et al., 2023)</w:t>
      </w:r>
      <w:r w:rsidR="00573196">
        <w:fldChar w:fldCharType="end"/>
      </w:r>
      <w:r w:rsidR="00EE5323">
        <w:t xml:space="preserve">, as well as backyard poultry </w:t>
      </w:r>
      <w:r w:rsidR="00573196">
        <w:fldChar w:fldCharType="begin"/>
      </w:r>
      <w:r w:rsidR="00F530D8">
        <w:instrText xml:space="preserve"> ADDIN ZOTERO_ITEM CSL_CITATION {"citationID":"yJZnteIQ","properties":{"unsorted":false,"formattedCitation":"(CDC, 2025)","plainCitation":"(CDC, 2025)","noteIndex":0},"citationItems":[{"id":105,"uris":["http://zotero.org/users/21417521/items/8CFV8XHS"],"itemData":{"id":105,"type":"report","language":"en","publisher":"Centers for Disease Control and Prevention","source":"Zotero","title":"Salmonella Outbreaks Linked to Backyard Poultry","author":[{"family":"CDC","given":""}],"issued":{"date-parts":[["2025"]]}}}],"schema":"https://github.com/citation-style-language/schema/raw/master/csl-citation.json"} </w:instrText>
      </w:r>
      <w:r w:rsidR="00573196">
        <w:fldChar w:fldCharType="separate"/>
      </w:r>
      <w:r w:rsidR="00F530D8">
        <w:rPr>
          <w:rFonts w:ascii="Calibri" w:cs="Calibri"/>
          <w:kern w:val="0"/>
        </w:rPr>
        <w:t>(CDC, 2025)</w:t>
      </w:r>
      <w:r w:rsidR="00573196">
        <w:fldChar w:fldCharType="end"/>
      </w:r>
      <w:r w:rsidR="00A34970" w:rsidRPr="00A34970">
        <w:t>. The combined proximity of human dwellings, bird feeders, and chicken housing may render these interacting factors a concern for public and wildlife health.</w:t>
      </w:r>
      <w:r w:rsidR="00A34970">
        <w:t xml:space="preserve"> </w:t>
      </w:r>
    </w:p>
    <w:p w14:paraId="5BFFE224" w14:textId="2D69CEBA" w:rsidR="005E0184" w:rsidRDefault="00252460" w:rsidP="0046244E">
      <w:r>
        <w:t>These b</w:t>
      </w:r>
      <w:r w:rsidR="007B10F3">
        <w:t xml:space="preserve">ackyard activities are often carried out in private settings where disease knowledge is </w:t>
      </w:r>
      <w:r w:rsidR="00AD7DBE">
        <w:t>limited,</w:t>
      </w:r>
      <w:r w:rsidR="007B10F3">
        <w:t xml:space="preserve"> and formal safety guidelines are absent. Real-world outbreak data highlight this gap: the 2020–2021 multi-state </w:t>
      </w:r>
      <w:r w:rsidR="007B10F3">
        <w:rPr>
          <w:rStyle w:val="Emphasis"/>
        </w:rPr>
        <w:t>Salmonella</w:t>
      </w:r>
      <w:r w:rsidR="007B10F3">
        <w:t xml:space="preserve"> Typhimurium outbreak linked to wild songbirds at residential feeders resulted in 29 confirmed human cases and 14 hospitalizations across the United States </w:t>
      </w:r>
      <w:r w:rsidR="00573196">
        <w:fldChar w:fldCharType="begin"/>
      </w:r>
      <w:r w:rsidR="00F530D8">
        <w:instrText xml:space="preserve"> ADDIN ZOTERO_ITEM CSL_CITATION {"citationID":"LCWl2MWi","properties":{"unsorted":false,"formattedCitation":"(CDC, 2021; Patel et al., 2023)","plainCitation":"(CDC, 2021; Patel et al., 2023)","noteIndex":0},"citationItems":[{"id":103,"uris":["http://zotero.org/users/21417521/items/EA3VUI53"],"itemData":{"id":103,"type":"report","language":"en","publisher":"Centers for Disease Control and Prevention","title":"Salmonella Outbreak Linked to Wild Songbirds - Investigation Details","author":[{"family":"CDC","given":""}],"issued":{"date-parts":[["2021"]]}}},{"id":69,"uris":["http://zotero.org/users/21417521/items/FT6VFPTA"],"itemData":{"id":69,"type":"article-journal","container-title":"Emerging Infectious Diseases","DOI":"10.3201/eid2911.230332","ISSN":"1080-6040, 1080-6059","issue":"11","journalAbbreviation":"Emerg. Infect. Dis.","language":"en","source":"DOI.org (Crossref)","title":"Human Salmonellosis Outbreak Linked to &lt;i&gt;Salmonella&lt;/i&gt; Typhimurium Epidemic in Wild Songbirds, United States, 2020–2021","URL":"https://wwwnc.cdc.gov/eid/article/29/11/23-0332_article","volume":"29","author":[{"family":"Patel","given":"Kane"},{"family":"Stapleton","given":"G. Sean"},{"family":"Trevejo","given":"Rosalie T."},{"family":"Tellier","given":"Waimon T."},{"family":"Higa","given":"Jeffrey"},{"family":"Adams","given":"Jennifer K."},{"family":"Hernandez","given":"Sonia M."},{"family":"Sanchez","given":"Susan"},{"family":"Nemeth","given":"Nicole M."},{"family":"Debess","given":"Emilio E."},{"family":"Rogers","given":"Krysta H."},{"family":"Mete","given":"Aslı"},{"family":"Watson","given":"Katherine D."},{"family":"Foss","given":"Leslie"},{"family":"Low","given":"Mabel S.F."},{"family":"Gollarza","given":"Lauren"},{"family":"Nichols","given":"Megin"}],"accessed":{"date-parts":[["2026",3,31]]},"issued":{"date-parts":[["2023",11]]}}}],"schema":"https://github.com/citation-style-language/schema/raw/master/csl-citation.json"} </w:instrText>
      </w:r>
      <w:r w:rsidR="00573196">
        <w:fldChar w:fldCharType="separate"/>
      </w:r>
      <w:r w:rsidR="00F530D8">
        <w:rPr>
          <w:rFonts w:ascii="Calibri" w:cs="Calibri"/>
          <w:kern w:val="0"/>
        </w:rPr>
        <w:t>(CDC, 2021; Patel et al., 2023)</w:t>
      </w:r>
      <w:r w:rsidR="00573196">
        <w:fldChar w:fldCharType="end"/>
      </w:r>
      <w:r w:rsidR="007B10F3">
        <w:t xml:space="preserve">. Animal-contact related nontyphoidal </w:t>
      </w:r>
      <w:r w:rsidR="007B10F3">
        <w:rPr>
          <w:rStyle w:val="Emphasis"/>
        </w:rPr>
        <w:t>Salmonella</w:t>
      </w:r>
      <w:r w:rsidR="007B10F3">
        <w:t xml:space="preserve"> outbreaks have increased in frequency over recent decades, with backyard poultry and wild birds among the most </w:t>
      </w:r>
      <w:r w:rsidR="00F2427C">
        <w:t xml:space="preserve">frequent </w:t>
      </w:r>
      <w:r w:rsidR="007B10F3">
        <w:t xml:space="preserve">sources </w:t>
      </w:r>
      <w:r w:rsidR="00573196">
        <w:fldChar w:fldCharType="begin"/>
      </w:r>
      <w:r w:rsidR="00573196">
        <w:instrText xml:space="preserve"> ADDIN ZOTERO_ITEM CSL_CITATION {"citationID":"rjCZj42U","properties":{"unsorted":false,"formattedCitation":"(Bajwa et al., 2025)","plainCitation":"(Bajwa et al., 2025)","noteIndex":0},"citationItems":[{"id":71,"uris":["http://zotero.org/users/21417521/items/7KZS3UQG"],"itemData":{"id":71,"type":"article-journal","abstract":"Methods: Surveillance data on animal-contact-related NTS single-state outbreaks in the US, reported to the Centers for Disease Control and Prevention through the National Outbreak Reporting System between 2009 and 2022, were analyzed. First, yearly and state-specific NTS outbreak incidence rates (IRs) per one million population years (1 MPY) were calculated. Next, join point regression models assessed national and state-specific trends in NTS IRs over the study years. Lastly, the proportion of NTS outbreaks attributed to various animal contact sources was described.\nResults: During the 14 years, 104 NTS outbreaks were reported (0.02 per 1 MPY). The highest outbreak IRs were observed in 2014 (0.0534 per 1 MPY), 2018 (0.0459), and 2009 (0.0389). The join point regression analysis did not identify a significant trend in the national NTS outbreak IRs; however, several states were identified with increasing and/or decreasing trends. Contact with mammals was the main exposure category (n=37 outbreaks, 35.58%), followed by birds (n=31, 29.81%) and reptiles (n=24).\nConclusions: Continued public health resources to mitigate the health burden of NTS infections are needed. Differences in state-level NTS outbreak IRs call for focused NTS prevention and control programs.","container-title":"Annals of Epidemiology","DOI":"10.1016/j.annepidem.2025.10.008","ISSN":"10472797","journalAbbreviation":"Annals of Epidemiology","language":"en","page":"168-174","source":"DOI.org (Crossref)","title":"Temporal trends and source attribution of animal-contact related human nontyphoidal Salmonella enterica outbreaks across the United States, 2009–2022","volume":"111","author":[{"family":"Bajwa","given":"Hammad Ur Rehman"},{"family":"Bhowmick","given":"Suman"},{"family":"Varga","given":"Csaba"}],"issued":{"date-parts":[["2025",11]]}}}],"schema":"https://github.com/citation-style-language/schema/raw/master/csl-citation.json"} </w:instrText>
      </w:r>
      <w:r w:rsidR="00573196">
        <w:fldChar w:fldCharType="separate"/>
      </w:r>
      <w:r w:rsidR="00573196">
        <w:rPr>
          <w:noProof/>
        </w:rPr>
        <w:t>(Bajwa et al., 2025)</w:t>
      </w:r>
      <w:r w:rsidR="00573196">
        <w:fldChar w:fldCharType="end"/>
      </w:r>
      <w:r w:rsidR="005E0184">
        <w:t>.</w:t>
      </w:r>
      <w:r w:rsidR="007B10F3">
        <w:t xml:space="preserve"> Despite th</w:t>
      </w:r>
      <w:r w:rsidR="004F319C">
        <w:t>is knowledge</w:t>
      </w:r>
      <w:r w:rsidR="007B10F3">
        <w:t xml:space="preserve">, studies of small-scale poultry keepers have found that disease risk is generally perceived as low, biosecurity practices vary, and precautions such as isolating new birds, using protective </w:t>
      </w:r>
      <w:r w:rsidR="004F319C">
        <w:t>equipment</w:t>
      </w:r>
      <w:r w:rsidR="007B10F3">
        <w:t xml:space="preserve">, or disinfecting are rarely observed </w:t>
      </w:r>
      <w:r w:rsidR="00573196">
        <w:fldChar w:fldCharType="begin"/>
      </w:r>
      <w:r w:rsidR="00B46695">
        <w:instrText xml:space="preserve"> ADDIN ZOTERO_ITEM CSL_CITATION {"citationID":"Ryttkqsi","properties":{"unsorted":false,"formattedCitation":"(Kyle &amp; Sutherland, 2018)","plainCitation":"(Kyle &amp; Sutherland, 2018)","noteIndex":0},"citationItems":[{"id":66,"uris":["http://zotero.org/users/21417521/items/XANAE7X4"],"itemData":{"id":66,"type":"article-journal","language":"en","source":"Zotero","title":"Understanding Backyard Poultry Keepers and their Attitudes to Biosecurity","author":[{"family":"Kyle","given":"Carol"},{"family":"Sutherland","given":"Lee-Ann"}],"issued":{"date-parts":[["2018"]]}}}],"schema":"https://github.com/citation-style-language/schema/raw/master/csl-citation.json"} </w:instrText>
      </w:r>
      <w:r w:rsidR="00573196">
        <w:fldChar w:fldCharType="separate"/>
      </w:r>
      <w:r w:rsidR="00B46695">
        <w:rPr>
          <w:noProof/>
        </w:rPr>
        <w:t>(Kyle &amp; Sutherland, 2018)</w:t>
      </w:r>
      <w:r w:rsidR="00573196">
        <w:fldChar w:fldCharType="end"/>
      </w:r>
      <w:r w:rsidR="00573196">
        <w:t xml:space="preserve">. </w:t>
      </w:r>
      <w:r w:rsidR="004F319C">
        <w:t xml:space="preserve">Other </w:t>
      </w:r>
      <w:r w:rsidR="007B10F3">
        <w:t xml:space="preserve">surveys of backyard poultry owners in the United States have </w:t>
      </w:r>
      <w:r w:rsidR="004F319C">
        <w:t>shown</w:t>
      </w:r>
      <w:r w:rsidR="007B10F3">
        <w:t xml:space="preserve"> </w:t>
      </w:r>
      <w:r w:rsidR="004F319C">
        <w:t xml:space="preserve">that </w:t>
      </w:r>
      <w:r w:rsidR="007B10F3">
        <w:t xml:space="preserve">most participants were familiar with avian influenza, </w:t>
      </w:r>
      <w:r w:rsidR="004F319C">
        <w:t xml:space="preserve">but </w:t>
      </w:r>
      <w:r w:rsidR="007B10F3">
        <w:t xml:space="preserve">awareness of </w:t>
      </w:r>
      <w:r w:rsidR="007B10F3">
        <w:rPr>
          <w:rStyle w:val="Emphasis"/>
        </w:rPr>
        <w:t>Salmonella</w:t>
      </w:r>
      <w:r w:rsidR="007B10F3">
        <w:t xml:space="preserve"> and other pathogens was considerably lower, and the majority reported allowing visitors access to their animals with no biosecurity </w:t>
      </w:r>
      <w:r w:rsidR="007B10F3">
        <w:lastRenderedPageBreak/>
        <w:t xml:space="preserve">precautions required </w:t>
      </w:r>
      <w:r w:rsidR="001F4D4C">
        <w:fldChar w:fldCharType="begin"/>
      </w:r>
      <w:r w:rsidR="001F4D4C">
        <w:instrText xml:space="preserve"> ADDIN ZOTERO_ITEM CSL_CITATION {"citationID":"wdZIKFpj","properties":{"unsorted":false,"formattedCitation":"(Nicholson et al., 2020)","plainCitation":"(Nicholson et al., 2020)","noteIndex":0},"citationItems":[{"id":67,"uris":["http://zotero.org/users/21417521/items/SUXIDVZJ"],"itemData":{"id":67,"type":"article-journal","abstract":"Owners of small backyard poultry and swine operations may be at higher risk of zoonotic diseases due to husbandry inexperience and/or a lack of knowledge. Backyard poultry and swine owners in southcentral Pennsylvania were surveyed regarding their knowledge and attitudes towards zoonotic disease prevention. One hundred and six backyard poultry and/or swine owners completed the survey (74 poultry, 15 swine, 17 both), which included questions on demographics, flock/herd characteristics, recognition of selected zoonotic diseases and clinical signs in animals, and biosecurity practices for visitors and owners. Most responded that they were aware of avian (92.2%) and swine (84.4%) influenza, and were less aware of other zoonotic diseases such as salmonellosis and brucellosis. The majority of backyard poultry and swine owners combined (62.9%) reported allowing visitors freely around their animals and did not require any special precautions. Backyard poultry and swine owners most commonly reported rarely (32.7%) or never (28.9%) wearing work gloves and never (57.1%) wearing nose/mouth coverings, such as a respirator mask, while handling animals or manure. The study findings indicated that veterinarians (61.5%) and the Internet (50.0%) are the main sources where small-scale farm producers seek animal disease information. Approximately one-third (34.9%) of the respondents reported receiving seasonal influenza vaccine. The findings of this study will be utilized to provide targeted veterinary and public health education for the prevention of zoonotic diseases in backyard farm animal settings in Pennsylvania.","container-title":"Zoonoses and Public Health","DOI":"10.1111/zph.12686","ISSN":"1863-1959, 1863-2378","issue":"3","journalAbbreviation":"Zoonoses and Public Health","language":"en","page":"280-290","source":"DOI.org (Crossref)","title":"Zoonotic disease awareness survey of backyard poultry and swine owners in southcentral Pennsylvania","volume":"67","author":[{"family":"Nicholson","given":"Chrislyn Wood"},{"family":"Campagnolo","given":"Enzo R."},{"family":"Boktor","given":"Sameh W."},{"family":"Butler","given":"Christina L."}],"issued":{"date-parts":[["2020",5]]}}}],"schema":"https://github.com/citation-style-language/schema/raw/master/csl-citation.json"} </w:instrText>
      </w:r>
      <w:r w:rsidR="001F4D4C">
        <w:fldChar w:fldCharType="separate"/>
      </w:r>
      <w:r w:rsidR="001F4D4C">
        <w:rPr>
          <w:noProof/>
        </w:rPr>
        <w:t>(Nicholson et al., 2020)</w:t>
      </w:r>
      <w:r w:rsidR="001F4D4C">
        <w:fldChar w:fldCharType="end"/>
      </w:r>
      <w:r w:rsidR="001F4D4C">
        <w:t xml:space="preserve">. </w:t>
      </w:r>
      <w:r w:rsidR="004F319C">
        <w:t>Additionally,</w:t>
      </w:r>
      <w:r w:rsidR="007B10F3">
        <w:t xml:space="preserve"> residential settings receive </w:t>
      </w:r>
      <w:r w:rsidR="006C6414">
        <w:t xml:space="preserve">less </w:t>
      </w:r>
      <w:r w:rsidR="005E0184">
        <w:t xml:space="preserve">biosecurity </w:t>
      </w:r>
      <w:r w:rsidR="007B10F3">
        <w:t>outreach</w:t>
      </w:r>
      <w:r w:rsidR="006C6414">
        <w:t xml:space="preserve"> than commercial operations, </w:t>
      </w:r>
      <w:r w:rsidR="00F2427C">
        <w:t>even though</w:t>
      </w:r>
      <w:r w:rsidR="007B10F3">
        <w:t xml:space="preserve"> targeted education and risk mitigation practices </w:t>
      </w:r>
      <w:r w:rsidR="006C6414">
        <w:t xml:space="preserve">are shown to </w:t>
      </w:r>
      <w:r w:rsidR="004F319C">
        <w:t>significantly</w:t>
      </w:r>
      <w:r w:rsidR="007B10F3">
        <w:t xml:space="preserve"> reduce pathogen </w:t>
      </w:r>
      <w:r w:rsidR="00C353F5">
        <w:t xml:space="preserve">transmission </w:t>
      </w:r>
      <w:r w:rsidR="007B10F3">
        <w:t xml:space="preserve">and contact rates </w:t>
      </w:r>
      <w:r w:rsidR="001F4D4C">
        <w:fldChar w:fldCharType="begin"/>
      </w:r>
      <w:r w:rsidR="00B46695">
        <w:instrText xml:space="preserve"> ADDIN ZOTERO_ITEM CSL_CITATION {"citationID":"sAQmdVHr","properties":{"unsorted":false,"formattedCitation":"(Kyle &amp; Sutherland, 2018; Mar\\uc0\\u237{}n-Rojo et al., 2025)","plainCitation":"(Kyle &amp; Sutherland, 2018; Marín-Rojo et al., 2025)","noteIndex":0},"citationItems":[{"id":66,"uris":["http://zotero.org/users/21417521/items/XANAE7X4"],"itemData":{"id":66,"type":"article-journal","language":"en","source":"Zotero","title":"Understanding Backyard Poultry Keepers and their Attitudes to Biosecurity","author":[{"family":"Kyle","given":"Carol"},{"family":"Sutherland","given":"Lee-Ann"}],"issued":{"date-parts":[["2018"]]}}},{"id":75,"uris":["http://zotero.org/users/21417521/items/WK2CTE7F"],"itemData":{"id":75,"type":"article-journal","abstract":"Outdoor farming systems may favor the dilution effect of biodiversity on pathogen exposure and contribute to biodi</w:instrText>
      </w:r>
      <w:r w:rsidR="00B46695">
        <w:rPr>
          <w:rFonts w:ascii="Cambria Math" w:hAnsi="Cambria Math" w:cs="Cambria Math"/>
        </w:rPr>
        <w:instrText>‑</w:instrText>
      </w:r>
      <w:r w:rsidR="00B46695">
        <w:instrText>versity conservation through the preservation of valuable habitats. However, owing to the implicit closer interaction with wildlife, outdoor farms are also more at risk for disease maintenance at the wildlife–livestock interface. Disease control options in outdoor farming systems include the development and application of wildlife risk mitigation protocols (RMPs). However, while the nature of the proposed mitigation actions and the degree of farmer uptake have repeatedly been assessed, only limited information exists on their effectiveness. In this study, we revisited 14 farms of a pilot study to quantify the effect of applying RMPs on the detection rates of risk wildlife (assessed by means of camera traps [CTs]) and of selected pathogen markers (using sponges for environmental nucleic acid detec</w:instrText>
      </w:r>
      <w:r w:rsidR="00B46695">
        <w:rPr>
          <w:rFonts w:ascii="Cambria Math" w:hAnsi="Cambria Math" w:cs="Cambria Math"/>
        </w:rPr>
        <w:instrText>‑</w:instrText>
      </w:r>
      <w:r w:rsidR="00B46695">
        <w:instrText>tion [ENAD]). The application of farm</w:instrText>
      </w:r>
      <w:r w:rsidR="00B46695">
        <w:rPr>
          <w:rFonts w:ascii="Cambria Math" w:hAnsi="Cambria Math" w:cs="Cambria Math"/>
        </w:rPr>
        <w:instrText>‑</w:instrText>
      </w:r>
      <w:r w:rsidR="00B46695">
        <w:instrText>specific RMPs resulted in a 30% reduction in farm visits by high</w:instrText>
      </w:r>
      <w:r w:rsidR="00B46695">
        <w:rPr>
          <w:rFonts w:ascii="Cambria Math" w:hAnsi="Cambria Math" w:cs="Cambria Math"/>
        </w:rPr>
        <w:instrText>‑</w:instrText>
      </w:r>
      <w:r w:rsidR="00B46695">
        <w:instrText>risk wildlife and an 18% reduction in the frequency of pathogen marker detection. High</w:instrText>
      </w:r>
      <w:r w:rsidR="00B46695">
        <w:rPr>
          <w:rFonts w:ascii="Cambria Math" w:hAnsi="Cambria Math" w:cs="Cambria Math"/>
        </w:rPr>
        <w:instrText>‑</w:instrText>
      </w:r>
      <w:r w:rsidR="00B46695">
        <w:instrText xml:space="preserve">risk species detection declined on 11 farms and increased on 3, all of them small ruminant farms. Regarding pathogen markers, we observed frequency reductions for four markers and increases for two markers. These changes were statistically significant for the Salmonella spp. marker invA. At the farm level, the reduction in the detection frequency of wild boar (Sus scrofa) correlated with the reduction in the detection frequency of the invA marker. These noninvasive methods may be relevant for assessing other interventions at the wildlife–livestock interface, regardless of the farmed species, farming system, and target pathogen.","container-title":"Veterinary Research","DOI":"10.1186/s13567-025-01671-0","ISSN":"1297-9716","issue":"1","journalAbbreviation":"Vet Res","language":"en","page":"237","source":"DOI.org (Crossref)","title":"Wildlife risk mitigation protocols reduce risk species visits and pathogen marker detection in open-air farms","volume":"56","author":[{"family":"Marín-Rojo","given":"Ángela"},{"family":"Herrero-García","given":"Gloria"},{"family":"Herranz-Benito","given":"Carmen"},{"family":"Barroso","given":"Patricia"},{"family":"Relimpio","given":"David"},{"family":"García-Seco","given":"Teresa"},{"family":"Perelló","given":"Alberto"},{"family":"Díez-Guerrier","given":"Alberto"},{"family":"Pozo","given":"Pilar"},{"family":"Balseiro","given":"Ana"},{"family":"Domínguez","given":"Lucas"},{"family":"Pérez-Sancho","given":"Marta"},{"family":"Gortázar","given":"Christian"}],"issued":{"date-parts":[["2025",11,27]]}}}],"schema":"https://github.com/citation-style-language/schema/raw/master/csl-citation.json"} </w:instrText>
      </w:r>
      <w:r w:rsidR="001F4D4C">
        <w:fldChar w:fldCharType="separate"/>
      </w:r>
      <w:r w:rsidR="00B46695" w:rsidRPr="00B46695">
        <w:rPr>
          <w:rFonts w:ascii="Calibri" w:cs="Calibri"/>
          <w:kern w:val="0"/>
        </w:rPr>
        <w:t>(Kyle &amp; Sutherland, 2018; Marín-Rojo et al., 2025)</w:t>
      </w:r>
      <w:r w:rsidR="001F4D4C">
        <w:fldChar w:fldCharType="end"/>
      </w:r>
      <w:r w:rsidR="007B10F3">
        <w:t xml:space="preserve">. </w:t>
      </w:r>
      <w:r w:rsidR="00912EFB" w:rsidRPr="00912EFB">
        <w:t xml:space="preserve">How those who participate in bird feeding respond to these same risks remains poorly documented, and understanding these responses is critical for evaluating the trade-offs between </w:t>
      </w:r>
      <w:r>
        <w:t xml:space="preserve">the potential risks </w:t>
      </w:r>
      <w:r w:rsidR="00912EFB" w:rsidRPr="00912EFB">
        <w:t xml:space="preserve">and </w:t>
      </w:r>
      <w:r>
        <w:t>benefits</w:t>
      </w:r>
      <w:r w:rsidR="00912EFB" w:rsidRPr="00912EFB">
        <w:t xml:space="preserve"> that define these activities.</w:t>
      </w:r>
      <w:r w:rsidR="00912EFB">
        <w:t xml:space="preserve"> </w:t>
      </w:r>
    </w:p>
    <w:p w14:paraId="652F7EF2" w14:textId="28E0C450" w:rsidR="00AA1456" w:rsidRPr="005E0184" w:rsidRDefault="00BD1A15" w:rsidP="0046244E">
      <w:pPr>
        <w:rPr>
          <w:b/>
          <w:bCs/>
        </w:rPr>
      </w:pPr>
      <w:r>
        <w:t>T</w:t>
      </w:r>
      <w:r w:rsidR="00462E21">
        <w:t>he risk of disease spillover through</w:t>
      </w:r>
      <w:r w:rsidR="00850136" w:rsidRPr="00850136">
        <w:t xml:space="preserve"> bird feeding and backyard poultry keeping </w:t>
      </w:r>
      <w:r w:rsidR="00462E21">
        <w:t xml:space="preserve">is potentially balanced by the </w:t>
      </w:r>
      <w:r w:rsidR="00850136" w:rsidRPr="00850136">
        <w:t xml:space="preserve">benefits for the people who </w:t>
      </w:r>
      <w:r w:rsidR="00850136">
        <w:t>participate</w:t>
      </w:r>
      <w:r w:rsidR="00850136" w:rsidRPr="00850136">
        <w:t xml:space="preserve">. </w:t>
      </w:r>
      <w:r w:rsidR="00850136">
        <w:t>Current research</w:t>
      </w:r>
      <w:r w:rsidR="00850136" w:rsidRPr="00850136">
        <w:t xml:space="preserve"> has shown that interacting with birds and nature </w:t>
      </w:r>
      <w:r w:rsidR="00850136">
        <w:t xml:space="preserve">can strengthen </w:t>
      </w:r>
      <w:r w:rsidR="00850136" w:rsidRPr="00850136">
        <w:t>mental health</w:t>
      </w:r>
      <w:r w:rsidR="00462E21">
        <w:t xml:space="preserve"> through e</w:t>
      </w:r>
      <w:r w:rsidR="00850136">
        <w:t>ffects</w:t>
      </w:r>
      <w:r w:rsidR="00850136" w:rsidRPr="00850136">
        <w:t xml:space="preserve"> like reduced stress and anxiety, improved mood, cognitive restoration, and feelings of connection to the natural world </w:t>
      </w:r>
      <w:r w:rsidR="001F4D4C">
        <w:fldChar w:fldCharType="begin"/>
      </w:r>
      <w:r w:rsidR="00B46695">
        <w:instrText xml:space="preserve"> ADDIN ZOTERO_ITEM CSL_CITATION {"citationID":"DKdMDRfL","properties":{"unsorted":false,"formattedCitation":"(Cox &amp; Gaston, 2016; Pocock et al., 2023)","plainCitation":"(Cox &amp; Gaston, 2016; Pocock et al., 2023)","noteIndex":0},"citationItems":[{"id":44,"uris":["http://zotero.org/users/21417521/items/FLI5V3D5","http://zotero.org/users/21417521/items/K8WSY9V7"],"itemData":{"id":44,"type":"article-journal","abstract":"At a time of unprecedented biodiversity loss, researchers are increasingly recognizing the broad range of benefits provided to humankind by nature. However, as people live more urbanized lifestyles there is a progressive disengagement with the natural world that diminishes these benefits and discourages positive environmental behaviour. The provision of food for garden birds is an increasing global phenomenon, and provides a readily accessible way for people to counter this trend. Yet despite its popularity, quite why people feed birds remains poorly understood. We explore three loosely defined motivations behind bird feeding: that it provides psychological benefits, is due to a concern about bird welfare, and/ or is due to a more general orientation towards nature. We quantitatively surveyed households from urban towns in southern England to explore attitudes and actions towards garden bird feeding. Each household scored three Likert statements relating to each of the three motivations. We found that people who fed birds regularly felt more relaxed and connected to nature when they watched garden birds, and perceived that bird feeding is beneficial for bird welfare while investing time in minimising associated risks. Finally, feeding birds may be an expression of a wider orientation towards nature. Overall, we found that the feelings of being relaxed and connected to nature were the strongest drivers. As urban expansion continues both to threaten species conservation and to change peoples’ relationship with the natural world, feeding birds may provide an important tool for engaging people with nature to the benefit of both people and conservation.","container-title":"PLOS ONE","DOI":"10.1371/journal.pone.0158717","ISSN":"1932-6203","issue":"7","journalAbbreviation":"PLoS ONE","language":"en","page":"e0158717","source":"DOI.org (Crossref)","title":"Urban Bird Feeding: Connecting People with Nature","title-short":"Urban Bird Feeding","volume":"11","author":[{"family":"Cox","given":"Daniel T. C."},{"family":"Gaston","given":"Kevin J."}],"editor":[{"family":"Bonter","given":"David Neil"}],"issued":{"date-parts":[["2016",7,18]]}}},{"id":77,"uris":["http://zotero.org/users/21417521/items/HIEQC76U"],"itemData":{"id":77,"type":"article-journal","abstract":"Abstract\n            \n              \n                \n                  The current biodiversity crisis, extinction of experience of nature and rising concern about people's well‐being and mental health require us to understand the benefits of activities supporting people's engagement with nature.\n                \n                \n                  We ran a 1‐week randomised controlled experiment to test the impact of nature‐focussed activities on people's connectedness to nature and well‐being. This project, called ‘Nature Up Close and Personal: A Wellbeing Experiment’ recruited 500 people who completed the pre‐ and post‐participation surveys which included seven psychometric outcome measures.\n                \n                \n                  People were randomly assigned to one of six groups. Those in non‐control groups were asked to take part in one 10‐min activity five times over 8 days; this could be done in any place with nature near to them. The activities were as follows: two different citizen science activities, a nature‐noticing activity (asking people to note three good things in nature: 3GTiN) or a combination of citizen science and 3GTiN.\n                \n                \n                  Citizen science, 3GTiN and the combination of the two had significant positive effects on nature connectedness, happiness, sense of worthwhile life and satisfaction with life. 3GTiN (alone and in combination with citizen science) had significant positive effects on pro‐nature conservation behaviours.\n                \n                \n                  All activities engaged the pathways to nature connectedness. Compared to 3GTiN, people doing citizen science scored lower at engaging with nature through their senses, and feeling calm or joyful, but higher for feeling that they made a difference. The combined activity engaged the pathways to nature connectedness at least as strongly as the highest scoring of citizen science or 3GTiN individually. This shows the potential to intentionally design citizen science to enhance the pathways to nature connectedness.\n                \n                \n                  Nature‐based citizen science is more than just a way to gather environmental data: it benefits well‐being and nature connectedness of participants, and (when in combination with noticing nature activities) pro‐nature conservation behaviours. It adds to the range of activities already proven to enhanced human–nature interactions and nature connectedness. Public policy needs to develop a ‘one health’ approach to people's engagement with nature, supporting communities to both notice and monitor everyday biodiversity, recognising that human and nature's well‐being is interdependent.\n                \n              \n            \n            \n              Read the free\n              Plain Language Summary\n              for this article on the Journal blog.\n            \n          , \n            \n              Read the free\n              Plain Language Summary\n              for this article on the Journal blog.","container-title":"People and Nature","DOI":"10.1002/pan3.10432","ISSN":"2575-8314, 2575-8314","issue":"2","journalAbbreviation":"People and Nature","language":"en","page":"591-606","source":"DOI.org (Crossref)","title":"The benefits of citizen science and nature‐noticing activities for well‐being, nature connectedness and pro‐nature conservation behaviours","volume":"5","author":[{"family":"Pocock","given":"Michael J. O."},{"family":"Hamlin","given":"Iain"},{"family":"Christelow","given":"Jennifer"},{"family":"Passmore","given":"Holli‐Anne"},{"family":"Richardson","given":"Miles"}],"issued":{"date-parts":[["2023",4]]}}}],"schema":"https://github.com/citation-style-language/schema/raw/master/csl-citation.json"} </w:instrText>
      </w:r>
      <w:r w:rsidR="001F4D4C">
        <w:fldChar w:fldCharType="separate"/>
      </w:r>
      <w:r w:rsidR="001F4D4C">
        <w:rPr>
          <w:noProof/>
        </w:rPr>
        <w:t>(Cox &amp; Gaston, 2016; Pocock et al., 2023)</w:t>
      </w:r>
      <w:r w:rsidR="001F4D4C">
        <w:fldChar w:fldCharType="end"/>
      </w:r>
      <w:r w:rsidR="001F4D4C">
        <w:t xml:space="preserve">. </w:t>
      </w:r>
      <w:r w:rsidR="00850136" w:rsidRPr="00850136">
        <w:t xml:space="preserve">For many </w:t>
      </w:r>
      <w:r w:rsidR="00462E21" w:rsidRPr="00850136">
        <w:t>p</w:t>
      </w:r>
      <w:r w:rsidR="00462E21">
        <w:t>eople</w:t>
      </w:r>
      <w:r w:rsidR="00850136" w:rsidRPr="00850136">
        <w:t xml:space="preserve">, maintaining a bird feeder </w:t>
      </w:r>
      <w:r w:rsidR="00850136">
        <w:t xml:space="preserve">provides </w:t>
      </w:r>
      <w:r w:rsidR="00462E21">
        <w:t>the only</w:t>
      </w:r>
      <w:r w:rsidR="00850136" w:rsidRPr="00850136">
        <w:t xml:space="preserve"> daily form of accessible, low-cost </w:t>
      </w:r>
      <w:r w:rsidR="00850136">
        <w:t>interaction</w:t>
      </w:r>
      <w:r w:rsidR="00850136" w:rsidRPr="00850136">
        <w:t xml:space="preserve"> with wildlife. Studies have found that even brief</w:t>
      </w:r>
      <w:r w:rsidR="00850136">
        <w:t xml:space="preserve"> </w:t>
      </w:r>
      <w:r w:rsidR="00850136" w:rsidRPr="00850136">
        <w:t xml:space="preserve">exposure to birds in residential settings contributes positively to personal wellbeing, consistent with broader </w:t>
      </w:r>
      <w:r w:rsidR="00850136">
        <w:t>studies</w:t>
      </w:r>
      <w:r w:rsidR="00850136" w:rsidRPr="00850136">
        <w:t xml:space="preserve"> linking nature contact to psychological </w:t>
      </w:r>
      <w:r w:rsidR="00850136">
        <w:t>relief</w:t>
      </w:r>
      <w:r w:rsidR="00850136" w:rsidRPr="00850136">
        <w:t xml:space="preserve"> and stress recovery </w:t>
      </w:r>
      <w:r w:rsidR="001F4D4C">
        <w:fldChar w:fldCharType="begin"/>
      </w:r>
      <w:r w:rsidR="00B46695">
        <w:instrText xml:space="preserve"> ADDIN ZOTERO_ITEM CSL_CITATION {"citationID":"zmrk4Wl0","properties":{"unsorted":false,"formattedCitation":"(Dayer et al., 2019)","plainCitation":"(Dayer et al., 2019)","noteIndex":0},"citationItems":[{"id":48,"uris":["http://zotero.org/users/21417521/items/3L9WT6MT","http://zotero.org/users/21417521/items/JHXEK6LU"],"itemData":{"id":48,"type":"article-journal","abstract":"Abstract\n            \n              \n                \n                  Backyard bird feeding is one of the most common ways people engage with wildlife in many parts of the world. Given its scale, it can have profound consequences for the ecology of feeder birds and their behaviour. While previous work has primarily explored socio‐demographic factors associated with bird feeding, how observations of nature at backyard feeders (e.g. changes in feeder bird abundance, interaction with natural enemies and weather) influence people's propensity to feed birds remain largely unknown.\n                \n                \n                  We examined the association between peoples’ observations at their backyard feeders and their emotions and behaviours related to providing food to birds. We conducted an online survey of a subset of United States participants in Project FeederWatch, a large‐scale citizen science project.\n                \n                \n                  \n                    Overwhelmingly, respondents (\n                    n\n                     = 1,176) reported taking actions, such as managing predators or maintaining feeders, in response to observable natural factors (e.g. increased incidence of disease, the presence of predators, increased bird abundance). Additionally, respondents described a variety of emotional responses to the scenarios of depredation or disease at their feeders, some of which (particularly anger) had a small association with whether a respondent would take action in response. Respondents generally believed that their bird feeding benefits backyard birds (e.g. by improving overwinter survival and overall health), and indicated that natural factors (e.g. bird abundance, disease prevalence) and abiotic factors (i.e. cold temperature) had more of an influence on how much they feed birds than internal constraints such as time and money.\n                  \n                \n                \n                  These findings suggest that human behaviour with respect to bird feeding is coupled to observations of nature, which could lead to feedbacks between provisioning intensity and ecological dynamics. Overall, our results have important implications for bird conservation and for understanding the potential benefits that humans receive from provisioning birds.\n                \n              \n            \n            \n              A\n              plain language summary\n              is available for this article.\n            \n          , \n            \n              Plain Language Summary","container-title":"People and Nature","DOI":"10.1002/pan3.17","ISSN":"2575-8314, 2575-8314","issue":"2","journalAbbreviation":"People and Nature","language":"en","page":"138-151","source":"DOI.org (Crossref)","title":"Observations at backyard bird feeders influence the emotions and actions of people that feed birds","volume":"1","author":[{"family":"Dayer","given":"Ashley A."},{"family":"Rosenblatt","given":"Connor"},{"family":"Bonter","given":"David N."},{"family":"Faulkner","given":"Holly"},{"family":"Hall","given":"Richard J."},{"family":"Hochachka","given":"Wesley M."},{"family":"Phillips","given":"Tina B."},{"family":"Hawley","given":"Dana M."}],"issued":{"date-parts":[["2019",6]]}}}],"schema":"https://github.com/citation-style-language/schema/raw/master/csl-citation.json"} </w:instrText>
      </w:r>
      <w:r w:rsidR="001F4D4C">
        <w:fldChar w:fldCharType="separate"/>
      </w:r>
      <w:r w:rsidR="001F4D4C">
        <w:rPr>
          <w:noProof/>
        </w:rPr>
        <w:t>(Dayer et al., 2019)</w:t>
      </w:r>
      <w:r w:rsidR="001F4D4C">
        <w:fldChar w:fldCharType="end"/>
      </w:r>
      <w:r w:rsidR="009410EE" w:rsidRPr="00850136" w:rsidDel="00882AB9">
        <w:t>.</w:t>
      </w:r>
      <w:r w:rsidR="00850136" w:rsidRPr="00850136">
        <w:t xml:space="preserve"> Small-scale poultry keeping is similarly associated with feelings of self-sufficiency, fulfillment, and stewardship, particularly among urban and suburban residents seeking engagement with food </w:t>
      </w:r>
      <w:r w:rsidR="005F0DE3">
        <w:t>production</w:t>
      </w:r>
      <w:r w:rsidR="005F0DE3" w:rsidRPr="00850136">
        <w:t xml:space="preserve"> </w:t>
      </w:r>
      <w:r w:rsidR="00850136" w:rsidRPr="00850136">
        <w:t xml:space="preserve">and animal care </w:t>
      </w:r>
      <w:r w:rsidR="001F4D4C">
        <w:fldChar w:fldCharType="begin"/>
      </w:r>
      <w:r w:rsidR="00B46695">
        <w:instrText xml:space="preserve"> ADDIN ZOTERO_ITEM CSL_CITATION {"citationID":"N4DjUTeQ","properties":{"unsorted":false,"formattedCitation":"(Kyle &amp; Sutherland, 2018; Nicholson et al., 2020)","plainCitation":"(Kyle &amp; Sutherland, 2018; Nicholson et al., 2020)","noteIndex":0},"citationItems":[{"id":66,"uris":["http://zotero.org/users/21417521/items/XANAE7X4"],"itemData":{"id":66,"type":"article-journal","language":"en","source":"Zotero","title":"Understanding Backyard Poultry Keepers and their Attitudes to Biosecurity","author":[{"family":"Kyle","given":"Carol"},{"family":"Sutherland","given":"Lee-Ann"}],"issued":{"date-parts":[["2018"]]}}},{"id":67,"uris":["http://zotero.org/users/21417521/items/SUXIDVZJ"],"itemData":{"id":67,"type":"article-journal","abstract":"Owners of small backyard poultry and swine operations may be at higher risk of zoonotic diseases due to husbandry inexperience and/or a lack of knowledge. Backyard poultry and swine owners in southcentral Pennsylvania were surveyed regarding their knowledge and attitudes towards zoonotic disease prevention. One hundred and six backyard poultry and/or swine owners completed the survey (74 poultry, 15 swine, 17 both), which included questions on demographics, flock/herd characteristics, recognition of selected zoonotic diseases and clinical signs in animals, and biosecurity practices for visitors and owners. Most responded that they were aware of avian (92.2%) and swine (84.4%) influenza, and were less aware of other zoonotic diseases such as salmonellosis and brucellosis. The majority of backyard poultry and swine owners combined (62.9%) reported allowing visitors freely around their animals and did not require any special precautions. Backyard poultry and swine owners most commonly reported rarely (32.7%) or never (28.9%) wearing work gloves and never (57.1%) wearing nose/mouth coverings, such as a respirator mask, while handling animals or manure. The study findings indicated that veterinarians (61.5%) and the Internet (50.0%) are the main sources where small-scale farm producers seek animal disease information. Approximately one-third (34.9%) of the respondents reported receiving seasonal influenza vaccine. The findings of this study will be utilized to provide targeted veterinary and public health education for the prevention of zoonotic diseases in backyard farm animal settings in Pennsylvania.","container-title":"Zoonoses and Public Health","DOI":"10.1111/zph.12686","ISSN":"1863-1959, 1863-2378","issue":"3","journalAbbreviation":"Zoonoses and Public Health","language":"en","page":"280-290","source":"DOI.org (Crossref)","title":"Zoonotic disease awareness survey of backyard poultry and swine owners in southcentral Pennsylvania","volume":"67","author":[{"family":"Nicholson","given":"Chrislyn Wood"},{"family":"Campagnolo","given":"Enzo R."},{"family":"Boktor","given":"Sameh W."},{"family":"Butler","given":"Christina L."}],"issued":{"date-parts":[["2020",5]]}}}],"schema":"https://github.com/citation-style-language/schema/raw/master/csl-citation.json"} </w:instrText>
      </w:r>
      <w:r w:rsidR="001F4D4C">
        <w:fldChar w:fldCharType="separate"/>
      </w:r>
      <w:r w:rsidR="00B46695">
        <w:rPr>
          <w:noProof/>
        </w:rPr>
        <w:t>(Kyle &amp; Sutherland, 2018; Nicholson et al., 2020)</w:t>
      </w:r>
      <w:r w:rsidR="001F4D4C">
        <w:fldChar w:fldCharType="end"/>
      </w:r>
      <w:r w:rsidR="001F4D4C">
        <w:t xml:space="preserve">. </w:t>
      </w:r>
      <w:r w:rsidR="003C6DDD" w:rsidRPr="003C6DDD">
        <w:t xml:space="preserve">Households with children may additionally benefit from the educational value of these activities by incorporating an early interest in wildlife, ecology, and sustainable food production. </w:t>
      </w:r>
      <w:r w:rsidR="003C6DDD">
        <w:t>E</w:t>
      </w:r>
      <w:r w:rsidR="003C6DDD" w:rsidRPr="003C6DDD">
        <w:t xml:space="preserve">ngagement with backyard wildlife activities may also </w:t>
      </w:r>
      <w:r w:rsidR="003C6DDD">
        <w:t>go</w:t>
      </w:r>
      <w:r w:rsidR="003C6DDD" w:rsidRPr="003C6DDD">
        <w:t xml:space="preserve"> beyond personal </w:t>
      </w:r>
      <w:r w:rsidR="003C6DDD">
        <w:t>satisfaction</w:t>
      </w:r>
      <w:r w:rsidR="003C6DDD" w:rsidRPr="003C6DDD">
        <w:t xml:space="preserve"> to encourage broader conservation behaviors. Research has shown that people who feed and observe birds are more likely to engage in pro-conservation actions such as habitat stewardship, conservation donations, and advocacy for wildlife-friendly policies, suggesting that these activities may </w:t>
      </w:r>
      <w:r w:rsidR="003C6DDD">
        <w:t>provide a link</w:t>
      </w:r>
      <w:r w:rsidR="003C6DDD" w:rsidRPr="003C6DDD">
        <w:t xml:space="preserve"> to broader environmental </w:t>
      </w:r>
      <w:r w:rsidR="003C6DDD">
        <w:t>stewardship</w:t>
      </w:r>
      <w:r w:rsidR="003C6DDD" w:rsidRPr="003C6DDD">
        <w:t xml:space="preserve"> </w:t>
      </w:r>
      <w:r w:rsidR="001F4D4C">
        <w:fldChar w:fldCharType="begin"/>
      </w:r>
      <w:r w:rsidR="00B46695">
        <w:instrText xml:space="preserve"> ADDIN ZOTERO_ITEM CSL_CITATION {"citationID":"QLl6A2La","properties":{"unsorted":false,"formattedCitation":"(Barbett et al., 2020; Dayer et al., 2019; Pocock et al., 2023)","plainCitation":"(Barbett et al., 2020; Dayer et al., 2019; Pocock et al., 2023)","noteIndex":0},"citationItems":[{"id":81,"uris":["http://zotero.org/users/21417521/items/Y334XV3T"],"itemData":{"id":81,"type":"article-journal","abstract":"Scientists have classed the ongoing decline in biodiversity—caused by humans—as a mass extinction. To mitigate the consequences of this extinction, immediate action is of the utmost importance. However, eﬀective ways of promoting pro-nature conservation behaviours to preserve and enhance biodiversity require better understanding and measurement. Thus, a reliable and valid measurement tool is needed. While there are measurement tools for general pro-environmental behaviours, as of yet, no measure of behaviours that speciﬁcally promote biodiversity exists. Here, we present such a tool: the Pro-Nature Conservation Behaviour Scale (ProCoBS), a psychometrically validated questionnaire scale measuring active behaviours that speciﬁcally support the conservation of biodiversity. An item pool developed through consultation with wildlife and biodiversity experts was subjected to psychometric scale development analyses. Data from 300 participants were used to develop the 18-item ProCoBS long form, as well as an 8-item short form. A latent variable model with four factors (Individual Engagement, Social Engagement, Planting, and Wildlife) was identiﬁed. In a second study, a subset of 250 of the original participants answered the questionnaire again, in addition to related psychological constructs. The data were used to assess test–retest reliability and construct validity. Results showed that the scale and its short form were reliable (full scale: α = 0.893, short form: α = 0.825) and valid. In a third study, a representative sample of 1298 adults in the UK completed the short form. Conﬁrmatory Factor Analysis demonstrated a good ﬁt for all factors, indicating that the ProCoBS is a psychometrically robust measure. The ProCoBS provides the deﬁnitive, much needed tool for measuring conservation behaviours. This will enhance research and impact practical work in the conservation domain for a sustainable future. A cross-cultural examination of the scale is still needed.","container-title":"Sustainability","DOI":"10.3390/su12124885","ISSN":"2071-1050","issue":"12","journalAbbreviation":"Sustainability","language":"en","page":"4885","source":"DOI.org (Crossref)","title":"Measuring Actions for Nature—Development and Validation of a Pro-Nature Conservation Behaviour Scale","volume":"12","author":[{"family":"Barbett","given":"Lea"},{"family":"Stupple","given":"Edward"},{"family":"Sweet","given":"Michael"},{"family":"Schofield","given":"Malcolm"},{"family":"Richardson","given":"Miles"}],"issued":{"date-parts":[["2020",6,15]]}}},{"id":48,"uris":["http://zotero.org/users/21417521/items/3L9WT6MT","http://zotero.org/users/21417521/items/JHXEK6LU"],"itemData":{"id":48,"type":"article-journal","abstract":"Abstract\n            \n              \n                \n                  Backyard bird feeding is one of the most common ways people engage with wildlife in many parts of the world. Given its scale, it can have profound consequences for the ecology of feeder birds and their behaviour. While previous work has primarily explored socio‐demographic factors associated with bird feeding, how observations of nature at backyard feeders (e.g. changes in feeder bird abundance, interaction with natural enemies and weather) influence people's propensity to feed birds remain largely unknown.\n                \n                \n                  We examined the association between peoples’ observations at their backyard feeders and their emotions and behaviours related to providing food to birds. We conducted an online survey of a subset of United States participants in Project FeederWatch, a large‐scale citizen science project.\n                \n                \n                  \n                    Overwhelmingly, respondents (\n                    n\n                     = 1,176) reported taking actions, such as managing predators or maintaining feeders, in response to observable natural factors (e.g. increased incidence of disease, the presence of predators, increased bird abundance). Additionally, respondents described a variety of emotional responses to the scenarios of depredation or disease at their feeders, some of which (particularly anger) had a small association with whether a respondent would take action in response. Respondents generally believed that their bird feeding benefits backyard birds (e.g. by improving overwinter survival and overall health), and indicated that natural factors (e.g. bird abundance, disease prevalence) and abiotic factors (i.e. cold temperature) had more of an influence on how much they feed birds than internal constraints such as time and money.\n                  \n                \n                \n                  These findings suggest that human behaviour with respect to bird feeding is coupled to observations of nature, which could lead to feedbacks between provisioning intensity and ecological dynamics. Overall, our results have important implications for bird conservation and for understanding the potential benefits that humans receive from provisioning birds.\n                \n              \n            \n            \n              A\n              plain language summary\n              is available for this article.\n            \n          , \n            \n              Plain Language Summary","container-title":"People and Nature","DOI":"10.1002/pan3.17","ISSN":"2575-8314, 2575-8314","issue":"2","journalAbbreviation":"People and Nature","language":"en","page":"138-151","source":"DOI.org (Crossref)","title":"Observations at backyard bird feeders influence the emotions and actions of people that feed birds","volume":"1","author":[{"family":"Dayer","given":"Ashley A."},{"family":"Rosenblatt","given":"Connor"},{"family":"Bonter","given":"David N."},{"family":"Faulkner","given":"Holly"},{"family":"Hall","given":"Richard J."},{"family":"Hochachka","given":"Wesley M."},{"family":"Phillips","given":"Tina B."},{"family":"Hawley","given":"Dana M."}],"issued":{"date-parts":[["2019",6]]}}},{"id":77,"uris":["http://zotero.org/users/21417521/items/HIEQC76U"],"itemData":{"id":77,"type":"article-journal","abstract":"Abstract\n            \n              \n                \n                  The current biodiversity crisis, extinction of experience of nature and rising concern about people's well‐being and mental health require us to understand the benefits of activities supporting people's engagement with nature.\n                \n                \n                  We ran a 1‐week randomised controlled experiment to test the impact of nature‐focussed activities on people's connectedness to nature and well‐being. This project, called ‘Nature Up Close and Personal: A Wellbeing Experiment’ recruited 500 people who completed the pre‐ and post‐participation surveys which included seven psychometric outcome measures.\n                \n                \n                  People were randomly assigned to one of six groups. Those in non‐control groups were asked to take part in one 10‐min activity five times over 8 days; this could be done in any place with nature near to them. The activities were as follows: two different citizen science activities, a nature‐noticing activity (asking people to note three good things in nature: 3GTiN) or a combination of citizen science and 3GTiN.\n                \n                \n                  Citizen science, 3GTiN and the combination of the two had significant positive effects on nature connectedness, happiness, sense of worthwhile life and satisfaction with life. 3GTiN (alone and in combination with citizen science) had significant positive effects on pro‐nature conservation behaviours.\n                \n                \n                  All activities engaged the pathways to nature connectedness. Compared to 3GTiN, people doing citizen science scored lower at engaging with nature through their senses, and feeling calm or joyful, but higher for feeling that they made a difference. The combined activity engaged the pathways to nature connectedness at least as strongly as the highest scoring of citizen science or 3GTiN individually. This shows the potential to intentionally design citizen science to enhance the pathways to nature connectedness.\n                \n                \n                  Nature‐based citizen science is more than just a way to gather environmental data: it benefits well‐being and nature connectedness of participants, and (when in combination with noticing nature activities) pro‐nature conservation behaviours. It adds to the range of activities already proven to enhanced human–nature interactions and nature connectedness. Public policy needs to develop a ‘one health’ approach to people's engagement with nature, supporting communities to both notice and monitor everyday biodiversity, recognising that human and nature's well‐being is interdependent.\n                \n              \n            \n            \n              Read the free\n              Plain Language Summary\n              for this article on the Journal blog.\n            \n          , \n            \n              Read the free\n              Plain Language Summary\n              for this article on the Journal blog.","container-title":"People and Nature","DOI":"10.1002/pan3.10432","ISSN":"2575-8314, 2575-8314","issue":"2","journalAbbreviation":"People and Nature","language":"en","page":"591-606","source":"DOI.org (Crossref)","title":"The benefits of citizen science and nature‐noticing activities for well‐being, nature connectedness and pro‐nature conservation behaviours","volume":"5","author":[{"family":"Pocock","given":"Michael J. O."},{"family":"Hamlin","given":"Iain"},{"family":"Christelow","given":"Jennifer"},{"family":"Passmore","given":"Holli‐Anne"},{"family":"Richardson","given":"Miles"}],"issued":{"date-parts":[["2023",4]]}}}],"schema":"https://github.com/citation-style-language/schema/raw/master/csl-citation.json"} </w:instrText>
      </w:r>
      <w:r w:rsidR="001F4D4C">
        <w:fldChar w:fldCharType="separate"/>
      </w:r>
      <w:r w:rsidR="001F4D4C">
        <w:rPr>
          <w:noProof/>
        </w:rPr>
        <w:t>(Barbett et al., 2020; Dayer et al., 2019; Pocock et al., 2023)</w:t>
      </w:r>
      <w:r w:rsidR="001F4D4C">
        <w:fldChar w:fldCharType="end"/>
      </w:r>
      <w:r w:rsidR="003C6DDD" w:rsidRPr="003C6DDD">
        <w:t xml:space="preserve">. Understanding the conservation attitudes of </w:t>
      </w:r>
      <w:r>
        <w:t xml:space="preserve">participants in these </w:t>
      </w:r>
      <w:r w:rsidR="003C6DDD" w:rsidRPr="003C6DDD">
        <w:t xml:space="preserve">backyard </w:t>
      </w:r>
      <w:r>
        <w:t>activities</w:t>
      </w:r>
      <w:r w:rsidR="003C6DDD" w:rsidRPr="003C6DDD">
        <w:t xml:space="preserve"> </w:t>
      </w:r>
      <w:r>
        <w:t>will</w:t>
      </w:r>
      <w:r w:rsidR="003C6DDD">
        <w:t xml:space="preserve"> be</w:t>
      </w:r>
      <w:r w:rsidR="003C6DDD" w:rsidRPr="003C6DDD">
        <w:t xml:space="preserve"> valuable for </w:t>
      </w:r>
      <w:r w:rsidR="003C6DDD">
        <w:t>finding</w:t>
      </w:r>
      <w:r w:rsidR="003C6DDD" w:rsidRPr="003C6DDD">
        <w:t xml:space="preserve"> opportunities to promote evidence-based</w:t>
      </w:r>
      <w:r w:rsidR="00127B8C">
        <w:t xml:space="preserve"> biosecurit</w:t>
      </w:r>
      <w:r w:rsidR="00EE7E68">
        <w:t>y</w:t>
      </w:r>
      <w:r w:rsidR="00DC04DF">
        <w:t xml:space="preserve"> guidelines to the</w:t>
      </w:r>
      <w:r w:rsidR="003C6DDD" w:rsidRPr="003C6DDD">
        <w:t xml:space="preserve"> public. The psychological and conservation benefits of backyard wildlife activities </w:t>
      </w:r>
      <w:r w:rsidR="00DC04DF">
        <w:t>are important factors</w:t>
      </w:r>
      <w:r w:rsidR="003C6DDD" w:rsidRPr="003C6DDD">
        <w:t xml:space="preserve"> that must be </w:t>
      </w:r>
      <w:r w:rsidR="00DC04DF">
        <w:t>weighed</w:t>
      </w:r>
      <w:r w:rsidR="003C6DDD" w:rsidRPr="003C6DDD">
        <w:t xml:space="preserve"> </w:t>
      </w:r>
      <w:r w:rsidR="00DC04DF">
        <w:t>parallel to</w:t>
      </w:r>
      <w:r w:rsidR="003C6DDD" w:rsidRPr="003C6DDD">
        <w:t xml:space="preserve"> any </w:t>
      </w:r>
      <w:r w:rsidR="00DC04DF">
        <w:t>relevant</w:t>
      </w:r>
      <w:r w:rsidR="003C6DDD" w:rsidRPr="003C6DDD">
        <w:t xml:space="preserve"> risks to health, wildlife, and environment</w:t>
      </w:r>
      <w:r w:rsidR="00DC04DF">
        <w:t xml:space="preserve"> when discussing </w:t>
      </w:r>
      <w:r w:rsidR="0011092A">
        <w:t>activities</w:t>
      </w:r>
      <w:r w:rsidR="00DC04DF">
        <w:t xml:space="preserve"> such as bird feeding and </w:t>
      </w:r>
      <w:r w:rsidR="005F0DE3">
        <w:t>backyard</w:t>
      </w:r>
      <w:r w:rsidR="00DC04DF">
        <w:t xml:space="preserve"> poultry</w:t>
      </w:r>
      <w:r w:rsidR="00F2427C">
        <w:t xml:space="preserve"> keeping</w:t>
      </w:r>
      <w:r w:rsidR="00DC04DF">
        <w:t xml:space="preserve">. </w:t>
      </w:r>
    </w:p>
    <w:p w14:paraId="2D1EC1FB" w14:textId="66EB6553" w:rsidR="004E771F" w:rsidRPr="00943F3C" w:rsidRDefault="00943F3C" w:rsidP="007052BF">
      <w:r>
        <w:t xml:space="preserve">Because these activities are voluntary and usually managed by a single person or single household, </w:t>
      </w:r>
      <w:r w:rsidR="00AE3992">
        <w:t>zoonotic disease risk for wild birds, domestic poultry and people</w:t>
      </w:r>
      <w:r>
        <w:t xml:space="preserve"> depends on the decisions</w:t>
      </w:r>
      <w:r w:rsidR="00DC4B1E">
        <w:t xml:space="preserve">, </w:t>
      </w:r>
      <w:r>
        <w:t xml:space="preserve">actions </w:t>
      </w:r>
      <w:r w:rsidR="00DC4B1E">
        <w:t xml:space="preserve">and attitudes </w:t>
      </w:r>
      <w:r>
        <w:t xml:space="preserve">of the homeowners. </w:t>
      </w:r>
      <w:r w:rsidR="00EE7E68">
        <w:t>These factors include</w:t>
      </w:r>
      <w:r w:rsidR="00BD6271">
        <w:t xml:space="preserve"> </w:t>
      </w:r>
      <w:r w:rsidR="00BD6271" w:rsidRPr="00BD6271">
        <w:t>whether to provide</w:t>
      </w:r>
      <w:r w:rsidR="00BD6271">
        <w:t xml:space="preserve"> supplemental</w:t>
      </w:r>
      <w:r w:rsidR="00BD6271" w:rsidRPr="00BD6271">
        <w:t xml:space="preserve"> food, how many feeders to maintain, how often to clean them, whether </w:t>
      </w:r>
      <w:r w:rsidR="00AE3992">
        <w:t xml:space="preserve">poultry </w:t>
      </w:r>
      <w:r w:rsidR="00BD6271" w:rsidRPr="00BD6271">
        <w:t xml:space="preserve">flocks are allowed to range freely, and what </w:t>
      </w:r>
      <w:r w:rsidR="00AE3992">
        <w:t>biosecurity</w:t>
      </w:r>
      <w:r w:rsidR="00AE3992" w:rsidRPr="00BD6271">
        <w:t xml:space="preserve"> </w:t>
      </w:r>
      <w:r w:rsidR="00BD6271" w:rsidRPr="00BD6271">
        <w:t xml:space="preserve">practices are </w:t>
      </w:r>
      <w:r w:rsidR="00BD6271">
        <w:t xml:space="preserve">utilized after </w:t>
      </w:r>
      <w:r w:rsidR="00BD6271" w:rsidRPr="00BD6271">
        <w:t>contact</w:t>
      </w:r>
      <w:r w:rsidR="00BD6271">
        <w:t xml:space="preserve"> with feeders and/or flocks</w:t>
      </w:r>
      <w:r w:rsidR="00BD6271" w:rsidRPr="00BD6271">
        <w:t>.</w:t>
      </w:r>
      <w:r w:rsidR="00BD6271">
        <w:t xml:space="preserve"> Targeted outreach and preventative measures can significantly reduce </w:t>
      </w:r>
      <w:r w:rsidR="00BD6271">
        <w:lastRenderedPageBreak/>
        <w:t>uninformed decision making</w:t>
      </w:r>
      <w:r w:rsidR="005F0DE3">
        <w:t xml:space="preserve"> that might otherwise </w:t>
      </w:r>
      <w:r w:rsidR="00AE3992">
        <w:t xml:space="preserve">lead to disease spillover </w:t>
      </w:r>
      <w:r w:rsidR="005F0DE3">
        <w:t>or transmission. H</w:t>
      </w:r>
      <w:r w:rsidR="00207E3C">
        <w:t xml:space="preserve">uman </w:t>
      </w:r>
      <w:r w:rsidR="00BD6271">
        <w:t xml:space="preserve">behaviors that impact disease ecology in wild birds are modifiable, but require understanding, outreach and </w:t>
      </w:r>
      <w:r w:rsidR="005F0DE3">
        <w:t>planning</w:t>
      </w:r>
      <w:r w:rsidR="00BD6271">
        <w:t xml:space="preserve">. </w:t>
      </w:r>
      <w:r w:rsidR="00BD6271" w:rsidRPr="00BD6271">
        <w:t>The Theory of Planned Behavior</w:t>
      </w:r>
      <w:r w:rsidR="00060825">
        <w:t xml:space="preserve"> (Figure 1)</w:t>
      </w:r>
      <w:r w:rsidR="00BD6271" w:rsidRPr="00BD6271">
        <w:t xml:space="preserve"> provides a framework for this, </w:t>
      </w:r>
      <w:r w:rsidR="00BD6271">
        <w:t>stating</w:t>
      </w:r>
      <w:r w:rsidR="00BD6271" w:rsidRPr="00BD6271">
        <w:t xml:space="preserve"> that attitudes, subjective norms, and perceived behavio</w:t>
      </w:r>
      <w:r w:rsidR="00BD6271">
        <w:t xml:space="preserve">rs </w:t>
      </w:r>
      <w:r w:rsidR="00BD6271" w:rsidRPr="00BD6271">
        <w:t xml:space="preserve">shape intention, which predicts behavior </w:t>
      </w:r>
      <w:r w:rsidR="006C6414">
        <w:fldChar w:fldCharType="begin"/>
      </w:r>
      <w:r w:rsidR="006C6414">
        <w:instrText xml:space="preserve"> ADDIN ZOTERO_ITEM CSL_CITATION {"citationID":"0EgTNrLz","properties":{"unsorted":false,"formattedCitation":"(Ajzen, 1991)","plainCitation":"(Ajzen, 1991)","noteIndex":0},"citationItems":[{"id":178,"uris":["http://zotero.org/users/21417521/items/88Y4ULTY"],"itemData":{"id":178,"type":"article-journal","container-title":"Organizational Behavior and Human Decision Processes","DOI":"10.1016/0749-5978(91)90020-T","ISSN":"07495978","issue":"2","journalAbbreviation":"Organizational Behavior and Human Decision Processes","language":"en","license":"https://www.elsevier.com/tdm/userlicense/1.0/","page":"179-211","source":"DOI.org (Crossref)","title":"The theory of planned behavior","volume":"50","author":[{"family":"Ajzen","given":"Icek"}],"issued":{"date-parts":[["1991",12]]}}}],"schema":"https://github.com/citation-style-language/schema/raw/master/csl-citation.json"} </w:instrText>
      </w:r>
      <w:r w:rsidR="006C6414">
        <w:fldChar w:fldCharType="separate"/>
      </w:r>
      <w:r w:rsidR="006C6414">
        <w:rPr>
          <w:noProof/>
        </w:rPr>
        <w:t>(Ajzen, 1991)</w:t>
      </w:r>
      <w:r w:rsidR="006C6414">
        <w:fldChar w:fldCharType="end"/>
      </w:r>
      <w:r w:rsidR="005F0DE3">
        <w:t xml:space="preserve">. </w:t>
      </w:r>
      <w:r w:rsidR="00E91E8B">
        <w:t>Framing decision</w:t>
      </w:r>
      <w:r w:rsidR="005F0DE3">
        <w:t>-making</w:t>
      </w:r>
      <w:r w:rsidR="00E91E8B">
        <w:t xml:space="preserve"> this way keeps from discouraging participation. Instead, the goal is to identify which behaviors are influential for disease risk and how open to change they may be </w:t>
      </w:r>
      <w:r w:rsidR="00E91E8B">
        <w:fldChar w:fldCharType="begin"/>
      </w:r>
      <w:r w:rsidR="00E91E8B">
        <w:instrText xml:space="preserve"> ADDIN ZOTERO_ITEM CSL_CITATION {"citationID":"CWjHTUvK","properties":{"unsorted":false,"formattedCitation":"(Selinske et al., 2020)","plainCitation":"(Selinske et al., 2020)","noteIndex":0},"citationItems":[{"id":129,"uris":["http://zotero.org/users/21417521/items/2ZMWBB7Y"],"itemData":{"id":129,"type":"article-journal","abstract":"The conservation profession is increasingly seeking effective ways to reduce societal impact on biodiversity, including through targeted behavior change interventions. Multiple conservation behavior change programs exist, but there is also great uncertainty regarding which behaviors are most strategic to target. Behavioral prioritization is a tool that has been used effectively to support behavior change decision-making in other environmental disciplines and more recently for a small sub-set of biodiversity behavior change challenges. Here, we use behavioral prioritization to identify individual behaviors that could be modified to achieve biodiversity benefits in the state of Victoria, Australia. We use an adapted nominal group technique method to identify potential biodiversity behaviors and, for each behavior, estimate the corresponding plasticity (or capacity for change) and positive impact on biodiversity outcomes. We elicited 27 behaviors that individuals could undertake to benefit or reduce their negative impact on biodiversity. This list was then used to prioritize 10 behaviors as determined by their likely effect(s) on biodiversity, plasticity, and current prevalence in Victoria. We take a first step in outlining a list of behaviors that can direct Victorian decision-makers toward increasing positive and reducing negative impacts of society on biodiversity, guide motivated individuals to reduce their own biodiversity footprint, and more broadly, develop a behavior change research agenda for behaviors most likely to benefit biodiversity.","container-title":"Conservation Science and Practice","DOI":"10.1111/csp2.249","ISSN":"2578-4854, 2578-4854","issue":"9","journalAbbreviation":"Conservat Sci and Prac","language":"en","page":"e249","source":"DOI.org (Crossref)","title":"Identifying and prioritizing human behaviors that benefit biodiversity","volume":"2","author":[{"family":"Selinske","given":"Matthew J."},{"family":"Garrard","given":"Georgia E."},{"family":"Gregg","given":"Emily A."},{"family":"Kusmanoff","given":"Alexander M."},{"family":"Kidd","given":"Lindall R."},{"family":"Cullen","given":"Meghan T."},{"family":"Cooper","given":"Michelle"},{"family":"Geary","given":"William L."},{"family":"Hatty","given":"Melissa A."},{"family":"Hames","given":"Fern"},{"family":"Kneebone","given":"Sarah"},{"family":"McLeod","given":"Emily M."},{"family":"Ritchie","given":"Euan G."},{"family":"Squires","given":"Zoe E."},{"family":"Thomas","given":"Janelle"},{"family":"Willcock","given":"Madelaine A. W."},{"family":"Blair","given":"Sera"},{"family":"Bekessy","given":"Sarah A."}],"issued":{"date-parts":[["2020",9]]}}}],"schema":"https://github.com/citation-style-language/schema/raw/master/csl-citation.json"} </w:instrText>
      </w:r>
      <w:r w:rsidR="00E91E8B">
        <w:fldChar w:fldCharType="separate"/>
      </w:r>
      <w:r w:rsidR="00E91E8B">
        <w:rPr>
          <w:noProof/>
        </w:rPr>
        <w:t>(Selinske et al., 2020)</w:t>
      </w:r>
      <w:r w:rsidR="00E91E8B">
        <w:fldChar w:fldCharType="end"/>
      </w:r>
      <w:r w:rsidR="00E91E8B">
        <w:t>. This way, the wellbeing and conservation benefits of these activities stay constant, while risk to wild birds, domestic animals, and people is reduced.</w:t>
      </w:r>
    </w:p>
    <w:p w14:paraId="268D5CBA" w14:textId="31904A1F" w:rsidR="001F4D4C" w:rsidRPr="0046244E" w:rsidRDefault="001F4D4C" w:rsidP="0046244E">
      <w:pPr>
        <w:pStyle w:val="Caption"/>
        <w:keepNext/>
        <w:rPr>
          <w:b/>
          <w:bCs/>
        </w:rPr>
      </w:pPr>
      <w:r w:rsidRPr="0046244E">
        <w:rPr>
          <w:b/>
          <w:bCs/>
        </w:rPr>
        <w:t xml:space="preserve">Figure </w:t>
      </w:r>
      <w:r w:rsidRPr="0046244E">
        <w:rPr>
          <w:b/>
          <w:bCs/>
        </w:rPr>
        <w:fldChar w:fldCharType="begin"/>
      </w:r>
      <w:r w:rsidRPr="0046244E">
        <w:rPr>
          <w:b/>
          <w:bCs/>
        </w:rPr>
        <w:instrText xml:space="preserve"> SEQ Figure \* ARABIC </w:instrText>
      </w:r>
      <w:r w:rsidRPr="0046244E">
        <w:rPr>
          <w:b/>
          <w:bCs/>
        </w:rPr>
        <w:fldChar w:fldCharType="separate"/>
      </w:r>
      <w:r w:rsidRPr="0046244E">
        <w:rPr>
          <w:b/>
          <w:bCs/>
          <w:noProof/>
        </w:rPr>
        <w:t>1</w:t>
      </w:r>
      <w:r w:rsidRPr="0046244E">
        <w:rPr>
          <w:b/>
          <w:bCs/>
        </w:rPr>
        <w:fldChar w:fldCharType="end"/>
      </w:r>
      <w:r w:rsidRPr="0046244E">
        <w:rPr>
          <w:b/>
          <w:bCs/>
        </w:rPr>
        <w:t xml:space="preserve">. </w:t>
      </w:r>
      <w:r>
        <w:rPr>
          <w:b/>
          <w:bCs/>
        </w:rPr>
        <w:br/>
      </w:r>
      <w:r w:rsidRPr="0046244E">
        <w:t xml:space="preserve">Conceptual model for Thesis Chapter 3, adapting the Theory of Planned Behavior (Ajzen 1991) to backyard biosecurity and conservation behavior. </w:t>
      </w:r>
    </w:p>
    <w:p w14:paraId="64C27F11" w14:textId="77777777" w:rsidR="004E771F" w:rsidRDefault="004E771F" w:rsidP="007052BF">
      <w:r>
        <w:rPr>
          <w:noProof/>
        </w:rPr>
        <w:drawing>
          <wp:inline distT="0" distB="0" distL="0" distR="0" wp14:anchorId="79518536" wp14:editId="1E8A88BF">
            <wp:extent cx="4349363" cy="2716530"/>
            <wp:effectExtent l="0" t="0" r="0" b="1270"/>
            <wp:docPr id="1362198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8757" name="Picture 13621987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4713" cy="2732363"/>
                    </a:xfrm>
                    <a:prstGeom prst="rect">
                      <a:avLst/>
                    </a:prstGeom>
                  </pic:spPr>
                </pic:pic>
              </a:graphicData>
            </a:graphic>
          </wp:inline>
        </w:drawing>
      </w:r>
      <w:r w:rsidRPr="004E771F">
        <w:t xml:space="preserve"> </w:t>
      </w:r>
    </w:p>
    <w:p w14:paraId="06B2F230" w14:textId="5C02D7A8" w:rsidR="001537EC" w:rsidRDefault="001F4D4C" w:rsidP="007052BF">
      <w:pPr>
        <w:rPr>
          <w:b/>
          <w:bCs/>
        </w:rPr>
      </w:pPr>
      <w:r w:rsidRPr="0046244E">
        <w:rPr>
          <w:i/>
          <w:iCs/>
          <w:sz w:val="20"/>
          <w:szCs w:val="20"/>
        </w:rPr>
        <w:t xml:space="preserve">Note: </w:t>
      </w:r>
      <w:r w:rsidR="004E771F" w:rsidRPr="0046244E">
        <w:rPr>
          <w:i/>
          <w:iCs/>
          <w:sz w:val="20"/>
          <w:szCs w:val="20"/>
        </w:rPr>
        <w:t xml:space="preserve">Attitudes, subjective norms, and perceived behavioral control shape behavioral intention, which predicts </w:t>
      </w:r>
      <w:r w:rsidR="00207E3C" w:rsidRPr="0046244E">
        <w:rPr>
          <w:i/>
          <w:iCs/>
          <w:sz w:val="20"/>
          <w:szCs w:val="20"/>
        </w:rPr>
        <w:t xml:space="preserve">actual </w:t>
      </w:r>
      <w:r w:rsidR="004E771F" w:rsidRPr="0046244E">
        <w:rPr>
          <w:i/>
          <w:iCs/>
          <w:sz w:val="20"/>
          <w:szCs w:val="20"/>
        </w:rPr>
        <w:t>behavior; perceived control also links directly to behavior. Disease knowledge acts through the three predictors rather than on behavior directly. Place attachment is included as a</w:t>
      </w:r>
      <w:r w:rsidR="00F71850">
        <w:rPr>
          <w:i/>
          <w:iCs/>
          <w:sz w:val="20"/>
          <w:szCs w:val="20"/>
        </w:rPr>
        <w:t xml:space="preserve"> moderator</w:t>
      </w:r>
      <w:r w:rsidR="00F71850" w:rsidRPr="0046244E">
        <w:rPr>
          <w:i/>
          <w:iCs/>
          <w:sz w:val="20"/>
          <w:szCs w:val="20"/>
        </w:rPr>
        <w:t xml:space="preserve"> </w:t>
      </w:r>
      <w:r w:rsidR="004E771F" w:rsidRPr="0046244E">
        <w:rPr>
          <w:i/>
          <w:iCs/>
          <w:sz w:val="20"/>
          <w:szCs w:val="20"/>
        </w:rPr>
        <w:t>specific to this study</w:t>
      </w:r>
      <w:r w:rsidR="00207E3C" w:rsidRPr="0046244E">
        <w:rPr>
          <w:i/>
          <w:iCs/>
          <w:sz w:val="20"/>
          <w:szCs w:val="20"/>
        </w:rPr>
        <w:t xml:space="preserve"> becau</w:t>
      </w:r>
      <w:r w:rsidR="00F71850">
        <w:rPr>
          <w:i/>
          <w:iCs/>
          <w:sz w:val="20"/>
          <w:szCs w:val="20"/>
        </w:rPr>
        <w:t xml:space="preserve">se of the impact it may have on a participant’s intentions/behaviors on their property </w:t>
      </w:r>
      <w:r w:rsidR="00F71850">
        <w:rPr>
          <w:i/>
          <w:iCs/>
          <w:sz w:val="20"/>
          <w:szCs w:val="20"/>
        </w:rPr>
        <w:fldChar w:fldCharType="begin"/>
      </w:r>
      <w:r w:rsidR="00F71850">
        <w:rPr>
          <w:i/>
          <w:iCs/>
          <w:sz w:val="20"/>
          <w:szCs w:val="20"/>
        </w:rPr>
        <w:instrText xml:space="preserve"> ADDIN ZOTERO_ITEM CSL_CITATION {"citationID":"eVkbCVQn","properties":{"unsorted":false,"formattedCitation":"(Gosling &amp; Williams, 2010)","plainCitation":"(Gosling &amp; Williams, 2010)","noteIndex":0},"citationItems":[{"id":156,"uris":["http://zotero.org/users/21417521/items/AT4UFWX4"],"itemData":{"id":156,"type":"article-journal","abstract":"The aim of this study was to explore the relationship between pro-environmental behaviour and two forms of emotional association: attachment to place and connectedness to nature. This relationship is explored in the context of farmers’ management of native vegetation on their properties. A postal survey was conducted to measure the extent to which farmers felt connected to nature and to their property. The survey also measured vegetation management behaviours and associated valued outcomes. A total of 141 farmers in northwest Victoria, Australia, completed the survey. Results showed that vegetation protection behaviours increased with connectedness to nature (CNS), although CNS accounted for only a modest amount of the variation in behaviour. Place attachment was not related to management behaviours. Further analysis suggested that the relationship between CNS and management behaviour was mediated by importance given to environmental beneﬁts of vegetation management. The ﬁndings lend weight to studies showing a relationship between CNS and more simple conservation behaviours (e.g. recycling). The ﬁndings are also consistent with frameworks suggesting that emotional association with nature leads to an expanded sense of self and greater valuing of non-human species, and so to proenvironment behaviour. This demonstrates the importance of using a range of instrumental and more affective strategies to promote conservation behaviours.","container-title":"Journal of Environmental Psychology","DOI":"10.1016/j.jenvp.2010.01.005","ISSN":"02724944","issue":"3","journalAbbreviation":"Journal of Environmental Psychology","language":"en","page":"298-304","source":"DOI.org (Crossref)","title":"Connectedness to nature, place attachment and conservation behaviour: Testing connectedness theory among farmers","title-short":"Connectedness to nature, place attachment and conservation behaviour","volume":"30","author":[{"family":"Gosling","given":"Elizabeth"},{"family":"Williams","given":"Kathryn J.H."}],"issued":{"date-parts":[["2010",9]]}}}],"schema":"https://github.com/citation-style-language/schema/raw/master/csl-citation.json"} </w:instrText>
      </w:r>
      <w:r w:rsidR="00F71850">
        <w:rPr>
          <w:i/>
          <w:iCs/>
          <w:sz w:val="20"/>
          <w:szCs w:val="20"/>
        </w:rPr>
        <w:fldChar w:fldCharType="separate"/>
      </w:r>
      <w:r w:rsidR="00F71850">
        <w:rPr>
          <w:i/>
          <w:iCs/>
          <w:noProof/>
          <w:sz w:val="20"/>
          <w:szCs w:val="20"/>
        </w:rPr>
        <w:t>(Gosling &amp; Williams, 2010)</w:t>
      </w:r>
      <w:r w:rsidR="00F71850">
        <w:rPr>
          <w:i/>
          <w:iCs/>
          <w:sz w:val="20"/>
          <w:szCs w:val="20"/>
        </w:rPr>
        <w:fldChar w:fldCharType="end"/>
      </w:r>
      <w:r w:rsidR="004E771F" w:rsidRPr="0046244E">
        <w:rPr>
          <w:i/>
          <w:iCs/>
          <w:sz w:val="20"/>
          <w:szCs w:val="20"/>
        </w:rPr>
        <w:t>.</w:t>
      </w:r>
      <w:r w:rsidR="00F71850" w:rsidRPr="0046244E">
        <w:rPr>
          <w:sz w:val="22"/>
          <w:szCs w:val="22"/>
        </w:rPr>
        <w:t xml:space="preserve"> </w:t>
      </w:r>
      <w:r w:rsidR="00F71850" w:rsidRPr="0046244E">
        <w:rPr>
          <w:i/>
          <w:iCs/>
          <w:sz w:val="20"/>
          <w:szCs w:val="20"/>
        </w:rPr>
        <w:t xml:space="preserve">Adapted from "The Theory of Planned Behavior," by I. </w:t>
      </w:r>
      <w:bookmarkStart w:id="1" w:name="_Hlk240491010"/>
      <w:r w:rsidR="00F71850" w:rsidRPr="0046244E">
        <w:rPr>
          <w:i/>
          <w:iCs/>
          <w:sz w:val="20"/>
          <w:szCs w:val="20"/>
        </w:rPr>
        <w:t>Ajzen, 1991, Organizational Behavior and Human Decision Processes, 50(2), p. 182</w:t>
      </w:r>
      <w:bookmarkEnd w:id="1"/>
      <w:r w:rsidR="00F71850" w:rsidRPr="0046244E">
        <w:rPr>
          <w:i/>
          <w:iCs/>
          <w:sz w:val="20"/>
          <w:szCs w:val="20"/>
        </w:rPr>
        <w:t>.</w:t>
      </w:r>
    </w:p>
    <w:p w14:paraId="03C65AC4" w14:textId="77777777" w:rsidR="001537EC" w:rsidRPr="0046244E" w:rsidRDefault="001537EC" w:rsidP="007052BF">
      <w:pPr>
        <w:rPr>
          <w:i/>
          <w:iCs/>
          <w:sz w:val="20"/>
          <w:szCs w:val="20"/>
        </w:rPr>
      </w:pPr>
    </w:p>
    <w:p w14:paraId="218500A1" w14:textId="6A3C6A1F" w:rsidR="00D13253" w:rsidRPr="00060825" w:rsidRDefault="007052BF" w:rsidP="00A53CEE">
      <w:pPr>
        <w:rPr>
          <w:u w:val="single"/>
        </w:rPr>
      </w:pPr>
      <w:r w:rsidRPr="007052BF">
        <w:t xml:space="preserve">Most existing research </w:t>
      </w:r>
      <w:r w:rsidR="00882AB9" w:rsidRPr="00882AB9">
        <w:t>on backyard wildlife activities and disease risk</w:t>
      </w:r>
      <w:r w:rsidR="00882AB9">
        <w:t xml:space="preserve"> </w:t>
      </w:r>
      <w:r w:rsidRPr="007052BF">
        <w:t xml:space="preserve">addresses </w:t>
      </w:r>
      <w:r w:rsidR="00882AB9">
        <w:t>bird feeding and small-scale poultry keepin</w:t>
      </w:r>
      <w:r w:rsidR="005F0DE3">
        <w:t>g separately</w:t>
      </w:r>
      <w:r w:rsidRPr="007052BF">
        <w:t>, and few studies have examined disease ecology</w:t>
      </w:r>
      <w:r w:rsidR="00FA06D1">
        <w:t xml:space="preserve"> or spillover prevalence</w:t>
      </w:r>
      <w:r w:rsidRPr="007052BF">
        <w:t xml:space="preserve"> at residential sites where</w:t>
      </w:r>
      <w:r w:rsidR="00207E3C">
        <w:t xml:space="preserve"> people frequently interact with</w:t>
      </w:r>
      <w:r w:rsidRPr="007052BF">
        <w:t xml:space="preserve"> feeders and</w:t>
      </w:r>
      <w:r w:rsidR="00207E3C">
        <w:t>/or</w:t>
      </w:r>
      <w:r w:rsidRPr="007052BF">
        <w:t xml:space="preserve"> </w:t>
      </w:r>
      <w:r w:rsidR="005F0DE3">
        <w:t>poultry</w:t>
      </w:r>
      <w:r w:rsidRPr="007052BF">
        <w:t xml:space="preserve">. </w:t>
      </w:r>
      <w:r w:rsidR="00207E3C">
        <w:t>A</w:t>
      </w:r>
      <w:r w:rsidR="00882AB9">
        <w:t xml:space="preserve">t feeder-present sites, little is known about individual variation in feeder visitation frequency among wild birds </w:t>
      </w:r>
      <w:r w:rsidR="006D01AA">
        <w:t xml:space="preserve">and its </w:t>
      </w:r>
      <w:r w:rsidR="00882AB9">
        <w:t xml:space="preserve">influence </w:t>
      </w:r>
      <w:r w:rsidR="006D01AA">
        <w:t xml:space="preserve">on </w:t>
      </w:r>
      <w:r w:rsidR="00882AB9">
        <w:t>infection at the individual level, a</w:t>
      </w:r>
      <w:r w:rsidR="00207E3C">
        <w:t>lthough it is assumed that</w:t>
      </w:r>
      <w:r w:rsidR="00882AB9">
        <w:t xml:space="preserve"> </w:t>
      </w:r>
      <w:r w:rsidR="00682EC8">
        <w:t>individuals</w:t>
      </w:r>
      <w:r w:rsidR="00882AB9">
        <w:t xml:space="preserve"> that visit food sources more frequently may experience greater </w:t>
      </w:r>
      <w:r w:rsidR="00882AB9">
        <w:lastRenderedPageBreak/>
        <w:t xml:space="preserve">exposure to environmental pathogens. </w:t>
      </w:r>
      <w:r w:rsidR="00D13253" w:rsidRPr="002236F6">
        <w:t xml:space="preserve">Prior work at the backyard human-wildlife interface in the Southeast has characterized viral spillover and species-level contact rates </w:t>
      </w:r>
      <w:r w:rsidR="003D3458" w:rsidRPr="002236F6">
        <w:fldChar w:fldCharType="begin"/>
      </w:r>
      <w:r w:rsidR="00B46695" w:rsidRPr="002236F6">
        <w:instrText xml:space="preserve"> ADDIN ZOTERO_ITEM CSL_CITATION {"citationID":"CddHKCZh","properties":{"unsorted":false,"formattedCitation":"(Ayala et al., 2020)","plainCitation":"(Ayala et al., 2020)","noteIndex":0},"citationItems":[{"id":166,"uris":["http://zotero.org/users/21417521/items/LLKSEDYF","http://zotero.org/users/21417521/items/6NVRF9LX"],"itemData":{"id":166,"type":"article-journal","abstract":"Habitat conversion and the expansion of domesticated, invasive species into native habitats are increasingly recognized as drivers of pathogen emergence at the agricultural–wildlife interface. Poultry agriculture is one of the largest subsets of this interface, and pathogen spillover events between backyard chickens and wild birds are becoming more commonly reported. Native wild bird species are under numerous anthropogenic pressures, but the risks of pathogen spillover from domestic chickens have been historically underappreciated as a threat to wild birds. Now that the backyard chicken industry is one of the fastest growing industries in the world, it is imperative that the principles of biosecurity, speciﬁcally bioexclusion and biocontainment, are legislated and implemented. We reviewed the literature on spillover events of pathogens historically associated with poultry into wild birds. We also reviewed the reasons for biosecurity failures in backyard ﬂocks that lead to those spillover events and provide recommendations for current and future backyard ﬂock owners.","container-title":"Frontiers in Veterinary Science","DOI":"10.3389/fvets.2020.539925","ISSN":"2297-1769","journalAbbreviation":"Front. Vet. Sci.","language":"en","page":"539925","source":"DOI.org (Crossref)","title":"A Review of Pathogen Transmission at the Backyard Chicken–Wild Bird Interface","volume":"7","author":[{"family":"Ayala","given":"Andrea J."},{"family":"Yabsley","given":"Michael J."},{"family":"Hernandez","given":"Sonia M."}],"issued":{"date-parts":[["2020",9,24]]}}}],"schema":"https://github.com/citation-style-language/schema/raw/master/csl-citation.json"} </w:instrText>
      </w:r>
      <w:r w:rsidR="003D3458" w:rsidRPr="002236F6">
        <w:fldChar w:fldCharType="separate"/>
      </w:r>
      <w:r w:rsidR="003D3458" w:rsidRPr="002236F6">
        <w:rPr>
          <w:noProof/>
        </w:rPr>
        <w:t>(Ayala et al., 2020)</w:t>
      </w:r>
      <w:r w:rsidR="003D3458" w:rsidRPr="002236F6">
        <w:fldChar w:fldCharType="end"/>
      </w:r>
      <w:r w:rsidR="00D13253" w:rsidRPr="002236F6">
        <w:t>, but bacterial enteric pathogens, individual-level visitation, and the isolated versus combined effects of feeders and poultry remain unquantified.</w:t>
      </w:r>
      <w:r w:rsidR="00D13253">
        <w:t xml:space="preserve"> </w:t>
      </w:r>
    </w:p>
    <w:p w14:paraId="3C2C04E9" w14:textId="01AA0562" w:rsidR="00577C17" w:rsidRDefault="00207E3C" w:rsidP="0079288A">
      <w:pPr>
        <w:spacing w:before="240"/>
      </w:pPr>
      <w:r>
        <w:t>I</w:t>
      </w:r>
      <w:r w:rsidR="00882AB9">
        <w:t>n the southeastern United States, suburban sprawl continues to expand the human-wildlife interface</w:t>
      </w:r>
      <w:r w:rsidR="00577C17">
        <w:t xml:space="preserve"> and large agricultural presence encourages small-scale animal keeping.</w:t>
      </w:r>
      <w:r w:rsidR="00882AB9">
        <w:t xml:space="preserve"> </w:t>
      </w:r>
      <w:r w:rsidR="00577C17">
        <w:t>S</w:t>
      </w:r>
      <w:r w:rsidR="00882AB9">
        <w:t>easonal variation in temperature and humidity</w:t>
      </w:r>
      <w:r w:rsidR="00577C17">
        <w:t xml:space="preserve"> also</w:t>
      </w:r>
      <w:r w:rsidR="00882AB9">
        <w:t xml:space="preserve"> creates year-round conditions for environmental pathogen persistence</w:t>
      </w:r>
      <w:r w:rsidR="004912B6">
        <w:t xml:space="preserve"> </w:t>
      </w:r>
      <w:r w:rsidR="004912B6">
        <w:fldChar w:fldCharType="begin"/>
      </w:r>
      <w:r w:rsidR="004912B6">
        <w:instrText xml:space="preserve"> ADDIN ZOTERO_ITEM CSL_CITATION {"citationID":"DZ1DamZg","properties":{"unsorted":false,"formattedCitation":"(Welch et al., 2019)","plainCitation":"(Welch et al., 2019)","noteIndex":0},"citationItems":[{"id":138,"uris":["http://zotero.org/users/21417521/items/J3JHHXNM"],"itemData":{"id":138,"type":"article-journal","abstract":"Abstract\n            Salmonella is a public health concern, for which a complex interplay between host, agent, and environment exists. An improved understanding of causal processes can be used to better gauge the causes and trajectory of Salmonella in a changing environment. This would be useful in determining the impact of climate change on the New York State (NYS) environment, the effect of climate change on Salmonella in NYS, factors contributing to Salmonella vulnerability in humans, and aspects of climate change and Salmonella which necessitate further research. A systematic review was conducted to study associations between Salmonella and the environment. Using the search criteria, a total of 91 relevant articles were identified from four electronic databases. Key information was abstracted, organized, and synthesized to identify causal processes and linkages between climate change, the environment of NYS, and Salmonella-related outcomes, as well as risk factors to characterize Salmonella vulnerabilities. Three inter-related domains were identified for consideration and application to epidemiological research to confirm and extrapolate disease patterns using climate change scenarios: improved quantification of causal relationships, inclusion of factors linked to sectors not immediately associated with the exposure and outcome, and increased capacity to validate models in diverse settings.\n            This article has been made Open Access thanks to the generous support of a global network of libraries as part of the Knowledge Unlatched Select initiative.","container-title":"Journal of Water and Health","DOI":"10.2166/wh.2018.224","ISSN":"1477-8920, 1996-7829","issue":"2","language":"en","page":"179-195","source":"DOI.org (Crossref)","title":"&lt;i&gt;Salmonella&lt;/i&gt; and the changing environment: systematic review using New York State as a model","title-short":"&lt;i&gt;Salmonella&lt;/i&gt; and the changing environment","volume":"17","author":[{"family":"Welch","given":"Kevin"},{"family":"Shipp-Hilts","given":"Asante"},{"family":"Eidson","given":"Millicent"},{"family":"Saha","given":"Shubhayu"},{"family":"Zansky","given":"Shelley"}],"issued":{"date-parts":[["2019",4,1]]}}}],"schema":"https://github.com/citation-style-language/schema/raw/master/csl-citation.json"} </w:instrText>
      </w:r>
      <w:r w:rsidR="004912B6">
        <w:fldChar w:fldCharType="separate"/>
      </w:r>
      <w:r w:rsidR="004912B6">
        <w:rPr>
          <w:noProof/>
        </w:rPr>
        <w:t>(Welch et al., 2019)</w:t>
      </w:r>
      <w:r w:rsidR="004912B6">
        <w:fldChar w:fldCharType="end"/>
      </w:r>
      <w:r w:rsidR="00577C17">
        <w:t>.</w:t>
      </w:r>
      <w:r w:rsidR="00882AB9">
        <w:t xml:space="preserve"> </w:t>
      </w:r>
      <w:r w:rsidR="00577C17" w:rsidRPr="002236F6">
        <w:rPr>
          <w:i/>
          <w:iCs/>
        </w:rPr>
        <w:t>Salmonella</w:t>
      </w:r>
      <w:r w:rsidR="00577C17" w:rsidRPr="002236F6">
        <w:t xml:space="preserve"> persists more readily in warmer ambient conditions; rising air temperature</w:t>
      </w:r>
      <w:r w:rsidR="00060825">
        <w:t>s</w:t>
      </w:r>
      <w:r w:rsidR="00577C17" w:rsidRPr="002236F6">
        <w:t xml:space="preserve"> increased </w:t>
      </w:r>
      <w:r w:rsidR="00577C17" w:rsidRPr="002236F6">
        <w:rPr>
          <w:i/>
          <w:iCs/>
        </w:rPr>
        <w:t>Salmonella</w:t>
      </w:r>
      <w:r w:rsidR="00577C17" w:rsidRPr="002236F6">
        <w:t xml:space="preserve"> incidence, with infection risk rising measurably per degree Celsius of warming </w:t>
      </w:r>
      <w:r w:rsidR="003D3458" w:rsidRPr="002236F6">
        <w:fldChar w:fldCharType="begin"/>
      </w:r>
      <w:r w:rsidR="006D01AA">
        <w:instrText xml:space="preserve"> ADDIN ZOTERO_ITEM CSL_CITATION {"citationID":"9zWfrdXx","properties":{"unsorted":false,"formattedCitation":"(CDC, 2021; Welch et al., 2019)","plainCitation":"(CDC, 2021; Welch et al., 2019)","noteIndex":0},"citationItems":[{"id":73,"uris":["http://zotero.org/users/21417521/items/EUDWQ7FK"],"itemData":{"id":73,"type":"report","language":"en","publisher":"Centers for Disease Control and Prevention","source":"Zotero","title":"Salmonella Outbreak Linked to Wild Songbirds - Investigation Details","author":[{"family":"CDC","given":""}],"issued":{"date-parts":[["2021"]]}}},{"id":138,"uris":["http://zotero.org/users/21417521/items/J3JHHXNM"],"itemData":{"id":138,"type":"article-journal","abstract":"Abstract\n            Salmonella is a public health concern, for which a complex interplay between host, agent, and environment exists. An improved understanding of causal processes can be used to better gauge the causes and trajectory of Salmonella in a changing environment. This would be useful in determining the impact of climate change on the New York State (NYS) environment, the effect of climate change on Salmonella in NYS, factors contributing to Salmonella vulnerability in humans, and aspects of climate change and Salmonella which necessitate further research. A systematic review was conducted to study associations between Salmonella and the environment. Using the search criteria, a total of 91 relevant articles were identified from four electronic databases. Key information was abstracted, organized, and synthesized to identify causal processes and linkages between climate change, the environment of NYS, and Salmonella-related outcomes, as well as risk factors to characterize Salmonella vulnerabilities. Three inter-related domains were identified for consideration and application to epidemiological research to confirm and extrapolate disease patterns using climate change scenarios: improved quantification of causal relationships, inclusion of factors linked to sectors not immediately associated with the exposure and outcome, and increased capacity to validate models in diverse settings.\n            This article has been made Open Access thanks to the generous support of a global network of libraries as part of the Knowledge Unlatched Select initiative.","container-title":"Journal of Water and Health","DOI":"10.2166/wh.2018.224","ISSN":"1477-8920, 1996-7829","issue":"2","language":"en","page":"179-195","source":"DOI.org (Crossref)","title":"&lt;i&gt;Salmonella&lt;/i&gt; and the changing environment: systematic review using New York State as a model","title-short":"&lt;i&gt;Salmonella&lt;/i&gt; and the changing environment","volume":"17","author":[{"family":"Welch","given":"Kevin"},{"family":"Shipp-Hilts","given":"Asante"},{"family":"Eidson","given":"Millicent"},{"family":"Saha","given":"Shubhayu"},{"family":"Zansky","given":"Shelley"}],"issued":{"date-parts":[["2019",4,1]]}}}],"schema":"https://github.com/citation-style-language/schema/raw/master/csl-citation.json"} </w:instrText>
      </w:r>
      <w:r w:rsidR="003D3458" w:rsidRPr="002236F6">
        <w:fldChar w:fldCharType="separate"/>
      </w:r>
      <w:r w:rsidR="006D01AA">
        <w:rPr>
          <w:noProof/>
        </w:rPr>
        <w:t>(CDC, 2021; Welch et al., 2019)</w:t>
      </w:r>
      <w:r w:rsidR="003D3458" w:rsidRPr="002236F6">
        <w:fldChar w:fldCharType="end"/>
      </w:r>
      <w:r w:rsidR="00577C17" w:rsidRPr="002236F6">
        <w:t>. The southeastern United States is projected to warm substantially over the coming decades, and continental risk assessments anticipate that these warmer, drier future conditions will expand the suitability of the region for climate-sensitive pathogens</w:t>
      </w:r>
      <w:r w:rsidR="004912B6" w:rsidRPr="002236F6">
        <w:t xml:space="preserve"> </w:t>
      </w:r>
      <w:r w:rsidR="003D3458" w:rsidRPr="002236F6">
        <w:fldChar w:fldCharType="begin"/>
      </w:r>
      <w:r w:rsidR="003D3458" w:rsidRPr="002236F6">
        <w:instrText xml:space="preserve"> ADDIN ZOTERO_ITEM CSL_CITATION {"citationID":"AbGyszkt","properties":{"unsorted":false,"formattedCitation":"(Harrigan et al., 2014; Herrera &amp; Nunn, 2019)","plainCitation":"(Harrigan et al., 2014; Herrera &amp; Nunn, 2019)","noteIndex":0},"citationItems":[{"id":137,"uris":["http://zotero.org/users/21417521/items/EQYBS5SK"],"itemData":{"id":137,"type":"article-journal","abstract":"Since ﬁrst introduced to North America in 1999, West Nile virus (WNV) has spread rapidly across the continent, threatening wildlife populations and posing serious health risks to humans. While WNV incidence has been linked to environmental factors, particularly temperature and rainfall, little is known about how future climate change may affect the spread of the disease. Using available data on WNV infections in vectors and hosts collected from 2003–2011 and using a suite of 10 species distribution models, weighted according to their predictive performance, we modeled the incidence of WNV under current climate conditions at a continental scale. Models were found to accurately predict spatial patterns of WNV that were then used to examine how future climate may affect the spread of the disease. Predictions were accurate for cases of human WNV infection in the following year (2012), with areas reporting infections having signiﬁcantly higher probability of presence as predicted by our models. Projected geographic distributions of WNV in North America under future climate for 2050 and 2080 show an expansion of suitable climate for the disease, driven by warmer temperatures and lower annual precipitation that will result in the exposure of new and na€ıve host populations to the virus with potentially serious consequences. Our risk assessment identiﬁes current and future hotspots of West Nile virus where mitigation efforts should be focused and presents an important new approach for monitoring vector-borne disease under climate change.","container-title":"Global Change Biology","DOI":"10.1111/gcb.12534","ISSN":"1354-1013, 1365-2486","issue":"8","journalAbbreviation":"Global Change Biology","language":"en","license":"http://onlinelibrary.wiley.com/termsAndConditions#vor","page":"2417-2425","source":"DOI.org (Crossref)","title":"A continental risk assessment of West Nile virus under climate change","volume":"20","author":[{"family":"Harrigan","given":"Ryan J."},{"family":"Thomassen","given":"Henri A."},{"family":"Buermann","given":"Wolfgang"},{"family":"Smith","given":"Thomas B."}],"issued":{"date-parts":[["2014",8]]}}},{"id":123,"uris":["http://zotero.org/users/21417521/items/KNFEQ695"],"itemData":{"id":123,"type":"article-journal","abstract":"Behaviour underpins interactions among conspecifics and between species, with consequences for the transmission of disease-causing parasites. Because many parasites lead to declines in population size and increased risk of extinction for threatened species, understanding the link between host behaviour and disease transmission is particularly important for conservation management. Here, we consider the intersection of behaviour, ecology and parasite transmission, broadly encompassing micro- and macroparasites. We focus on behaviours that have direct impacts on transmission, as well as the behaviours that result from infection. Given the important role of parasites in host survival and reproduction, the effects of behaviour on parasitism can scale up to population-level processes, thus affecting species conservation. Understanding how conservation and infectious disease control strategies actually affect transmission potential can therefore often only be understood through a behavioural lens. We highlight how behavioural perspectives of disease ecology apply to conservation by reviewing the different ways that behavioural ecology influences parasite transmission and conservation goals.\n            This article is part of the theme issue ‘Linking behaviour to dynamics of populations and communities: application of novel approaches in behavioural ecology to conservation’.","container-title":"Philosophical Transactions of the Royal Society B: Biological Sciences","DOI":"10.1098/rstb.2018.0054","ISSN":"0962-8436, 1471-2970","issue":"1781","journalAbbreviation":"Phil. Trans. R. Soc. B","language":"en","page":"20180054","source":"DOI.org (Crossref)","title":"Behavioural ecology and infectious disease: implications for conservation of biodiversity","title-short":"Behavioural ecology and infectious disease","volume":"374","author":[{"family":"Herrera","given":"James"},{"family":"Nunn","given":"Charles L."}],"issued":{"date-parts":[["2019",9,16]]}}}],"schema":"https://github.com/citation-style-language/schema/raw/master/csl-citation.json"} </w:instrText>
      </w:r>
      <w:r w:rsidR="003D3458" w:rsidRPr="002236F6">
        <w:fldChar w:fldCharType="separate"/>
      </w:r>
      <w:r w:rsidR="003D3458" w:rsidRPr="002236F6">
        <w:rPr>
          <w:noProof/>
        </w:rPr>
        <w:t>(Harrigan et al., 2014; Herrera &amp; Nunn, 2019)</w:t>
      </w:r>
      <w:r w:rsidR="003D3458" w:rsidRPr="002236F6">
        <w:fldChar w:fldCharType="end"/>
      </w:r>
      <w:r w:rsidR="00577C17" w:rsidRPr="002236F6">
        <w:t xml:space="preserve">. Together, these projections suggest that the environmental conditions favoring pathogen persistence and transmission at the backyard interface are likely to intensify in this region, </w:t>
      </w:r>
      <w:r w:rsidR="006D01AA">
        <w:t>emphasizing</w:t>
      </w:r>
      <w:r w:rsidR="006D01AA" w:rsidRPr="002236F6">
        <w:t xml:space="preserve"> </w:t>
      </w:r>
      <w:r w:rsidR="00577C17" w:rsidRPr="002236F6">
        <w:t>the relevance of characterizing spillover risk now</w:t>
      </w:r>
      <w:r w:rsidR="006D01AA">
        <w:t xml:space="preserve"> and long-term</w:t>
      </w:r>
      <w:r w:rsidR="00577C17" w:rsidRPr="002236F6">
        <w:t>.</w:t>
      </w:r>
    </w:p>
    <w:p w14:paraId="37D183BC" w14:textId="1FF62B97" w:rsidR="00104E3E" w:rsidRPr="0079288A" w:rsidRDefault="00577C17" w:rsidP="0079288A">
      <w:pPr>
        <w:spacing w:before="240"/>
      </w:pPr>
      <w:r>
        <w:t>Finally</w:t>
      </w:r>
      <w:r w:rsidR="00F2427C">
        <w:t>,</w:t>
      </w:r>
      <w:r w:rsidR="00682EC8" w:rsidRPr="00682EC8">
        <w:t xml:space="preserve"> </w:t>
      </w:r>
      <w:r w:rsidR="0079288A">
        <w:t xml:space="preserve">participation in </w:t>
      </w:r>
      <w:r w:rsidR="00682EC8" w:rsidRPr="00682EC8">
        <w:t xml:space="preserve">wildlife </w:t>
      </w:r>
      <w:r w:rsidR="006D01AA">
        <w:t>observ</w:t>
      </w:r>
      <w:r w:rsidR="0079288A">
        <w:t>ation activities</w:t>
      </w:r>
      <w:r w:rsidR="00682EC8">
        <w:t>,</w:t>
      </w:r>
      <w:r w:rsidR="00682EC8" w:rsidRPr="00682EC8">
        <w:t xml:space="preserve"> including bird feeding</w:t>
      </w:r>
      <w:r w:rsidR="00682EC8">
        <w:t xml:space="preserve">, </w:t>
      </w:r>
      <w:r w:rsidR="00207E3C">
        <w:t xml:space="preserve">in the East/South-Central </w:t>
      </w:r>
      <w:r w:rsidR="006D01AA">
        <w:t xml:space="preserve">U.S. </w:t>
      </w:r>
      <w:r w:rsidR="00682EC8" w:rsidRPr="00682EC8">
        <w:t xml:space="preserve">is among the highest of any region in the country </w:t>
      </w:r>
      <w:r w:rsidR="003D3458">
        <w:fldChar w:fldCharType="begin"/>
      </w:r>
      <w:r w:rsidR="006D01AA">
        <w:instrText xml:space="preserve"> ADDIN ZOTERO_ITEM CSL_CITATION {"citationID":"F5S9VrIr","properties":{"unsorted":false,"formattedCitation":"(USFWS, 2022)","plainCitation":"(USFWS, 2022)","noteIndex":0},"citationItems":[{"id":79,"uris":["http://zotero.org/users/21417521/items/4X7C3M55"],"itemData":{"id":79,"type":"report","language":"en","publisher":"USFWS","source":"Zotero","title":"National Survey of Fishing, Hunting, and Wildlife-Associated Recreation","author":[{"family":"USFWS","given":""}],"issued":{"date-parts":[["2022"]]}}}],"schema":"https://github.com/citation-style-language/schema/raw/master/csl-citation.json"} </w:instrText>
      </w:r>
      <w:r w:rsidR="003D3458">
        <w:fldChar w:fldCharType="separate"/>
      </w:r>
      <w:r w:rsidR="006D01AA">
        <w:rPr>
          <w:noProof/>
        </w:rPr>
        <w:t>(USFWS, 2022)</w:t>
      </w:r>
      <w:r w:rsidR="003D3458">
        <w:fldChar w:fldCharType="end"/>
      </w:r>
      <w:r w:rsidR="00882AB9">
        <w:t xml:space="preserve">. </w:t>
      </w:r>
      <w:r w:rsidR="00207E3C">
        <w:t>Nevertheless, t</w:t>
      </w:r>
      <w:r w:rsidR="003C6DDD" w:rsidRPr="003C6DDD">
        <w:t>he degree to which participants in these activities perceive disease risks</w:t>
      </w:r>
      <w:r w:rsidR="0079288A">
        <w:t xml:space="preserve"> from wildlife</w:t>
      </w:r>
      <w:r w:rsidR="003C6DDD" w:rsidRPr="003C6DDD">
        <w:t>, engage in biosecurity</w:t>
      </w:r>
      <w:r w:rsidR="0079288A">
        <w:t xml:space="preserve"> practices</w:t>
      </w:r>
      <w:r w:rsidR="003C6DDD" w:rsidRPr="003C6DDD">
        <w:t xml:space="preserve">, and </w:t>
      </w:r>
      <w:r w:rsidR="0079288A">
        <w:t>the influence of wildlife observation on conservation attitudes has not been investigated</w:t>
      </w:r>
      <w:r w:rsidR="003C6DDD" w:rsidRPr="003C6DDD">
        <w:t>.</w:t>
      </w:r>
      <w:r w:rsidR="007052BF" w:rsidRPr="007052BF">
        <w:t xml:space="preserve"> Closing these </w:t>
      </w:r>
      <w:r w:rsidR="007052BF">
        <w:t xml:space="preserve">knowledge </w:t>
      </w:r>
      <w:r w:rsidR="007052BF" w:rsidRPr="007052BF">
        <w:t xml:space="preserve">gaps is </w:t>
      </w:r>
      <w:r w:rsidR="007052BF">
        <w:t>critical</w:t>
      </w:r>
      <w:r w:rsidR="007052BF" w:rsidRPr="007052BF">
        <w:t xml:space="preserve"> for developing evidence-based guidelines that allow people to enjoy the benefits of backyard activities while reducing risk to wild birds, domestic animals, and human health.</w:t>
      </w:r>
    </w:p>
    <w:p w14:paraId="3234A0A6" w14:textId="541BC9DB" w:rsidR="0032632E" w:rsidRDefault="00104E3E" w:rsidP="004975A6">
      <w:pPr>
        <w:rPr>
          <w:b/>
          <w:bCs/>
        </w:rPr>
      </w:pPr>
      <w:r w:rsidRPr="00E30DE2">
        <w:rPr>
          <w:b/>
          <w:bCs/>
        </w:rPr>
        <w:t>Overarching Goals and Hypotheses:</w:t>
      </w:r>
    </w:p>
    <w:p w14:paraId="5F2D9EA2" w14:textId="0219EDC7" w:rsidR="0013117E" w:rsidRDefault="00846611" w:rsidP="00846611">
      <w:r w:rsidRPr="00846611">
        <w:t xml:space="preserve">The overarching goal of this </w:t>
      </w:r>
      <w:r w:rsidR="00890660">
        <w:t>research</w:t>
      </w:r>
      <w:r w:rsidR="00890660" w:rsidRPr="00846611">
        <w:t xml:space="preserve"> </w:t>
      </w:r>
      <w:r w:rsidRPr="00846611">
        <w:t xml:space="preserve">is to </w:t>
      </w:r>
      <w:r>
        <w:t>quantify</w:t>
      </w:r>
      <w:r w:rsidRPr="00846611">
        <w:t xml:space="preserve"> how </w:t>
      </w:r>
      <w:r w:rsidR="0013117E">
        <w:t>a</w:t>
      </w:r>
      <w:r w:rsidR="0013117E" w:rsidRPr="0013117E">
        <w:t>nthropogenic change is reshaping the ways in which humans, domestic animals, and wildlife interact</w:t>
      </w:r>
      <w:r w:rsidR="0013117E">
        <w:t>, creating new opportunities for pathogen transmission at the human-wildlife interface. B</w:t>
      </w:r>
      <w:r w:rsidRPr="00846611">
        <w:t xml:space="preserve">ackyard bird feeding and small-scale poultry keeping </w:t>
      </w:r>
      <w:r w:rsidR="0013117E" w:rsidRPr="0013117E">
        <w:t xml:space="preserve">represent two widespread and growing activities that </w:t>
      </w:r>
      <w:r w:rsidR="0013117E">
        <w:t>combine</w:t>
      </w:r>
      <w:r w:rsidR="0013117E" w:rsidRPr="0013117E">
        <w:t xml:space="preserve"> these interactions </w:t>
      </w:r>
      <w:r w:rsidR="00C05188">
        <w:t>at the human-wildlife interface</w:t>
      </w:r>
      <w:r w:rsidR="0013117E" w:rsidRPr="0013117E">
        <w:t xml:space="preserve">, yet the disease ecology of these practices and the human dimensions that </w:t>
      </w:r>
      <w:r w:rsidR="0013117E">
        <w:t>influence</w:t>
      </w:r>
      <w:r w:rsidR="0013117E" w:rsidRPr="0013117E">
        <w:t xml:space="preserve"> participant behavior </w:t>
      </w:r>
      <w:r w:rsidR="00C05188">
        <w:t xml:space="preserve">and decision making </w:t>
      </w:r>
      <w:r w:rsidR="0013117E" w:rsidRPr="0013117E">
        <w:t xml:space="preserve">remain poorly understood. </w:t>
      </w:r>
      <w:r w:rsidR="00890660">
        <w:t>In my master’s research I will address this gap by</w:t>
      </w:r>
      <w:r w:rsidR="0013117E">
        <w:t xml:space="preserve"> quantify</w:t>
      </w:r>
      <w:r w:rsidR="00890660">
        <w:t>ing</w:t>
      </w:r>
      <w:r w:rsidR="0013117E">
        <w:t xml:space="preserve"> the conditions pertaining to </w:t>
      </w:r>
      <w:r w:rsidR="00890660">
        <w:t xml:space="preserve">these </w:t>
      </w:r>
      <w:r w:rsidR="0013117E">
        <w:t>backyard activities that can increase disease risk in wild songbird communities</w:t>
      </w:r>
      <w:r w:rsidR="00FA06D1">
        <w:t xml:space="preserve"> leading to potential spillover into people</w:t>
      </w:r>
      <w:r w:rsidR="0013117E">
        <w:t>, and how participants perceive and respond to that risk</w:t>
      </w:r>
      <w:r w:rsidR="00FA06D1">
        <w:t>, to</w:t>
      </w:r>
      <w:r w:rsidR="00890660">
        <w:t xml:space="preserve"> ultimately</w:t>
      </w:r>
      <w:r w:rsidR="0013117E">
        <w:t xml:space="preserve"> inform conservation and public health outcomes.</w:t>
      </w:r>
    </w:p>
    <w:p w14:paraId="74B3C59C" w14:textId="13205CAC" w:rsidR="00846611" w:rsidRPr="00846611" w:rsidRDefault="0013117E" w:rsidP="00846611">
      <w:r w:rsidRPr="00846611" w:rsidDel="0013117E">
        <w:lastRenderedPageBreak/>
        <w:t xml:space="preserve"> </w:t>
      </w:r>
      <w:r w:rsidR="00890660">
        <w:t xml:space="preserve">To accomplish this overarching goal, my master’s thesis will consist of three chapters testing the following specific aims and hypotheses: </w:t>
      </w:r>
    </w:p>
    <w:p w14:paraId="2FB0F1E0" w14:textId="623E73DA" w:rsidR="00846611" w:rsidRPr="00846611" w:rsidRDefault="00890660" w:rsidP="00846611">
      <w:pPr>
        <w:rPr>
          <w:b/>
          <w:bCs/>
        </w:rPr>
      </w:pPr>
      <w:r>
        <w:rPr>
          <w:b/>
          <w:bCs/>
        </w:rPr>
        <w:t>Chapter</w:t>
      </w:r>
      <w:r w:rsidR="00846611" w:rsidRPr="00846611">
        <w:rPr>
          <w:b/>
          <w:bCs/>
        </w:rPr>
        <w:t xml:space="preserve"> 1: </w:t>
      </w:r>
      <w:del w:id="2" w:author="Kelsey McCune" w:date="2026-10-02T15:23:00Z" w16du:dateUtc="2026-10-02T20:23:00Z">
        <w:r w:rsidR="004144FA" w:rsidDel="007F22C5">
          <w:rPr>
            <w:b/>
            <w:bCs/>
          </w:rPr>
          <w:delText xml:space="preserve">Test Relationship Between </w:delText>
        </w:r>
        <w:r w:rsidR="00A43311" w:rsidDel="007F22C5">
          <w:rPr>
            <w:b/>
            <w:bCs/>
          </w:rPr>
          <w:delText>F</w:delText>
        </w:r>
        <w:r w:rsidR="00846611" w:rsidRPr="00846611" w:rsidDel="007F22C5">
          <w:rPr>
            <w:b/>
            <w:bCs/>
          </w:rPr>
          <w:delText xml:space="preserve">eeder </w:delText>
        </w:r>
        <w:r w:rsidR="00A43311" w:rsidDel="007F22C5">
          <w:rPr>
            <w:b/>
            <w:bCs/>
          </w:rPr>
          <w:delText>V</w:delText>
        </w:r>
        <w:r w:rsidR="00846611" w:rsidRPr="00846611" w:rsidDel="007F22C5">
          <w:rPr>
            <w:b/>
            <w:bCs/>
          </w:rPr>
          <w:delText xml:space="preserve">isitation </w:delText>
        </w:r>
        <w:r w:rsidR="00A43311" w:rsidDel="007F22C5">
          <w:rPr>
            <w:b/>
            <w:bCs/>
          </w:rPr>
          <w:delText>F</w:delText>
        </w:r>
        <w:r w:rsidR="00846611" w:rsidRPr="00846611" w:rsidDel="007F22C5">
          <w:rPr>
            <w:b/>
            <w:bCs/>
          </w:rPr>
          <w:delText xml:space="preserve">requency </w:delText>
        </w:r>
        <w:r w:rsidR="004144FA" w:rsidDel="007F22C5">
          <w:rPr>
            <w:b/>
            <w:bCs/>
          </w:rPr>
          <w:delText>+</w:delText>
        </w:r>
      </w:del>
      <w:ins w:id="3" w:author="Kelsey McCune" w:date="2026-10-02T15:23:00Z" w16du:dateUtc="2026-10-02T20:23:00Z">
        <w:r w:rsidR="007F22C5">
          <w:rPr>
            <w:b/>
            <w:bCs/>
          </w:rPr>
          <w:t>Evaluate the Role of</w:t>
        </w:r>
      </w:ins>
      <w:r w:rsidR="004144FA">
        <w:rPr>
          <w:b/>
          <w:bCs/>
        </w:rPr>
        <w:t xml:space="preserve"> Social Contact </w:t>
      </w:r>
      <w:ins w:id="4" w:author="Kelsey McCune" w:date="2026-10-02T15:23:00Z" w16du:dateUtc="2026-10-02T20:23:00Z">
        <w:r w:rsidR="007F22C5">
          <w:rPr>
            <w:b/>
            <w:bCs/>
          </w:rPr>
          <w:t>at Feeders on</w:t>
        </w:r>
      </w:ins>
      <w:del w:id="5" w:author="Kelsey McCune" w:date="2026-10-02T15:23:00Z" w16du:dateUtc="2026-10-02T20:23:00Z">
        <w:r w:rsidR="004144FA" w:rsidDel="007F22C5">
          <w:rPr>
            <w:b/>
            <w:bCs/>
          </w:rPr>
          <w:delText>to</w:delText>
        </w:r>
      </w:del>
      <w:r w:rsidR="004144FA" w:rsidRPr="00846611">
        <w:rPr>
          <w:b/>
          <w:bCs/>
        </w:rPr>
        <w:t xml:space="preserve"> </w:t>
      </w:r>
      <w:r w:rsidR="00A43311">
        <w:rPr>
          <w:b/>
          <w:bCs/>
        </w:rPr>
        <w:t>P</w:t>
      </w:r>
      <w:r w:rsidR="00846611" w:rsidRPr="00846611">
        <w:rPr>
          <w:b/>
          <w:bCs/>
        </w:rPr>
        <w:t>athogen</w:t>
      </w:r>
      <w:r w:rsidR="00A11D14">
        <w:rPr>
          <w:b/>
          <w:bCs/>
        </w:rPr>
        <w:t xml:space="preserve"> </w:t>
      </w:r>
      <w:r w:rsidR="004144FA">
        <w:rPr>
          <w:b/>
          <w:bCs/>
        </w:rPr>
        <w:t>Transmission</w:t>
      </w:r>
    </w:p>
    <w:p w14:paraId="323BF01F" w14:textId="1163C607" w:rsidR="00846611" w:rsidRPr="00846611" w:rsidRDefault="00890660" w:rsidP="00846611">
      <w:r>
        <w:t>I</w:t>
      </w:r>
      <w:r w:rsidR="00A43311" w:rsidRPr="00A43311">
        <w:t xml:space="preserve"> </w:t>
      </w:r>
      <w:r>
        <w:t>aim</w:t>
      </w:r>
      <w:r w:rsidR="00A43311" w:rsidRPr="00A43311">
        <w:t xml:space="preserve"> to test the relationship between the frequency that birds visit food sources and the probability of infection</w:t>
      </w:r>
      <w:r w:rsidR="004144FA" w:rsidRPr="004144FA">
        <w:t xml:space="preserve">, and whether social contact among wild birds and backyard poultry at shared resources explains </w:t>
      </w:r>
      <w:r w:rsidR="004144FA">
        <w:t>the amount of</w:t>
      </w:r>
      <w:r w:rsidR="004144FA" w:rsidRPr="004144FA">
        <w:t xml:space="preserve"> individuals </w:t>
      </w:r>
      <w:r w:rsidR="004144FA">
        <w:t xml:space="preserve">who </w:t>
      </w:r>
      <w:r w:rsidR="004144FA" w:rsidRPr="004144FA">
        <w:t xml:space="preserve">share </w:t>
      </w:r>
      <w:r w:rsidR="004144FA" w:rsidRPr="004144FA">
        <w:rPr>
          <w:i/>
          <w:iCs/>
        </w:rPr>
        <w:t>S. enterica</w:t>
      </w:r>
      <w:r w:rsidR="004144FA" w:rsidRPr="004144FA">
        <w:t xml:space="preserve"> </w:t>
      </w:r>
      <w:r w:rsidR="004144FA">
        <w:t>strains</w:t>
      </w:r>
      <w:r w:rsidR="00A43311" w:rsidRPr="00A43311">
        <w:t>.</w:t>
      </w:r>
      <w:r>
        <w:t xml:space="preserve"> </w:t>
      </w:r>
      <w:r>
        <w:rPr>
          <w:i/>
          <w:iCs/>
        </w:rPr>
        <w:t>Hypothesis -</w:t>
      </w:r>
      <w:r w:rsidR="00A43311" w:rsidRPr="00A43311">
        <w:t xml:space="preserve"> If bird feeders artificially aggregate individuals and increase direct contact rates, then birds that visit feeders more frequently will sustain greater exposure to </w:t>
      </w:r>
      <w:del w:id="6" w:author="Kelsey McCune" w:date="2026-10-02T15:26:00Z" w16du:dateUtc="2026-10-02T20:26:00Z">
        <w:r w:rsidR="00A43311" w:rsidRPr="00A43311" w:rsidDel="007F22C5">
          <w:delText xml:space="preserve">environmental </w:delText>
        </w:r>
      </w:del>
      <w:r w:rsidR="00A43311" w:rsidRPr="00A43311">
        <w:t xml:space="preserve">pathogens deposited by other individuals, resulting in higher infection prevalence relative to less frequent feeder visitors. </w:t>
      </w:r>
      <w:r>
        <w:t>I</w:t>
      </w:r>
      <w:r w:rsidR="00A43311" w:rsidRPr="00A43311">
        <w:t xml:space="preserve"> therefore predict that wild birds with higher feeder visitation frequencies will have a higher probability of testing positive for pathogen infection.</w:t>
      </w:r>
      <w:r w:rsidR="004144FA" w:rsidRPr="004144FA">
        <w:t xml:space="preserve"> I also predict that individuals with </w:t>
      </w:r>
      <w:del w:id="7" w:author="Kelsey McCune" w:date="2026-10-02T15:26:00Z" w16du:dateUtc="2026-10-02T20:26:00Z">
        <w:r w:rsidR="004144FA" w:rsidDel="006E50C2">
          <w:delText xml:space="preserve">higher, </w:delText>
        </w:r>
      </w:del>
      <w:r w:rsidR="004144FA">
        <w:t>more frequent</w:t>
      </w:r>
      <w:del w:id="8" w:author="Kelsey McCune" w:date="2026-10-02T15:26:00Z" w16du:dateUtc="2026-10-02T20:26:00Z">
        <w:r w:rsidR="004144FA" w:rsidDel="006E50C2">
          <w:delText>,</w:delText>
        </w:r>
      </w:del>
      <w:r w:rsidR="004144FA">
        <w:t xml:space="preserve"> social contact </w:t>
      </w:r>
      <w:r w:rsidR="004144FA" w:rsidRPr="004144FA">
        <w:t xml:space="preserve">will be more likely to </w:t>
      </w:r>
      <w:del w:id="9" w:author="Kelsey McCune" w:date="2026-10-02T15:26:00Z" w16du:dateUtc="2026-10-02T20:26:00Z">
        <w:r w:rsidR="004144FA" w:rsidRPr="004144FA" w:rsidDel="006E50C2">
          <w:delText>be infected</w:delText>
        </w:r>
        <w:r w:rsidR="004144FA" w:rsidDel="006E50C2">
          <w:delText xml:space="preserve"> and to</w:delText>
        </w:r>
        <w:r w:rsidR="004144FA" w:rsidRPr="004144FA" w:rsidDel="006E50C2">
          <w:delText xml:space="preserve"> </w:delText>
        </w:r>
      </w:del>
      <w:r w:rsidR="004144FA" w:rsidRPr="004144FA">
        <w:t xml:space="preserve">share </w:t>
      </w:r>
      <w:r w:rsidR="004144FA" w:rsidRPr="004144FA">
        <w:rPr>
          <w:i/>
          <w:iCs/>
        </w:rPr>
        <w:t>S. enterica</w:t>
      </w:r>
      <w:r w:rsidR="004144FA" w:rsidRPr="004144FA">
        <w:t xml:space="preserve"> </w:t>
      </w:r>
      <w:r w:rsidR="004144FA">
        <w:t>strains</w:t>
      </w:r>
      <w:r w:rsidR="004144FA" w:rsidRPr="004144FA">
        <w:t xml:space="preserve">. If </w:t>
      </w:r>
      <w:r w:rsidR="00B60E3C">
        <w:t>sharing of strains among individuals</w:t>
      </w:r>
      <w:r w:rsidR="004144FA" w:rsidRPr="004144FA">
        <w:t xml:space="preserve"> is unrelated to social contact, this would instead support transmission through environmental </w:t>
      </w:r>
      <w:r w:rsidR="00B60E3C">
        <w:t>resources</w:t>
      </w:r>
      <w:r w:rsidR="004144FA" w:rsidRPr="004144FA">
        <w:t>.</w:t>
      </w:r>
    </w:p>
    <w:p w14:paraId="4077B59F" w14:textId="697E6781" w:rsidR="00846611" w:rsidRPr="00846611" w:rsidRDefault="00890660" w:rsidP="00846611">
      <w:pPr>
        <w:rPr>
          <w:b/>
          <w:bCs/>
        </w:rPr>
      </w:pPr>
      <w:r>
        <w:rPr>
          <w:b/>
          <w:bCs/>
        </w:rPr>
        <w:t>Chapter</w:t>
      </w:r>
      <w:r w:rsidR="00846611" w:rsidRPr="00846611">
        <w:rPr>
          <w:b/>
          <w:bCs/>
        </w:rPr>
        <w:t xml:space="preserve"> 2: </w:t>
      </w:r>
      <w:r w:rsidR="00A43311" w:rsidRPr="00A43311">
        <w:rPr>
          <w:b/>
          <w:bCs/>
        </w:rPr>
        <w:t xml:space="preserve">Determine Whether Backyard Feeding and Poultry Keeping </w:t>
      </w:r>
      <w:r w:rsidR="00A43311">
        <w:rPr>
          <w:b/>
          <w:bCs/>
        </w:rPr>
        <w:t>Increase</w:t>
      </w:r>
      <w:r w:rsidR="00A43311" w:rsidRPr="00A43311">
        <w:rPr>
          <w:b/>
          <w:bCs/>
        </w:rPr>
        <w:t xml:space="preserve"> Pathogen Prevalence in Wild Songbirds</w:t>
      </w:r>
      <w:r w:rsidR="00810F99">
        <w:rPr>
          <w:b/>
          <w:bCs/>
        </w:rPr>
        <w:t xml:space="preserve">. </w:t>
      </w:r>
    </w:p>
    <w:p w14:paraId="4B7F5EDE" w14:textId="3E18877E" w:rsidR="00846611" w:rsidRPr="00846611" w:rsidRDefault="00890660" w:rsidP="00846611">
      <w:r>
        <w:t>I aim</w:t>
      </w:r>
      <w:r w:rsidR="00846611" w:rsidRPr="00846611">
        <w:t xml:space="preserve"> to compare pathogen prevalence in wild songbirds among sites representing four treatment types: bird feeder only, backyard chickens only, both feeders and chickens, and control sites with neither. </w:t>
      </w:r>
      <w:r w:rsidR="000F0F1F">
        <w:rPr>
          <w:i/>
          <w:iCs/>
        </w:rPr>
        <w:t xml:space="preserve">Hypothesis - </w:t>
      </w:r>
      <w:r w:rsidR="00846611" w:rsidRPr="00846611">
        <w:t xml:space="preserve">If the presence of backyard poultry introduces an additional environmental reservoir for </w:t>
      </w:r>
      <w:r w:rsidR="00897A91" w:rsidRPr="00AD7DBE">
        <w:t>pathogens</w:t>
      </w:r>
      <w:r w:rsidR="00846611" w:rsidRPr="00846611">
        <w:t xml:space="preserve">, and bird feeders simultaneously increase contact rates among wild birds, then sites with compounded </w:t>
      </w:r>
      <w:r w:rsidR="00846611">
        <w:t>factors</w:t>
      </w:r>
      <w:r w:rsidR="00846611" w:rsidRPr="00846611">
        <w:t xml:space="preserve"> will </w:t>
      </w:r>
      <w:r w:rsidR="00846611">
        <w:t>show</w:t>
      </w:r>
      <w:r w:rsidR="00846611" w:rsidRPr="00846611">
        <w:t xml:space="preserve"> the greatest disease transmission risk.</w:t>
      </w:r>
      <w:r w:rsidR="00FA06D1">
        <w:t xml:space="preserve"> </w:t>
      </w:r>
      <w:r w:rsidR="000F0F1F">
        <w:t>I</w:t>
      </w:r>
      <w:r w:rsidR="00FA06D1" w:rsidRPr="00846611">
        <w:t xml:space="preserve"> </w:t>
      </w:r>
      <w:r w:rsidR="00FA06D1">
        <w:t xml:space="preserve">therefore </w:t>
      </w:r>
      <w:r w:rsidR="00FA06D1" w:rsidRPr="00846611">
        <w:t>predict that sites with both bird feeders and backyard chickens will exhibit the highest pathogen prevalence in wild birds, followed by chicken-only sites, feeder-only sites, and control sites.</w:t>
      </w:r>
    </w:p>
    <w:p w14:paraId="186C3D8E" w14:textId="41AFF2A3" w:rsidR="005D5646" w:rsidRDefault="000F0F1F" w:rsidP="006E50C2">
      <w:r>
        <w:rPr>
          <w:b/>
          <w:bCs/>
        </w:rPr>
        <w:t>Chapter</w:t>
      </w:r>
      <w:r w:rsidR="00846611" w:rsidRPr="00846611">
        <w:rPr>
          <w:b/>
          <w:bCs/>
        </w:rPr>
        <w:t xml:space="preserve"> 3: </w:t>
      </w:r>
      <w:r w:rsidR="00A43311" w:rsidRPr="00A43311">
        <w:rPr>
          <w:b/>
          <w:bCs/>
        </w:rPr>
        <w:t xml:space="preserve">Evaluate How Disease Risk Perception and Conservation Attitudes </w:t>
      </w:r>
      <w:ins w:id="10" w:author="Kelsey McCune" w:date="2026-10-02T15:28:00Z" w16du:dateUtc="2026-10-02T20:28:00Z">
        <w:r w:rsidR="006E50C2">
          <w:rPr>
            <w:b/>
            <w:bCs/>
          </w:rPr>
          <w:t>Are Related to Backyard Activities</w:t>
        </w:r>
      </w:ins>
      <w:del w:id="11" w:author="Kelsey McCune" w:date="2026-10-02T15:28:00Z" w16du:dateUtc="2026-10-02T20:28:00Z">
        <w:r w:rsidR="00A43311" w:rsidRPr="00A43311" w:rsidDel="006E50C2">
          <w:rPr>
            <w:b/>
            <w:bCs/>
          </w:rPr>
          <w:delText>Shape</w:delText>
        </w:r>
      </w:del>
      <w:r w:rsidR="00A43311" w:rsidRPr="00A43311">
        <w:rPr>
          <w:b/>
          <w:bCs/>
        </w:rPr>
        <w:t xml:space="preserve"> </w:t>
      </w:r>
      <w:del w:id="12" w:author="Kelsey McCune" w:date="2026-10-02T15:28:00Z" w16du:dateUtc="2026-10-02T20:28:00Z">
        <w:r w:rsidR="00A43311" w:rsidRPr="00A43311" w:rsidDel="006E50C2">
          <w:rPr>
            <w:b/>
            <w:bCs/>
          </w:rPr>
          <w:delText>Participant Behavior at Backyard Sites</w:delText>
        </w:r>
      </w:del>
      <w:r w:rsidR="00A11D14">
        <w:rPr>
          <w:b/>
          <w:bCs/>
        </w:rPr>
        <w:br/>
      </w:r>
      <w:r>
        <w:t>I aim to</w:t>
      </w:r>
      <w:r w:rsidR="00846611" w:rsidRPr="00846611">
        <w:t xml:space="preserve"> characterize disease risk perception, biosecurity practice engagement, willingness to adjust backyard behaviors, and place attachment </w:t>
      </w:r>
      <w:r w:rsidR="00DC4B1E">
        <w:t xml:space="preserve">(backyard effect) </w:t>
      </w:r>
      <w:r w:rsidR="00846611" w:rsidRPr="00846611">
        <w:t>among participants in bird feeding and backyard poultry keeping in central Alabama through participant surveys.</w:t>
      </w:r>
      <w:r>
        <w:t xml:space="preserve"> </w:t>
      </w:r>
      <w:r>
        <w:rPr>
          <w:i/>
          <w:iCs/>
        </w:rPr>
        <w:t>Hypotheses -</w:t>
      </w:r>
      <w:r w:rsidR="00846611" w:rsidRPr="00846611">
        <w:t xml:space="preserve"> </w:t>
      </w:r>
      <w:r w:rsidR="00A11D14" w:rsidRPr="00A11D14">
        <w:t xml:space="preserve">If greater </w:t>
      </w:r>
      <w:r w:rsidR="00464251">
        <w:t xml:space="preserve">current </w:t>
      </w:r>
      <w:r w:rsidR="00A11D14" w:rsidRPr="00A11D14">
        <w:t xml:space="preserve">knowledge of zoonotic disease is associated with more proactive </w:t>
      </w:r>
      <w:r w:rsidR="00AA1456">
        <w:t>management and biosecurity practices</w:t>
      </w:r>
      <w:r w:rsidR="00A11D14" w:rsidRPr="00A11D14">
        <w:t xml:space="preserve">, then targeted outreach and education efforts will inform practical, relevant biosecurity recommendations for </w:t>
      </w:r>
      <w:r w:rsidR="00464251">
        <w:t>homeowners</w:t>
      </w:r>
      <w:r w:rsidR="00A11D14" w:rsidRPr="00A11D14">
        <w:t xml:space="preserve">. Additionally, if engagement in backyard activities is associated with stronger pro-conservation attitudes and behaviors, then these activities may represent </w:t>
      </w:r>
      <w:r w:rsidR="00A11D14">
        <w:t xml:space="preserve">broader opportunities for </w:t>
      </w:r>
      <w:r w:rsidR="00A11D14" w:rsidRPr="00A11D14">
        <w:t>conservation outreach and</w:t>
      </w:r>
      <w:r w:rsidR="003D3458">
        <w:t xml:space="preserve"> </w:t>
      </w:r>
      <w:r w:rsidR="00AA1456">
        <w:t xml:space="preserve">management </w:t>
      </w:r>
      <w:r w:rsidR="00AD2342">
        <w:t>recommendations</w:t>
      </w:r>
      <w:r w:rsidR="00A11D14" w:rsidRPr="00A11D14">
        <w:t xml:space="preserve">. </w:t>
      </w:r>
      <w:r w:rsidR="00846611" w:rsidRPr="00846611">
        <w:t xml:space="preserve">We predict that participants with greater perceived risk of </w:t>
      </w:r>
      <w:r w:rsidR="00846611" w:rsidRPr="00846611">
        <w:lastRenderedPageBreak/>
        <w:t xml:space="preserve">disease </w:t>
      </w:r>
      <w:r w:rsidR="00846611">
        <w:t>events</w:t>
      </w:r>
      <w:r w:rsidR="00846611" w:rsidRPr="00846611">
        <w:t xml:space="preserve"> will report higher rates of biosecurity practice</w:t>
      </w:r>
      <w:r w:rsidR="00846611">
        <w:t>s,</w:t>
      </w:r>
      <w:r w:rsidR="00846611" w:rsidRPr="00846611">
        <w:t xml:space="preserve"> stronger willingness to modify, and greater </w:t>
      </w:r>
      <w:r w:rsidR="00846611">
        <w:t>propensity to accept</w:t>
      </w:r>
      <w:r w:rsidR="00846611" w:rsidRPr="00846611">
        <w:t xml:space="preserve"> evidence-based management guidelines. </w:t>
      </w:r>
    </w:p>
    <w:p w14:paraId="1591FF36" w14:textId="169EACC9" w:rsidR="005D5646" w:rsidRDefault="00103E9F" w:rsidP="004975A6">
      <w:pPr>
        <w:rPr>
          <w:b/>
          <w:bCs/>
        </w:rPr>
      </w:pPr>
      <w:del w:id="13" w:author="Kelsey McCune" w:date="2026-10-02T15:30:00Z" w16du:dateUtc="2026-10-02T20:30:00Z">
        <w:r w:rsidDel="006E50C2">
          <w:rPr>
            <w:b/>
            <w:bCs/>
          </w:rPr>
          <w:delText>Materials/</w:delText>
        </w:r>
      </w:del>
      <w:r w:rsidR="005D5646">
        <w:rPr>
          <w:b/>
          <w:bCs/>
        </w:rPr>
        <w:t xml:space="preserve">Methods: </w:t>
      </w:r>
    </w:p>
    <w:p w14:paraId="541D8A54" w14:textId="77777777" w:rsidR="00F035C5" w:rsidRPr="00F035C5" w:rsidRDefault="00F035C5" w:rsidP="00F035C5">
      <w:r w:rsidRPr="00F035C5">
        <w:rPr>
          <w:b/>
          <w:bCs/>
        </w:rPr>
        <w:t>Field Sampling</w:t>
      </w:r>
    </w:p>
    <w:p w14:paraId="0C508B3D" w14:textId="615953EC" w:rsidR="00F035C5" w:rsidRPr="00F035C5" w:rsidRDefault="000F0F1F" w:rsidP="00F035C5">
      <w:r>
        <w:t>I</w:t>
      </w:r>
      <w:r w:rsidR="00F035C5">
        <w:t xml:space="preserve"> </w:t>
      </w:r>
      <w:r w:rsidR="00464251">
        <w:t xml:space="preserve">will </w:t>
      </w:r>
      <w:r w:rsidR="00F035C5">
        <w:t>perform this study</w:t>
      </w:r>
      <w:r w:rsidR="00F035C5" w:rsidRPr="00F035C5">
        <w:t xml:space="preserve"> along an urban-to-rural gradient in central Alabama across </w:t>
      </w:r>
      <w:r w:rsidR="00B27F8E">
        <w:t>fifteen</w:t>
      </w:r>
      <w:r w:rsidR="00F035C5" w:rsidRPr="00F035C5">
        <w:t xml:space="preserve"> sites categorized into four treatment types: control sites with no</w:t>
      </w:r>
      <w:r w:rsidR="00F035C5">
        <w:t xml:space="preserve"> bird</w:t>
      </w:r>
      <w:r w:rsidR="006E50C2">
        <w:t xml:space="preserve"> </w:t>
      </w:r>
      <w:r w:rsidR="00F035C5" w:rsidRPr="00F035C5">
        <w:t xml:space="preserve">feeders or poultry (n = 4), bird feeder-only sites (n = 4), backyard chicken-only sites (n = </w:t>
      </w:r>
      <w:r w:rsidR="00B27F8E">
        <w:t>3</w:t>
      </w:r>
      <w:r w:rsidR="00F035C5" w:rsidRPr="00F035C5">
        <w:t xml:space="preserve">), and sites with both feeders and chickens (n = </w:t>
      </w:r>
      <w:r w:rsidR="00B27F8E">
        <w:t>4</w:t>
      </w:r>
      <w:r w:rsidR="00F035C5" w:rsidRPr="00F035C5">
        <w:t xml:space="preserve">). Sites were selected to ensure a baseline level of vegetation </w:t>
      </w:r>
      <w:r w:rsidR="00F035C5">
        <w:t xml:space="preserve">and habitat </w:t>
      </w:r>
      <w:r w:rsidR="00F035C5" w:rsidRPr="00F035C5">
        <w:t xml:space="preserve">suitable for </w:t>
      </w:r>
      <w:r w:rsidR="00F035C5">
        <w:t>wild birds</w:t>
      </w:r>
      <w:r w:rsidR="006E50C2">
        <w:t>,</w:t>
      </w:r>
      <w:r w:rsidR="00F035C5" w:rsidRPr="00F035C5">
        <w:t xml:space="preserve"> and sampl</w:t>
      </w:r>
      <w:r w:rsidR="00464251">
        <w:t>ing of wild birds has been ongoing</w:t>
      </w:r>
      <w:r w:rsidR="00F035C5" w:rsidRPr="00F035C5">
        <w:t xml:space="preserve"> monthly </w:t>
      </w:r>
      <w:r w:rsidR="00F035C5">
        <w:t>since</w:t>
      </w:r>
      <w:r w:rsidR="00F035C5" w:rsidRPr="00F035C5">
        <w:t xml:space="preserve"> summer 202</w:t>
      </w:r>
      <w:r w:rsidR="00F035C5">
        <w:t>4</w:t>
      </w:r>
      <w:r w:rsidR="00F035C5" w:rsidRPr="00F035C5">
        <w:t xml:space="preserve">. </w:t>
      </w:r>
    </w:p>
    <w:p w14:paraId="08FA6B05" w14:textId="591BC0D7" w:rsidR="00F035C5" w:rsidRPr="00F035C5" w:rsidRDefault="00F035C5" w:rsidP="00F035C5">
      <w:r w:rsidRPr="00F035C5">
        <w:t>I capture wild songbirds using mist nets deployed near feeders, chicken coops, or comparably active areas at control sites. Each captured bird is identified to species, sexed when possible, and measured for body mass, wing chord, tarsus length, and bill and skull dimensions to estimate body condition. All individuals receive a sequentially numbered USGS aluminum leg band. A subset of common resident species</w:t>
      </w:r>
      <w:r>
        <w:t xml:space="preserve"> </w:t>
      </w:r>
      <w:r w:rsidRPr="00F035C5">
        <w:t xml:space="preserve">including Carolina Chickadee, Tufted Titmouse, Carolina Wren, Blue Jay, Downy Woodpecker, House Finch, and Northern Cardinal additionally </w:t>
      </w:r>
      <w:proofErr w:type="gramStart"/>
      <w:r w:rsidR="00396E9A" w:rsidRPr="00F035C5">
        <w:t>receive</w:t>
      </w:r>
      <w:proofErr w:type="gramEnd"/>
      <w:r w:rsidR="00396E9A">
        <w:t xml:space="preserve"> </w:t>
      </w:r>
      <w:r w:rsidRPr="00F035C5">
        <w:t xml:space="preserve">passive integrated transponder (PIT) leg bands. Radio-frequency identification (RFID) antennas installed at feeders, inside coops, and on perches at control sites record date- and time-stamped detections of PIT-tagged individuals, allowing me to </w:t>
      </w:r>
      <w:r w:rsidR="00396E9A">
        <w:t>characterize</w:t>
      </w:r>
      <w:r w:rsidRPr="00F035C5">
        <w:t xml:space="preserve"> feeder visitation frequenc</w:t>
      </w:r>
      <w:r w:rsidR="00396E9A">
        <w:t>ies</w:t>
      </w:r>
      <w:r w:rsidRPr="00F035C5">
        <w:t xml:space="preserve"> </w:t>
      </w:r>
      <w:r w:rsidR="00396E9A">
        <w:t>by individual</w:t>
      </w:r>
      <w:r w:rsidR="00EF77BD">
        <w:t>s</w:t>
      </w:r>
      <w:r w:rsidR="00396E9A">
        <w:t xml:space="preserve"> </w:t>
      </w:r>
      <w:r w:rsidRPr="00F035C5">
        <w:t xml:space="preserve">over time. Migratory </w:t>
      </w:r>
      <w:r w:rsidR="00464251">
        <w:t xml:space="preserve">species </w:t>
      </w:r>
      <w:r w:rsidRPr="00F035C5">
        <w:t xml:space="preserve">and </w:t>
      </w:r>
      <w:r w:rsidR="00464251">
        <w:t xml:space="preserve">species that infrequently visit feeders </w:t>
      </w:r>
      <w:r w:rsidRPr="00F035C5">
        <w:t>do not receive PIT tags.</w:t>
      </w:r>
    </w:p>
    <w:p w14:paraId="31C66C1E" w14:textId="0CF333AD" w:rsidR="00F035C5" w:rsidRPr="00F035C5" w:rsidRDefault="00F035C5" w:rsidP="00F035C5">
      <w:r w:rsidRPr="00F035C5">
        <w:t>I collect fecal</w:t>
      </w:r>
      <w:r w:rsidR="00396E9A">
        <w:t xml:space="preserve">, viral, and blood </w:t>
      </w:r>
      <w:r w:rsidRPr="00F035C5">
        <w:t xml:space="preserve">samples from </w:t>
      </w:r>
      <w:r w:rsidR="00464251">
        <w:t>all</w:t>
      </w:r>
      <w:r w:rsidR="00464251" w:rsidRPr="00F035C5">
        <w:t xml:space="preserve"> </w:t>
      </w:r>
      <w:r w:rsidRPr="00F035C5">
        <w:t>captured bird</w:t>
      </w:r>
      <w:r w:rsidR="00464251">
        <w:t>s</w:t>
      </w:r>
      <w:r w:rsidRPr="00F035C5">
        <w:t xml:space="preserve"> via cloacal swa</w:t>
      </w:r>
      <w:r w:rsidR="00396E9A">
        <w:t>bs, fecal</w:t>
      </w:r>
      <w:r w:rsidRPr="00F035C5">
        <w:t xml:space="preserve"> droppings on clean surfaces</w:t>
      </w:r>
      <w:r w:rsidR="00396E9A">
        <w:t xml:space="preserve">, tracheal swabs and </w:t>
      </w:r>
      <w:proofErr w:type="spellStart"/>
      <w:r w:rsidR="00396E9A" w:rsidRPr="006E50C2">
        <w:rPr>
          <w:i/>
          <w:iCs/>
        </w:rPr>
        <w:t>Nobuto</w:t>
      </w:r>
      <w:proofErr w:type="spellEnd"/>
      <w:r w:rsidR="00396E9A">
        <w:t xml:space="preserve"> paper strips</w:t>
      </w:r>
      <w:r w:rsidRPr="00F035C5">
        <w:t>. I also collect fecal samples from backyard chickens</w:t>
      </w:r>
      <w:r w:rsidR="00396E9A">
        <w:t xml:space="preserve">. </w:t>
      </w:r>
      <w:r w:rsidRPr="00F035C5">
        <w:t>All samples are transported on ice and stored at -80°C until processing.</w:t>
      </w:r>
      <w:r w:rsidR="00396E9A">
        <w:t xml:space="preserve"> </w:t>
      </w:r>
    </w:p>
    <w:p w14:paraId="242E7BF0" w14:textId="77777777" w:rsidR="00F035C5" w:rsidRPr="00F035C5" w:rsidRDefault="00F035C5" w:rsidP="00F035C5">
      <w:r w:rsidRPr="00F035C5">
        <w:rPr>
          <w:b/>
          <w:bCs/>
        </w:rPr>
        <w:t>Laboratory Analysis</w:t>
      </w:r>
    </w:p>
    <w:p w14:paraId="5E9E4CC8" w14:textId="4D088442" w:rsidR="00EF77BD" w:rsidRDefault="00F035C5" w:rsidP="00F035C5">
      <w:r w:rsidRPr="00F035C5">
        <w:t>Laboratory work is conducted at Auburn University in collaboration with the Departments of Poultry Science</w:t>
      </w:r>
      <w:r w:rsidR="00C353F5">
        <w:t>,</w:t>
      </w:r>
      <w:r w:rsidR="00464251">
        <w:t xml:space="preserve"> as well as the </w:t>
      </w:r>
      <w:r w:rsidR="00464251" w:rsidRPr="00F035C5">
        <w:t>Thompson Bishop Sparks State Diagnostic Laboratory</w:t>
      </w:r>
      <w:r w:rsidRPr="00F035C5">
        <w:t xml:space="preserve">. </w:t>
      </w:r>
    </w:p>
    <w:p w14:paraId="7FBB3444" w14:textId="11FCC37B" w:rsidR="00EF77BD" w:rsidRDefault="00EF77BD" w:rsidP="00F035C5">
      <w:r w:rsidRPr="006E50C2">
        <w:t>Bacterial culturing</w:t>
      </w:r>
      <w:r>
        <w:rPr>
          <w:i/>
          <w:iCs/>
        </w:rPr>
        <w:t xml:space="preserve"> - </w:t>
      </w:r>
      <w:r w:rsidR="00F035C5" w:rsidRPr="00F035C5">
        <w:t xml:space="preserve">I enrich fecal samples in buffered peptone water, then transfer them to Rappaport-Vassiliadis broth selective for </w:t>
      </w:r>
      <w:r w:rsidR="00F035C5" w:rsidRPr="00F035C5">
        <w:rPr>
          <w:i/>
          <w:iCs/>
        </w:rPr>
        <w:t>S. enterica</w:t>
      </w:r>
      <w:r w:rsidR="00F035C5" w:rsidRPr="00F035C5">
        <w:t xml:space="preserve"> enrichment</w:t>
      </w:r>
      <w:r w:rsidR="00396E9A">
        <w:t>, both incubated</w:t>
      </w:r>
      <w:r w:rsidR="00464251">
        <w:t xml:space="preserve"> sequentially</w:t>
      </w:r>
      <w:r w:rsidR="00396E9A">
        <w:t xml:space="preserve"> for 24-48 hours</w:t>
      </w:r>
      <w:r w:rsidR="00F035C5" w:rsidRPr="00F035C5">
        <w:t xml:space="preserve">. I then streak from this broth onto xylose lysine deoxycholate (XLD) agar plates selective and differential for </w:t>
      </w:r>
      <w:r w:rsidR="00F035C5" w:rsidRPr="00F035C5">
        <w:rPr>
          <w:i/>
          <w:iCs/>
        </w:rPr>
        <w:t>S. enterica</w:t>
      </w:r>
      <w:r w:rsidR="00F035C5" w:rsidRPr="00F035C5">
        <w:t xml:space="preserve"> growth and incubate plates for 24–48 hours. I confirm presumptive</w:t>
      </w:r>
      <w:r w:rsidR="00396E9A">
        <w:t xml:space="preserve"> and unk</w:t>
      </w:r>
      <w:r>
        <w:t>n</w:t>
      </w:r>
      <w:r w:rsidR="00396E9A">
        <w:t>own</w:t>
      </w:r>
      <w:r w:rsidR="00F035C5" w:rsidRPr="00F035C5">
        <w:t xml:space="preserve"> colonies using matrix-assisted laser desorption/ionization time-of-flight mass spectrometry (MALDI-TOF MS). </w:t>
      </w:r>
    </w:p>
    <w:p w14:paraId="4079F79F" w14:textId="5E8AC2D7" w:rsidR="00AF7777" w:rsidRDefault="00EF77BD" w:rsidP="00F035C5">
      <w:r>
        <w:rPr>
          <w:i/>
          <w:iCs/>
        </w:rPr>
        <w:t xml:space="preserve">Salmonella </w:t>
      </w:r>
      <w:r w:rsidR="00AA1456" w:rsidRPr="006E50C2">
        <w:t>characterization</w:t>
      </w:r>
      <w:r w:rsidRPr="006E50C2">
        <w:t xml:space="preserve"> </w:t>
      </w:r>
      <w:r>
        <w:rPr>
          <w:i/>
          <w:iCs/>
        </w:rPr>
        <w:t>-</w:t>
      </w:r>
      <w:r w:rsidR="00E111AF">
        <w:rPr>
          <w:i/>
          <w:iCs/>
        </w:rPr>
        <w:t xml:space="preserve"> </w:t>
      </w:r>
      <w:r w:rsidR="00E111AF">
        <w:rPr>
          <w:rStyle w:val="Emphasis"/>
        </w:rPr>
        <w:t>Salmonella enterica</w:t>
      </w:r>
      <w:r w:rsidR="00E111AF">
        <w:t xml:space="preserve"> includes more than 2,500 serotypes</w:t>
      </w:r>
      <w:r w:rsidR="00D77FFD">
        <w:t xml:space="preserve"> </w:t>
      </w:r>
      <w:r w:rsidR="00B46695">
        <w:fldChar w:fldCharType="begin"/>
      </w:r>
      <w:r w:rsidR="00B46695">
        <w:instrText xml:space="preserve"> ADDIN ZOTERO_ITEM CSL_CITATION {"citationID":"tSg3SOCo","properties":{"unsorted":false,"formattedCitation":"(Grimont &amp; Weill, 2007)","plainCitation":"(Grimont &amp; Weill, 2007)","noteIndex":0},"citationItems":[{"id":173,"uris":["http://zotero.org/users/21417521/items/B25TJNPG"],"itemData":{"id":173,"type":"book","edition":"9","number-of-pages":"166","publisher":"WHO Collaborating Centre for Reference and Research on Salmonella, Institut Pasteur","publisher-place":"Paris, France","title":"ANTIGENIC FORMULAE OF THE SALMONELLA SEROVARS","author":[{"family":"Grimont","given":"Patrick"},{"family":"Weill","given":"François-Xavier"}],"issued":{"date-parts":[["2007"]]}}}],"schema":"https://github.com/citation-style-language/schema/raw/master/csl-citation.json"} </w:instrText>
      </w:r>
      <w:r w:rsidR="00B46695">
        <w:fldChar w:fldCharType="separate"/>
      </w:r>
      <w:r w:rsidR="00B46695">
        <w:rPr>
          <w:noProof/>
        </w:rPr>
        <w:t>(Grimont &amp; Weill, 2007)</w:t>
      </w:r>
      <w:r w:rsidR="00B46695">
        <w:fldChar w:fldCharType="end"/>
      </w:r>
      <w:r w:rsidR="00E111AF">
        <w:t xml:space="preserve"> that vary in host range and virulence</w:t>
      </w:r>
      <w:r w:rsidR="00C05188">
        <w:t xml:space="preserve"> </w:t>
      </w:r>
      <w:r w:rsidR="006910B2">
        <w:fldChar w:fldCharType="begin"/>
      </w:r>
      <w:r w:rsidR="006910B2">
        <w:instrText xml:space="preserve"> ADDIN ZOTERO_ITEM CSL_CITATION {"citationID":"zKEzONgx","properties":{"unsorted":false,"formattedCitation":"(Uzzau et al., 2000)","plainCitation":"(Uzzau et al., 2000)","noteIndex":0},"citationItems":[{"id":159,"uris":["http://zotero.org/users/21417521/items/WEKF86QB"],"itemData":{"id":159,"type":"article-journal","abstract":"Salmonella\n              constitutes a genus of zoonotic bacteria of \nworldwide economic and health importance. The \ncurrent view of salmonella taxonomy assigns the \nmembers of this genus to two species:\n              S. enterica\n              and\n              S. bongori\n              .\n              S. enterica\n              itself is divided into six \nsubspecies,\n              enterica\n              ,\n              salamae\n              ,\n              arizonae\n              ,\n              diarizonae\n              ,\n              indica\n              , and\n              houtenae\n              , also known as subspecies I, II, \nIIIa, IIIb, IV, and VI, respectively [1]. Members of\n              Salmonella enterica\n              subspecies\n              enterica\n              are mainly \nassociated with warm-blooded vertebrates and are \nusually transmitted by ingestion of food or water \ncontaminated by infected faeces. The pathogenicity of \nmost of the distinct serotypes remains undefined, and \neven within the most common serotypes, many \nquestions remain to be answered regarding the \ninteractions between the organism and the infected \nhost.\n            \n            \n              Salmonellosis manifests itself in three major forms: \nenteritis, septicaemia, and abortion, each of which \nmay be present singly or in combination, depending \non both the serotype and the host involved. Although \ncurrently over 2300 serovars of\n              Salmonella\n              are \nrecognized, only about 50 serotypes are isolated in \nany significant numbers as human or animal \npathogens [2, 3] and they all belong to subspecies\n              enterica\n              . Of these, most cause acute gastroenteritis \ncharacterized by a short incubation period and a \nsevere systemic disease in man or animals, characterized by septicaemia, fever and/or abortion, and \nsuch serotypes are often associated with one or few \nhost species [4–6].\n            \n            \n              It is the intention of this review to present a \nsummary of current knowledge of these host-adapted \nserotypes of\n              S. enterica\n              . The taxonomic relationships \nbetween the serotypes will be discussed together with \na comparison of the pathology and pathogenesis of \nthe disease that they cause in their natural host(s). \nSince much of our knowledge on salmonellosis is \nbased on the results of work on Typhimurium, this \nserotype will often be used as the baseline in \ndiscussion. It is hoped that an appreciation of the \ndifferences that exist in the way these serotypes \ninteract with the host will lead to a greater understanding of the complex host–parasite relationship \nthat characterizes salmonella infections.","container-title":"Epidemiology and Infection","DOI":"10.1017/S0950268899004379","ISSN":"0950-2688, 1469-4409","issue":"2","journalAbbreviation":"Epidemiol. Infect.","language":"en","license":"https://www.cambridge.org/core/terms","page":"229-255","source":"DOI.org (Crossref)","title":"Host adapted serotypes of &lt;i&gt;Salmonella enterica&lt;/i&gt;","volume":"125","author":[{"family":"Uzzau","given":"S."},{"family":"Brown","given":"D. J."},{"family":"Wallis","given":"T."},{"family":"Rubino","given":"S."},{"family":"Leori","given":"G."},{"family":"Bernard","given":"S."},{"family":"Casadesús","given":"J."},{"family":"Platt","given":"D. J."},{"family":"Olsen","given":"J. E."}],"issued":{"date-parts":[["2000",10]]}}}],"schema":"https://github.com/citation-style-language/schema/raw/master/csl-citation.json"} </w:instrText>
      </w:r>
      <w:r w:rsidR="006910B2">
        <w:fldChar w:fldCharType="separate"/>
      </w:r>
      <w:r w:rsidR="006910B2">
        <w:rPr>
          <w:noProof/>
        </w:rPr>
        <w:t>(Uzzau et al., 2000)</w:t>
      </w:r>
      <w:r w:rsidR="006910B2">
        <w:fldChar w:fldCharType="end"/>
      </w:r>
      <w:r w:rsidR="00E111AF">
        <w:t xml:space="preserve">. Some serotypes are </w:t>
      </w:r>
      <w:r w:rsidR="00E111AF">
        <w:lastRenderedPageBreak/>
        <w:t xml:space="preserve">broadly pathogenic across hosts, while others appear host-adapted to particular wild bird taxa, and some to human infection </w:t>
      </w:r>
      <w:r w:rsidR="006910B2">
        <w:fldChar w:fldCharType="begin"/>
      </w:r>
      <w:r w:rsidR="006910B2">
        <w:instrText xml:space="preserve"> ADDIN ZOTERO_ITEM CSL_CITATION {"citationID":"TFlPJvDV","properties":{"unsorted":false,"formattedCitation":"(Lawson et al., 2011; Pennycott et al., 1998)","plainCitation":"(Lawson et al., 2011; Pennycott et al., 1998)","noteIndex":0},"citationItems":[{"id":161,"uris":["http://zotero.org/users/21417521/items/2LRL63YC"],"itemData":{"id":161,"type":"article-journal","abstract":"ABSTRACT\n            \n              Salmonellosis is a frequently diagnosed infectious disease of passerine birds in garden habitats within Great Britain with potential implications for human and domestic animal health. Postmortem examinations were performed on 1,477 garden bird carcasses of circa 50 species from England and Wales, 1999 to 2007 inclusive. Salmonellosis was confirmed in 263 adult birds of 10 passerine species in this 11-year longitudinal study. A subset of 124 fully biotyped\n              Salmonella enterica\n              subsp.\n              enterica\n              serovar Typhimurium isolates was examined using pulsed-field gel electrophoresis to investigate the hypothesis that these strains are host adapted and to determine whether this molecular technique offers greater resolution in understanding the epidemiology of\n              Salmonella\n              Typhimurium infection than phage typing alone. For the two most common phage types, definitive type (DT) 40 and DT56v, which together accounted for 97% (120/124) of isolates, pulsed-field gel electrophoresis groupings closely correlated with phage type with remarkably few exceptions. A high degree of genetic similarity (&gt;90%) was observed within and between the two most common pulsed-field gel electrophoresis groups. No clustering or variation was found in the pulsed-field gel electrophoresis groupings by bird species, year, or geographical region beyond that revealed by phage typing. These findings support the hypothesis that there are currently two host-adapted\n              Salmonella\n              phage types,\n              S\n              . Typhimurium DT40 and DT56v, circulating widely in British garden birds and that the reservoir of infection is maintained within wild bird populations. Large-scale multilocus sequence typing studies are required to further investigate the epidemiology of this infection.","container-title":"Applied and Environmental Microbiology","DOI":"10.1128/AEM.00131-11","ISSN":"0099-2240, 1098-5336","issue":"22","journalAbbreviation":"Appl Environ Microbiol","language":"en","page":"8139-8144","source":"DOI.org (Crossref)","title":"Pulsed-Field Gel Electrophoresis Supports the Presence of Host-Adapted Salmonella enterica subsp. enterica Serovar Typhimurium Strains in the British Garden Bird Population","volume":"77","author":[{"family":"Lawson","given":"Becki"},{"family":"Hughes","given":"Laura A."},{"family":"Peters","given":"Tansy"},{"family":"De Pinna","given":"Elizabeth"},{"family":"John","given":"Shinto K."},{"family":"Macgregor","given":"Shaheed K."},{"family":"Cunningham","given":"Andrew A."}],"issued":{"date-parts":[["2011",11,15]]}}},{"id":163,"uris":["http://zotero.org/users/21417521/items/7NR37K4U"],"itemData":{"id":163,"type":"article-journal","abstract":"The provision of supplementary food for wild birds in gardens during the winter months is common in the UK, but it is possible that it may precipitate infectious diseases in the birds. This paper describes the results of postmortem examinations of 116 wild finches carried out over a period of four years. The two commonest causes of death in areas where high mortality had been reported were infections with the bacteria\n              Salmonella typhimurium\n              DT4o and\n              Escherichia coli\n              O86. Coccidia of the genera\n              Atoxoplasma\n              or\n              Isospora\n              were found in several of the birds but were considered to be incidental. Megabacteria were also identified in some of the birds, for the first time in flocks of wild birds in the UK, but they were not considered to be significant.","container-title":"Veterinary Record","DOI":"10.1136/vr.143.6.155","ISSN":"0042-4900, 2042-7670","issue":"6","journalAbbreviation":"Veterinary Record","language":"en","license":"http://onlinelibrary.wiley.com/termsAndConditions#vor","page":"155-158","source":"DOI.org (Crossref)","title":"Causes of death of wild birds of the family Fringillidae in Britain","volume":"143","author":[{"family":"Pennycott","given":"T. W."},{"family":"Ross","given":"H. M."},{"family":"McLaren","given":"I. M."},{"family":"Park","given":"A."},{"family":"Hopkins","given":"G. F."},{"family":"Foster","given":"G."}],"issued":{"date-parts":[["1998",8]]}}}],"schema":"https://github.com/citation-style-language/schema/raw/master/csl-citation.json"} </w:instrText>
      </w:r>
      <w:r w:rsidR="006910B2">
        <w:fldChar w:fldCharType="separate"/>
      </w:r>
      <w:r w:rsidR="006910B2">
        <w:rPr>
          <w:noProof/>
        </w:rPr>
        <w:t>(Lawson et al., 2011; Pennycott et al., 1998)</w:t>
      </w:r>
      <w:r w:rsidR="006910B2">
        <w:fldChar w:fldCharType="end"/>
      </w:r>
      <w:r w:rsidR="00E111AF">
        <w:t>.</w:t>
      </w:r>
      <w:r w:rsidR="00C05188">
        <w:t xml:space="preserve"> </w:t>
      </w:r>
      <w:r w:rsidR="00E111AF">
        <w:t xml:space="preserve">To determine the zoonotic disease risk of </w:t>
      </w:r>
      <w:r w:rsidR="00E111AF">
        <w:rPr>
          <w:i/>
          <w:iCs/>
        </w:rPr>
        <w:t xml:space="preserve">Salmonella </w:t>
      </w:r>
      <w:r w:rsidR="00E111AF">
        <w:t>isolates,</w:t>
      </w:r>
      <w:r>
        <w:rPr>
          <w:i/>
          <w:iCs/>
        </w:rPr>
        <w:t xml:space="preserve"> </w:t>
      </w:r>
      <w:r w:rsidR="00F035C5" w:rsidRPr="00F035C5">
        <w:t>I will serotype</w:t>
      </w:r>
      <w:r w:rsidR="00AF7777">
        <w:t xml:space="preserve"> c</w:t>
      </w:r>
      <w:r w:rsidR="00F035C5" w:rsidRPr="00F035C5">
        <w:t xml:space="preserve">onfirmed isolates using O and H antigen testing following the Kauffmann-White scheme, targeting </w:t>
      </w:r>
      <w:commentRangeStart w:id="14"/>
      <w:commentRangeStart w:id="15"/>
      <w:r w:rsidR="00F035C5" w:rsidRPr="00F035C5">
        <w:t>serogroups B and D that include pathogenic serotypes such as Typhimurium and Enteritidis</w:t>
      </w:r>
      <w:commentRangeEnd w:id="14"/>
      <w:r w:rsidR="00C05188" w:rsidRPr="00F035C5">
        <w:rPr>
          <w:rStyle w:val="CommentReference"/>
          <w:sz w:val="24"/>
          <w:szCs w:val="24"/>
        </w:rPr>
        <w:commentReference w:id="14"/>
      </w:r>
      <w:commentRangeEnd w:id="15"/>
      <w:r w:rsidR="006E50C2">
        <w:rPr>
          <w:rStyle w:val="CommentReference"/>
        </w:rPr>
        <w:commentReference w:id="15"/>
      </w:r>
      <w:r w:rsidR="00F035C5" w:rsidRPr="00F035C5">
        <w:t xml:space="preserve">. </w:t>
      </w:r>
      <w:r w:rsidR="00E111AF">
        <w:t>DNA of c</w:t>
      </w:r>
      <w:r w:rsidR="00F035C5" w:rsidRPr="00F035C5">
        <w:t>onfirmed isolates</w:t>
      </w:r>
      <w:r w:rsidR="00AF7777">
        <w:t xml:space="preserve"> will be extracted for PCR</w:t>
      </w:r>
      <w:r w:rsidR="00E111AF">
        <w:t xml:space="preserve"> to identify serotype. DNA is then stored at -80 C, but</w:t>
      </w:r>
      <w:r w:rsidR="00AF7777">
        <w:t xml:space="preserve"> </w:t>
      </w:r>
      <w:r w:rsidR="00E111AF">
        <w:t xml:space="preserve">ultimately, we will conduct </w:t>
      </w:r>
      <w:r w:rsidR="00F035C5" w:rsidRPr="00F035C5">
        <w:t xml:space="preserve">whole-genome sequencing to </w:t>
      </w:r>
      <w:r w:rsidR="00396E9A">
        <w:t>observe and record</w:t>
      </w:r>
      <w:r w:rsidR="00F035C5" w:rsidRPr="00F035C5">
        <w:t xml:space="preserve"> antimicrobial resistance profiles and linkages to known outbreak strains</w:t>
      </w:r>
      <w:r w:rsidR="00AF7777">
        <w:t xml:space="preserve">. </w:t>
      </w:r>
    </w:p>
    <w:p w14:paraId="254D5C34" w14:textId="72305FBE" w:rsidR="00EF77BD" w:rsidRDefault="0023754E" w:rsidP="00F035C5">
      <w:pPr>
        <w:rPr>
          <w:b/>
          <w:bCs/>
        </w:rPr>
      </w:pPr>
      <w:r>
        <w:rPr>
          <w:b/>
          <w:bCs/>
        </w:rPr>
        <w:t>Planned A</w:t>
      </w:r>
      <w:r w:rsidR="00EF77BD">
        <w:rPr>
          <w:b/>
          <w:bCs/>
        </w:rPr>
        <w:t>nalysis of Field Data</w:t>
      </w:r>
    </w:p>
    <w:p w14:paraId="0B63EF6B" w14:textId="74C00034" w:rsidR="00FD6E43" w:rsidRDefault="00B60E3C" w:rsidP="00F035C5">
      <w:pPr>
        <w:rPr>
          <w:b/>
          <w:bCs/>
        </w:rPr>
      </w:pPr>
      <w:r w:rsidRPr="00B60E3C">
        <w:t xml:space="preserve">All analyses will be conducted in R. While I will be able to determine </w:t>
      </w:r>
      <w:r w:rsidRPr="00B60E3C">
        <w:rPr>
          <w:i/>
          <w:iCs/>
        </w:rPr>
        <w:t>S. enterica</w:t>
      </w:r>
      <w:r w:rsidRPr="00B60E3C">
        <w:t xml:space="preserve"> infection status (yes or no) for all sampled birds,</w:t>
      </w:r>
      <w:del w:id="16" w:author="Kelsey McCune" w:date="2026-10-02T15:37:00Z" w16du:dateUtc="2026-10-02T20:37:00Z">
        <w:r w:rsidRPr="00B60E3C" w:rsidDel="000A667E">
          <w:delText xml:space="preserve"> and</w:delText>
        </w:r>
      </w:del>
      <w:r w:rsidRPr="00B60E3C">
        <w:t xml:space="preserve"> confirmed isolates will then undergo whole-genome sequencing (WGS). WGS will characterize serotypes, antimicrobial resistance profiles, and linkage to known outbreak strains. It will also allow me to determine whether identical strains are shared among wild birds and backyard poultry. Infection status will be used in both chapters, while shared genotypes from WGS </w:t>
      </w:r>
      <w:r w:rsidRPr="00C05188">
        <w:t>will be combined with RFID detection data to</w:t>
      </w:r>
      <w:r w:rsidR="00C05188">
        <w:t xml:space="preserve"> </w:t>
      </w:r>
      <w:r w:rsidRPr="00B60E3C">
        <w:t>build the social contact and disease transmission networks in Chapter 1</w:t>
      </w:r>
      <w:r w:rsidR="00FD6E43">
        <w:t xml:space="preserve"> </w:t>
      </w:r>
      <w:r w:rsidR="00FD6E43">
        <w:fldChar w:fldCharType="begin"/>
      </w:r>
      <w:r w:rsidR="008E53A8">
        <w:instrText xml:space="preserve"> ADDIN ZOTERO_ITEM CSL_CITATION {"citationID":"gxmUggJc","properties":{"unsorted":false,"formattedCitation":"(VanderWaal et al., 2014b)","plainCitation":"(VanderWaal et al., 2014b)","noteIndex":0},"citationItems":[{"id":117,"uris":["http://zotero.org/users/21417521/items/KPKFP6CZ"],"itemData":{"id":117,"type":"article-journal","abstract":"Summary\n            \n              \n                \n                  Although network analysis has drawn considerable attention as a promising tool for disease ecology, empirical research has been hindered by limitations in detecting the occurrence of pathogen transmission (who transmitted to whom) within social networks.\n                \n                \n                  \n                    Using a novel approach, we utilize the genetics of a diverse microbe,\n                    \n                      E\n                      scherichia coli\n                    \n                    , to infer where direct or indirect transmission has occurred and use these data to construct transmission networks for a wild giraffe population (\n                    \n                      G\n                      iraffe camelopardalis\n                    \n                    ). Individuals were considered to be a part of the same transmission chain and were interlinked in the transmission network if they shared genetic subtypes of\n                    \n                      E\n                      . coli\n                    \n                    .\n                  \n                \n                \n                  By using microbial genetics to quantify who transmits to whom independently from the behavioural data on who is in contact with whom, we were able to directly investigate how the structure of contact networks influences the structure of the transmission network. To distinguish between the effects of social and environmental contact on transmission dynamics, the transmission network was compared with two separate contact networks defined from the behavioural data: a social network based on association patterns, and a spatial network based on patterns of home‐range overlap among individuals.\n                \n                \n                  We found that links in the transmission network were more likely to occur between individuals that were strongly linked in the social network. Furthermore, individuals that had more numerous connections or that occupied ‘bottleneck’ positions in the social network tended to occupy similar positions in the transmission network. No similar correlations were observed between the spatial and transmission networks. This indicates that an individual's social network position is predictive of transmission network position, which has implications for identifying individuals that function as super‐spreaders or transmission bottlenecks in the population.\n                \n                \n                  \n                    These results emphasize the importance of association patterns in understanding transmission dynamics, even for environmentally transmitted microbes like\n                    E. coli\n                    . This study is the first to use microbial genetics to construct and analyse transmission networks in a wildlife population and highlights the potential utility of an approach integrating microbial genetics with network analysis.","container-title":"Journal of Animal Ecology","DOI":"10.1111/1365-2656.12137","ISSN":"0021-8790, 1365-2656","issue":"2","journalAbbreviation":"Journal of Animal Ecology","language":"en","license":"http://onlinelibrary.wiley.com/termsAndConditions#vor","page":"406-414","source":"DOI.org (Crossref)","title":"Linking social and pathogen transmission networks using microbial genetics in giraffe ( &lt;i&gt; &lt;span style=\"font-variant:small-caps;\"&gt;G&lt;/span&gt; iraffa camelopardalis &lt;/i&gt; )","title-short":"Linking social and pathogen transmission networks using microbial genetics in giraffe ( &lt;i&gt; &lt;span style=\"font-variant&lt;/i&gt;","volume":"83","author":[{"family":"VanderWaal","given":"Kimberly L."},{"family":"Atwill","given":"Edward R."},{"family":"Isbell","given":"Lynne. A."},{"family":"McCowan","given":"Brenda"}],"editor":[{"family":"Altizer","given":"Sonia"}],"issued":{"date-parts":[["2014",3]]}}}],"schema":"https://github.com/citation-style-language/schema/raw/master/csl-citation.json"} </w:instrText>
      </w:r>
      <w:r w:rsidR="00FD6E43">
        <w:fldChar w:fldCharType="separate"/>
      </w:r>
      <w:r w:rsidR="008E53A8">
        <w:rPr>
          <w:noProof/>
        </w:rPr>
        <w:t>(VanderWaal et al., 2014b)</w:t>
      </w:r>
      <w:r w:rsidR="00FD6E43">
        <w:fldChar w:fldCharType="end"/>
      </w:r>
      <w:r w:rsidR="00FD6E43" w:rsidRPr="00FD6E43">
        <w:t>.</w:t>
      </w:r>
    </w:p>
    <w:p w14:paraId="644BB867" w14:textId="77777777" w:rsidR="00586335" w:rsidRDefault="00EF77BD" w:rsidP="00FF497A">
      <w:pPr>
        <w:rPr>
          <w:b/>
          <w:bCs/>
          <w:i/>
          <w:iCs/>
        </w:rPr>
      </w:pPr>
      <w:r>
        <w:rPr>
          <w:b/>
          <w:bCs/>
          <w:i/>
          <w:iCs/>
        </w:rPr>
        <w:t>Chapter 1</w:t>
      </w:r>
      <w:r w:rsidR="00FF497A">
        <w:rPr>
          <w:b/>
          <w:bCs/>
          <w:i/>
          <w:iCs/>
        </w:rPr>
        <w:t xml:space="preserve">: </w:t>
      </w:r>
    </w:p>
    <w:p w14:paraId="59AEB1D5" w14:textId="4A5D67A2" w:rsidR="008E53A8" w:rsidRPr="002236F6" w:rsidRDefault="008E53A8" w:rsidP="008E53A8">
      <w:pPr>
        <w:rPr>
          <w:lang w:val="en"/>
        </w:rPr>
      </w:pPr>
      <w:r w:rsidRPr="002236F6">
        <w:rPr>
          <w:lang w:val="en"/>
        </w:rPr>
        <w:t xml:space="preserve">Social network analysis is a state-of-the-art analytical tool for quantifying factors affecting disease transmission </w:t>
      </w:r>
      <w:r w:rsidRPr="002236F6">
        <w:rPr>
          <w:lang w:val="en"/>
        </w:rPr>
        <w:fldChar w:fldCharType="begin"/>
      </w:r>
      <w:r>
        <w:rPr>
          <w:lang w:val="en"/>
        </w:rPr>
        <w:instrText xml:space="preserve"> ADDIN ZOTERO_ITEM CSL_CITATION {"citationID":"FDBnudfE","properties":{"unsorted":false,"formattedCitation":"(Silk et al., 2017)","plainCitation":"(Silk et al., 2017)","noteIndex":0},"citationItems":[{"id":"sB7EP9uY/q1nQLBg3","uris":["http://zotero.org/users/14217530/items/3SGNU82R"],"itemData":{"id":"sB7EP9uY/q1nQLBg3","type":"article-journal","abstract":"Contact networks, behavioral interactions, and shared use of space can all have important implications for the spread of disease in animals. Social networks enable the quantification of complex patterns of interactions; therefore, network analysis is becoming increasingly widespread in the study of infectious disease in animals, including wildlife. We present an introductory guide to using social-network-analytical approaches in wildlife disease ecology, epidemiology, and management. We focus on providing detailed practical guidance for the use of basic descriptive network measures by suggesting the research questions to which each technique is best suited and detailing the software available for each. We also discuss how using network approaches can be used beyond the study of social contacts and across a range of spatial and temporal scales. Finally, we integrate these approaches to examine how network analysis can be used to inform the implementation and monitoring of effective disease management strategies.","container-title":"BioScience","DOI":"10.1093/biosci/biw175","ISSN":"0006-3568, 1525-3244","issue":"3","language":"en","page":"245-257","source":"DOI.org (Crossref)","title":"Using Social Network Measures in Wildlife Disease Ecology, Epidemiology, and Management","volume":"67","author":[{"family":"Silk","given":"Matthew J."},{"family":"Croft","given":"Darren P."},{"family":"Delahay","given":"Richard J."},{"family":"Hodgson","given":"David J."},{"family":"Boots","given":"Mike"},{"family":"Weber","given":"Nicola"},{"family":"McDonald","given":"Robbie A."}],"issued":{"date-parts":[["2017",3]]}}}],"schema":"https://github.com/citation-style-language/schema/raw/master/csl-citation.json"} </w:instrText>
      </w:r>
      <w:r w:rsidRPr="002236F6">
        <w:rPr>
          <w:lang w:val="en"/>
        </w:rPr>
        <w:fldChar w:fldCharType="separate"/>
      </w:r>
      <w:r>
        <w:rPr>
          <w:lang w:val="en"/>
        </w:rPr>
        <w:t>(Silk et al., 2017)</w:t>
      </w:r>
      <w:r w:rsidRPr="002236F6">
        <w:fldChar w:fldCharType="end"/>
      </w:r>
      <w:r w:rsidRPr="002236F6">
        <w:rPr>
          <w:lang w:val="en"/>
        </w:rPr>
        <w:t xml:space="preserve">. Networks wholistically describe the impact of host density- and frequency-dependent disease transmission, as well as the effect of non-random animal behaviors that have important implications for the spillover and outbreak potential of zoonotic diseases </w:t>
      </w:r>
      <w:r w:rsidRPr="002236F6">
        <w:rPr>
          <w:lang w:val="en"/>
        </w:rPr>
        <w:fldChar w:fldCharType="begin"/>
      </w:r>
      <w:r>
        <w:rPr>
          <w:lang w:val="en"/>
        </w:rPr>
        <w:instrText xml:space="preserve"> ADDIN ZOTERO_ITEM CSL_CITATION {"citationID":"JzQPVm8h","properties":{"unsorted":false,"formattedCitation":"(Lloyd-Smith et al., 2005; e.g., the role of superspreaders, Silk et al., 2019)","plainCitation":"(Lloyd-Smith et al., 2005; e.g., the role of superspreaders, Silk et al., 2019)","noteIndex":0},"citationItems":[{"id":"sB7EP9uY/kVKB8KVa","uris":["http://zotero.org/users/14217530/items/UPXU5DZP"],"itemData":{"id":"sB7EP9uY/kVKB8KVa","type":"article-journal","abstract":"Population-level analyses often use average quantities to describe heterogeneous systems, particularly when variation does not arise from identifiable groups. A prominent example, central to our current understanding of epidemic spread, is the basic reproductive number, R0, which is defined as the mean number of infections caused by an infected individual in a susceptible population. Population estimates of R0 can obscure considerable individual variation in infectiousness, as highlighted during the global emergence of severe acute respiratory syndrome (SARS) by numerous 'superspreading events' in which certain individuals infected unusually large numbers of secondary cases. For diseases transmitted by non-sexual direct contacts, such as SARS or smallpox, individual variation is difficult to measure empirically, and thus its importance for outbreak dynamics has been unclear. Here we present an integrated theoretical and statistical analysis of the influence of individual variation in infectiousness on disease emergence. Using contact tracing data from eight directly transmitted diseases, we show that the distribution of individual infectiousness around R0 is often highly skewed. Model predictions accounting for this variation differ sharply from average-based approaches, with disease extinction more likely and outbreaks rarer but more explosive. Using these models, we explore implications for outbreak control, showing that individual-specific control measures outperform population-wide measures. Moreover, the dramatic improvements achieved through targeted control policies emphasize the need to identify predictive correlates of higher infectiousness. Our findings indicate that superspreading is a normal feature of disease spread, and to frame ongoing discussion we propose a rigorous definition for superspreading events and a method to predict their frequency. © 2005 Nature Publishing Group.","container-title":"Nature","DOI":"10.1038/nature04153","ISSN":"14764687","issue":"7066","page":"355-359","PMID":"16292310","title":"Superspreading and the effect of individual variation on disease emergence","volume":"438","author":[{"family":"Lloyd-Smith","given":"J. O."},{"family":"Schreiber","given":"S. J."},{"family":"Kopp","given":"P. E."},{"family":"Getz","given":"W. M."}],"issued":{"date-parts":[["2005"]]}}},{"id":"sB7EP9uY/W0DxJOq6","uris":["http://zotero.org/users/14217530/items/CWHB76JP"],"itemData":{"id":"sB7EP9uY/W0DxJOq6","type":"article-journal","abstract":"The emergence and spread of infections can contribute to the decline and extinction of populations, particularly in conjunction with anthropogenic environmental change. The importance of heterogeneity in processes of transmission, resistance and tolerance is increasinglywell understood in theory, but empirical studies that consider both the demographic and behavioural implications of infection are scarce. Non-random mixing of host individuals can impact the demographic thresholds that determine the amplification or attenuation of disease prevalence. Risk assessment and management of disease in threatened wildlife populations must therefore consider not just host density, but also the social structure of host populations. Here we integrate the most recent developments in epidemiological research from a demographic and social network perspective, and synthesize the latest developments in social network modelling for wildlife disease, to explore their applications to disease management in populations in decline and at risk of extinction.We use simulated examples to support our key points and reveal howdisease-management strategies can and should exploit both behavioural and demographic information to prevent or control the spread of disease. Our synthesis highlights the importance of considering the combined impacts of demographic and behavioural processes in epidemics to successful disease management in a conservation context. This article is part of the theme issue 'Linking behaviour to dynamics of populations and communities: application of novel approaches in behavioural ecology to conservation'.","container-title":"Philosophical Transactions of the Royal Society B: Biological Sciences","DOI":"10.1098/rstb.2018.0211","ISSN":"14712970","issue":"1781","note":"ISBN: 0000000269223","PMID":"31352885","title":"Integrating social behaviour, demography and disease dynamics in network models: Applications to disease management in declining wildlife populations","volume":"374","author":[{"family":"Silk","given":"Matthew J."},{"family":"Hodgson","given":"David J."},{"family":"Rozins","given":"Carly"},{"family":"Croft","given":"Darren P."},{"family":"Delahay","given":"Richard J."},{"family":"Boots","given":"Mike"},{"family":"McDonald","given":"Robbie A."}],"issued":{"date-parts":[["2019"]]}},"prefix":"e.g., the role of superspreaders, "}],"schema":"https://github.com/citation-style-language/schema/raw/master/csl-citation.json"} </w:instrText>
      </w:r>
      <w:r w:rsidRPr="002236F6">
        <w:rPr>
          <w:lang w:val="en"/>
        </w:rPr>
        <w:fldChar w:fldCharType="separate"/>
      </w:r>
      <w:r>
        <w:rPr>
          <w:lang w:val="en"/>
        </w:rPr>
        <w:t>(Lloyd-Smith et al., 2005; e.g., the role of superspreaders, Silk et al., 2019)</w:t>
      </w:r>
      <w:r w:rsidRPr="002236F6">
        <w:fldChar w:fldCharType="end"/>
      </w:r>
      <w:r w:rsidRPr="002236F6">
        <w:rPr>
          <w:lang w:val="en"/>
        </w:rPr>
        <w:t xml:space="preserve">. </w:t>
      </w:r>
      <w:ins w:id="17" w:author="Kelsey McCune" w:date="2026-10-02T15:44:00Z" w16du:dateUtc="2026-10-02T20:44:00Z">
        <w:r w:rsidR="000A667E">
          <w:rPr>
            <w:lang w:val="en"/>
          </w:rPr>
          <w:t>I</w:t>
        </w:r>
      </w:ins>
      <w:del w:id="18" w:author="Kelsey McCune" w:date="2026-10-02T15:44:00Z" w16du:dateUtc="2026-10-02T20:44:00Z">
        <w:r w:rsidRPr="002236F6" w:rsidDel="000A667E">
          <w:rPr>
            <w:lang w:val="en"/>
          </w:rPr>
          <w:delText>We</w:delText>
        </w:r>
      </w:del>
      <w:r w:rsidRPr="002236F6">
        <w:rPr>
          <w:lang w:val="en"/>
        </w:rPr>
        <w:t xml:space="preserve"> will compare social contact and disease transmission networks to test the hypothesis that increased contact among wild and domestic birds increases the risk of disease spillover, as indicated by infection with </w:t>
      </w:r>
      <w:del w:id="19" w:author="Kelsey McCune" w:date="2026-10-02T15:39:00Z" w16du:dateUtc="2026-10-02T20:39:00Z">
        <w:r w:rsidRPr="002236F6" w:rsidDel="000A667E">
          <w:rPr>
            <w:lang w:val="en"/>
          </w:rPr>
          <w:delText xml:space="preserve">Salmonella containing </w:delText>
        </w:r>
      </w:del>
      <w:r w:rsidRPr="002236F6">
        <w:rPr>
          <w:lang w:val="en"/>
        </w:rPr>
        <w:t xml:space="preserve">identical </w:t>
      </w:r>
      <w:ins w:id="20" w:author="Kelsey McCune" w:date="2026-10-02T15:39:00Z" w16du:dateUtc="2026-10-02T20:39:00Z">
        <w:r w:rsidR="000A667E">
          <w:rPr>
            <w:lang w:val="en"/>
          </w:rPr>
          <w:t xml:space="preserve">genotypes of </w:t>
        </w:r>
        <w:r w:rsidR="000A667E">
          <w:rPr>
            <w:i/>
            <w:iCs/>
            <w:lang w:val="en"/>
          </w:rPr>
          <w:t>Salmonella</w:t>
        </w:r>
      </w:ins>
      <w:del w:id="21" w:author="Kelsey McCune" w:date="2026-10-02T15:39:00Z" w16du:dateUtc="2026-10-02T20:39:00Z">
        <w:r w:rsidRPr="002236F6" w:rsidDel="000A667E">
          <w:rPr>
            <w:lang w:val="en"/>
          </w:rPr>
          <w:delText>genotypes</w:delText>
        </w:r>
      </w:del>
      <w:r w:rsidRPr="002236F6">
        <w:rPr>
          <w:lang w:val="en"/>
        </w:rPr>
        <w:t>. Social contact networks will be generated from the PIT tag detections</w:t>
      </w:r>
      <w:ins w:id="22" w:author="Kelsey McCune" w:date="2026-10-02T15:40:00Z" w16du:dateUtc="2026-10-02T20:40:00Z">
        <w:r w:rsidR="000A667E">
          <w:rPr>
            <w:lang w:val="en"/>
          </w:rPr>
          <w:t xml:space="preserve"> at food sources</w:t>
        </w:r>
      </w:ins>
      <w:r w:rsidRPr="002236F6">
        <w:rPr>
          <w:lang w:val="en"/>
        </w:rPr>
        <w:t xml:space="preserve"> to </w:t>
      </w:r>
      <w:del w:id="23" w:author="Kelsey McCune" w:date="2026-10-02T15:40:00Z" w16du:dateUtc="2026-10-02T20:40:00Z">
        <w:r w:rsidRPr="002236F6" w:rsidDel="000A667E">
          <w:rPr>
            <w:lang w:val="en"/>
          </w:rPr>
          <w:delText xml:space="preserve">quantify </w:delText>
        </w:r>
      </w:del>
      <w:ins w:id="24" w:author="Kelsey McCune" w:date="2026-10-02T15:40:00Z" w16du:dateUtc="2026-10-02T20:40:00Z">
        <w:r w:rsidR="000A667E">
          <w:rPr>
            <w:lang w:val="en"/>
          </w:rPr>
          <w:t>estimate</w:t>
        </w:r>
        <w:r w:rsidR="000A667E" w:rsidRPr="002236F6">
          <w:rPr>
            <w:lang w:val="en"/>
          </w:rPr>
          <w:t xml:space="preserve"> </w:t>
        </w:r>
      </w:ins>
      <w:r w:rsidRPr="002236F6">
        <w:rPr>
          <w:lang w:val="en"/>
        </w:rPr>
        <w:t xml:space="preserve">the spatial and temporal proximity among wild and domestic birds </w:t>
      </w:r>
      <w:r w:rsidRPr="002236F6">
        <w:rPr>
          <w:lang w:val="en"/>
        </w:rPr>
        <w:fldChar w:fldCharType="begin"/>
      </w:r>
      <w:r>
        <w:rPr>
          <w:lang w:val="en"/>
        </w:rPr>
        <w:instrText xml:space="preserve"> ADDIN ZOTERO_ITEM CSL_CITATION {"citationID":"Val7eKdj","properties":{"unsorted":false,"formattedCitation":"(Gottdenker et al., 2014)","plainCitation":"(Gottdenker et al., 2014)","noteIndex":0},"citationItems":[{"id":"sB7EP9uY/H2g5u2nh","uris":["http://zotero.org/users/14217530/items/PJQTXCZ7"],"itemData":{"id":"sB7EP9uY/H2g5u2nh","type":"article-journal","abstract":"Humans have altered ecosystems worldwide, and it is important to understand how this land use change impacts infectious disease transmission in humans and animals. We conducted a systematic review 305 scientific articles investigating how specific types of anthropogenic land use change influence infectious disease dynamics. We summarized findings, highlighted common themes, and drew attention to neglected areas of research. There was an increase in publications on this topic over the last 30 years spanning diseases of humans, livestock, and wildlife, including a large number of zoonotic pathogens. Most papers (66.9%) were observational, 30.8% were review or concept papers, and few studies (2.3%) were experimental in nature, with most studies focusing on vector-borne and/or multi-host pathogens. Common land use change types related to disease transmission were deforestation/forest fragmentation/habitat fragmentation, agricultural development/irrigation, and urbanization/suburbanization. In response to anthropogenic change, more than half of the studies (56.9%) documented increased pathogen transmission, 10.4% of studies observed decreased pathogen transmission, 30.4% had variable and complex pathogen responses, and 2.4% showed no detectable changes. Commonly reported mechanisms by which land use change altered infectious disease transmission included alteration of the vector, host, and pathogen niche, changes in host and vector community composition, changes in behavior or movement of vectors and/or hosts, altered spatial distribution of hosts and/or vectors, and socioeconomic factors, and environmental contamination. We discussed observed patterns in the literature and make suggestions for future research directions, emphasizing the importance of ecological and evolutionary theory to understand pathogen responses in changing landscapes.","container-title":"EcoHealth","DOI":"10.1007/s10393-014-0941-z","ISSN":"16129210","issue":"4","page":"619-632","PMID":"24854248","title":"Anthropogenic Land Use Change and Infectious Diseases: A Review of the Evidence","volume":"11","author":[{"family":"Gottdenker","given":"Nicole L."},{"family":"Streicker","given":"Daniel G."},{"family":"Faust","given":"Christina L."},{"family":"Carroll","given":"C. R."}],"issued":{"date-parts":[["2014"]]}}}],"schema":"https://github.com/citation-style-language/schema/raw/master/csl-citation.json"} </w:instrText>
      </w:r>
      <w:r w:rsidRPr="002236F6">
        <w:rPr>
          <w:lang w:val="en"/>
        </w:rPr>
        <w:fldChar w:fldCharType="separate"/>
      </w:r>
      <w:r>
        <w:rPr>
          <w:lang w:val="en"/>
        </w:rPr>
        <w:t>(Gottdenker et al., 2014)</w:t>
      </w:r>
      <w:r w:rsidRPr="002236F6">
        <w:fldChar w:fldCharType="end"/>
      </w:r>
      <w:r w:rsidRPr="002236F6">
        <w:rPr>
          <w:lang w:val="en"/>
        </w:rPr>
        <w:t xml:space="preserve">. Close spatial proximity to infected individuals or pathogen sources increases the probability of becoming infected </w:t>
      </w:r>
      <w:r w:rsidRPr="002236F6">
        <w:rPr>
          <w:lang w:val="en"/>
        </w:rPr>
        <w:fldChar w:fldCharType="begin"/>
      </w:r>
      <w:r>
        <w:rPr>
          <w:lang w:val="en"/>
        </w:rPr>
        <w:instrText xml:space="preserve"> ADDIN ZOTERO_ITEM CSL_CITATION {"citationID":"k2OxFar6","properties":{"formattedCitation":"(Becker et al., 2015b)","plainCitation":"(Becker et al., 2015b)","noteIndex":0},"citationItems":[{"id":"sB7EP9uY/b1Kcz4zC","uris":["http://zotero.org/users/14217530/items/PRKT2Y7H"],"itemData":{"id":17742,"type":"article-journal","abstract":"Urbanisation and agriculture cause declines for many wildlife, but some species benefit from novel resources, especially food, provided in human-dominated habitats. Resulting shifts in wildlife ecology can alter infectious disease dynamics and create opportunities for cross-species transmission, yet predicting host-pathogen responses to resource provisioning is challenging. Factors enhancing transmission, such as increased aggregation, could be offset by better host immunity due to improved nutrition. Here, we conduct a review and meta-analysis to show that food provisioning results in highly heterogeneous infection outcomes that depend on pathogen type and anthropogenic food source. We also find empirical support for behavioural and immune mechanisms through which human-provided resources alter host exposure and tolerance to pathogens. A review of recent theoretical models of resource provisioning and infection dynamics shows that changes in host contact rates and immunity produce strong non-linear responses in pathogen invasion and prevalence. By integrating results of our meta-analysis back into a theoretical framework, we find provisioning amplifies pathogen invasion under increased host aggregation and tolerance, but reduces transmission if provisioned food decreases dietary exposure to parasites. These results carry implications for wildlife disease management and highlight areas for future work, such as how resource shifts might affect virulence evolution.","container-title":"Ecology Letters","DOI":"10.1111/ele.12428","ISSN":"14610248","issue":"5","page":"483-495","PMID":"25808224","title":"Linking anthropogenic resources to wildlife-pathogen dynamics: A review and meta-analysis","volume":"18","author":[{"family":"Becker","given":"Daniel J."},{"family":"Streicker","given":"Daniel G."},{"family":"Altizer","given":"Sonia"}],"issued":{"date-parts":[["2015"]]}}}],"schema":"https://github.com/citation-style-language/schema/raw/master/csl-citation.json"} </w:instrText>
      </w:r>
      <w:r w:rsidRPr="002236F6">
        <w:rPr>
          <w:lang w:val="en"/>
        </w:rPr>
        <w:fldChar w:fldCharType="separate"/>
      </w:r>
      <w:r>
        <w:rPr>
          <w:lang w:val="en"/>
        </w:rPr>
        <w:t>(Becker et al., 2015)</w:t>
      </w:r>
      <w:r w:rsidRPr="002236F6">
        <w:fldChar w:fldCharType="end"/>
      </w:r>
      <w:r w:rsidRPr="002236F6">
        <w:rPr>
          <w:lang w:val="en"/>
        </w:rPr>
        <w:t xml:space="preserve">. In the social contact network, individual wild birds are the nodes, and the connections between nodes (edges) represent potential social contact, measured as PIT tag detections of individuals at the same RFID receiver at the same time </w:t>
      </w:r>
      <w:r w:rsidRPr="002236F6">
        <w:rPr>
          <w:lang w:val="en"/>
        </w:rPr>
        <w:fldChar w:fldCharType="begin"/>
      </w:r>
      <w:r>
        <w:rPr>
          <w:lang w:val="en"/>
        </w:rPr>
        <w:instrText xml:space="preserve"> ADDIN ZOTERO_ITEM CSL_CITATION {"citationID":"TBryDFoP","properties":{"unsorted":false,"formattedCitation":"(Aplin et al., 2012)","plainCitation":"(Aplin et al., 2012)","noteIndex":0},"citationItems":[{"id":"sB7EP9uY/nnoz4fiJ","uris":["http://zotero.org/users/14217530/items/6RLQSDP6"],"itemData":{"id":"sB7EP9uY/nnoz4fiJ","type":"article-journal","abstract":"Animals use social information in a wide variety of contexts. Its extensive use by individuals to locate food patches has been documented in a number of species, and various mechanisms of discovery have been identified. However, less is known about whether individuals differ in their access to, and use of, social information to find food. We measured the social network of a wild population of three sympatric tit species (family Paridae) and then recorded individual discovery of novel food patches. By using recently developed methods for network-based diffusion analysis, we show that order of arrival at new food patches was predicted by social associations. Models based only on group searching did not explain this relationship. Furthermore, network position was correlated with likelihood of patch discovery, with central individuals more likely to locate and use novel foraging patches than those with limited social connections. These results demonstrate the utility of social network analysis as a method to investigate social information use, and suggest that the greater probability of receiving social information about new foraging patches confers a benefit on more socially connected individuals.","container-title":"Proceedings of the Royal Society B: Biological Sciences","DOI":"10.1098/rspb.2012.1591","ISSN":"1471-2954","issue":"1745","page":"4199-205","PMID":"22915668","title":"Social networks predict patch discovery in a wild population of songbirds.","volume":"279","author":[{"family":"Aplin","given":"Lucy M."},{"family":"Farine","given":"Damien R."},{"family":"Morand-Ferron","given":"Julie"},{"family":"Sheldon","given":"Ben C."}],"issued":{"date-parts":[["2012",10,22]]}}}],"schema":"https://github.com/citation-style-language/schema/raw/master/csl-citation.json"} </w:instrText>
      </w:r>
      <w:r w:rsidRPr="002236F6">
        <w:rPr>
          <w:lang w:val="en"/>
        </w:rPr>
        <w:fldChar w:fldCharType="separate"/>
      </w:r>
      <w:r>
        <w:rPr>
          <w:lang w:val="en"/>
        </w:rPr>
        <w:t>(Aplin et al., 2012)</w:t>
      </w:r>
      <w:r w:rsidRPr="002236F6">
        <w:fldChar w:fldCharType="end"/>
      </w:r>
      <w:r w:rsidRPr="002236F6">
        <w:rPr>
          <w:lang w:val="en"/>
        </w:rPr>
        <w:t xml:space="preserve">. Social contact with domestic poultry is inferred from detections of wild birds at the receivers around chicken areas. </w:t>
      </w:r>
      <w:ins w:id="25" w:author="Kelsey McCune" w:date="2026-10-02T15:43:00Z" w16du:dateUtc="2026-10-02T20:43:00Z">
        <w:r w:rsidR="000A667E">
          <w:rPr>
            <w:lang w:val="en"/>
          </w:rPr>
          <w:t>I</w:t>
        </w:r>
      </w:ins>
      <w:del w:id="26" w:author="Kelsey McCune" w:date="2026-10-02T15:43:00Z" w16du:dateUtc="2026-10-02T20:43:00Z">
        <w:r w:rsidRPr="002236F6" w:rsidDel="000A667E">
          <w:rPr>
            <w:lang w:val="en"/>
          </w:rPr>
          <w:delText>We</w:delText>
        </w:r>
      </w:del>
      <w:r w:rsidRPr="002236F6">
        <w:rPr>
          <w:lang w:val="en"/>
        </w:rPr>
        <w:t xml:space="preserve"> will include node attributes describing individual characteristics (e.g., species, frequency of resource use) to test their influence on social contact patterns. To characterize non-random bird behaviors that could affect spillover, </w:t>
      </w:r>
      <w:ins w:id="27" w:author="Kelsey McCune" w:date="2026-10-02T15:43:00Z" w16du:dateUtc="2026-10-02T20:43:00Z">
        <w:r w:rsidR="000A667E">
          <w:rPr>
            <w:lang w:val="en"/>
          </w:rPr>
          <w:t>I</w:t>
        </w:r>
      </w:ins>
      <w:del w:id="28" w:author="Kelsey McCune" w:date="2026-10-02T15:43:00Z" w16du:dateUtc="2026-10-02T20:43:00Z">
        <w:r w:rsidRPr="002236F6" w:rsidDel="000A667E">
          <w:rPr>
            <w:lang w:val="en"/>
          </w:rPr>
          <w:delText>we</w:delText>
        </w:r>
      </w:del>
      <w:r w:rsidRPr="002236F6">
        <w:rPr>
          <w:lang w:val="en"/>
        </w:rPr>
        <w:t xml:space="preserve"> will quantify social network metrics </w:t>
      </w:r>
      <w:r>
        <w:rPr>
          <w:lang w:val="en"/>
        </w:rPr>
        <w:fldChar w:fldCharType="begin"/>
      </w:r>
      <w:r>
        <w:rPr>
          <w:lang w:val="en"/>
        </w:rPr>
        <w:instrText xml:space="preserve"> ADDIN ZOTERO_ITEM CSL_CITATION {"citationID":"bEVPoFUO","properties":{"unsorted":false,"formattedCitation":"(Silk et al., 2017)","plainCitation":"(Silk et al., 2017)","noteIndex":0},"citationItems":[{"id":"sB7EP9uY/q1nQLBg3","uris":["http://zotero.org/users/14217530/items/3SGNU82R"],"itemData":{"id":"sB7EP9uY/q1nQLBg3","type":"article-journal","abstract":"Contact networks, behavioral interactions, and shared use of space can all have important implications for the spread of disease in animals. Social networks enable the quantification of complex patterns of interactions; therefore, network analysis is becoming increasingly widespread in the study of infectious disease in animals, including wildlife. We present an introductory guide to using social-network-analytical approaches in wildlife disease ecology, epidemiology, and management. We focus on providing detailed practical guidance for the use of basic descriptive network measures by suggesting the research questions to which each technique is best suited and detailing the software available for each. We also discuss how using network approaches can be used beyond the study of social contacts and across a range of spatial and temporal scales. Finally, we integrate these approaches to examine how network analysis can be used to inform the implementation and monitoring of effective disease management strategies.","container-title":"BioScience","DOI":"10.1093/biosci/biw175","ISSN":"0006-3568, 1525-3244","issue":"3","language":"en","page":"245-257","source":"DOI.org (Crossref)","title":"Using Social Network Measures in Wildlife Disease Ecology, Epidemiology, and Management","volume":"67","author":[{"family":"Silk","given":"Matthew J."},{"family":"Croft","given":"Darren P."},{"family":"Delahay","given":"Richard J."},{"family":"Hodgson","given":"David J."},{"family":"Boots","given":"Mike"},{"family":"Weber","given":"Nicola"},{"family":"McDonald","given":"Robbie A."}],"issued":{"date-parts":[["2017",3]]}}}],"schema":"https://github.com/citation-style-language/schema/raw/master/csl-citation.json"} </w:instrText>
      </w:r>
      <w:r>
        <w:rPr>
          <w:lang w:val="en"/>
        </w:rPr>
        <w:fldChar w:fldCharType="separate"/>
      </w:r>
      <w:r>
        <w:rPr>
          <w:noProof/>
          <w:lang w:val="en"/>
        </w:rPr>
        <w:t>(Silk et al., 2017)</w:t>
      </w:r>
      <w:r>
        <w:rPr>
          <w:lang w:val="en"/>
        </w:rPr>
        <w:fldChar w:fldCharType="end"/>
      </w:r>
      <w:r>
        <w:rPr>
          <w:lang w:val="en"/>
        </w:rPr>
        <w:t xml:space="preserve"> </w:t>
      </w:r>
      <w:r w:rsidRPr="002236F6">
        <w:rPr>
          <w:lang w:val="en"/>
        </w:rPr>
        <w:t xml:space="preserve">of degree (number of social contacts each individual had), betweenness (how </w:t>
      </w:r>
      <w:r w:rsidRPr="002236F6">
        <w:rPr>
          <w:lang w:val="en"/>
        </w:rPr>
        <w:lastRenderedPageBreak/>
        <w:t xml:space="preserve">integral an individual or species was in connecting many other individuals or species), and </w:t>
      </w:r>
      <w:proofErr w:type="spellStart"/>
      <w:r w:rsidRPr="002236F6">
        <w:rPr>
          <w:lang w:val="en"/>
        </w:rPr>
        <w:t>assortativity</w:t>
      </w:r>
      <w:proofErr w:type="spellEnd"/>
      <w:r w:rsidRPr="002236F6">
        <w:rPr>
          <w:lang w:val="en"/>
        </w:rPr>
        <w:t xml:space="preserve"> of the network (whether individuals only contact others that are the same species). </w:t>
      </w:r>
    </w:p>
    <w:p w14:paraId="5BCA0530" w14:textId="2B537FB4" w:rsidR="008E53A8" w:rsidRPr="002236F6" w:rsidRDefault="008E53A8" w:rsidP="008E53A8">
      <w:pPr>
        <w:rPr>
          <w:lang w:val="en"/>
        </w:rPr>
      </w:pPr>
      <w:r w:rsidRPr="002236F6">
        <w:rPr>
          <w:lang w:val="en"/>
        </w:rPr>
        <w:t xml:space="preserve">In the absence of information on individual infection status or variation in genetic strains of the pathogen, social contact networks can only assume the potential for a disease to spillover and the potential transmission pathway. Whole genome sequencing will allow </w:t>
      </w:r>
      <w:ins w:id="29" w:author="Kelsey McCune" w:date="2026-10-02T15:43:00Z" w16du:dateUtc="2026-10-02T20:43:00Z">
        <w:r w:rsidR="000A667E">
          <w:rPr>
            <w:lang w:val="en"/>
          </w:rPr>
          <w:t>me</w:t>
        </w:r>
      </w:ins>
      <w:del w:id="30" w:author="Kelsey McCune" w:date="2026-10-02T15:43:00Z" w16du:dateUtc="2026-10-02T20:43:00Z">
        <w:r w:rsidRPr="002236F6" w:rsidDel="000A667E">
          <w:rPr>
            <w:lang w:val="en"/>
          </w:rPr>
          <w:delText>us</w:delText>
        </w:r>
      </w:del>
      <w:r w:rsidRPr="002236F6">
        <w:rPr>
          <w:lang w:val="en"/>
        </w:rPr>
        <w:t xml:space="preserve"> to additionally construct a disease transmission network where unique individual birds are again represented as nodes, but the edges represent detection of shared genotypes of </w:t>
      </w:r>
      <w:r w:rsidRPr="000A667E">
        <w:rPr>
          <w:i/>
          <w:iCs/>
          <w:lang w:val="en"/>
          <w:rPrChange w:id="31" w:author="Kelsey McCune" w:date="2026-10-02T15:45:00Z" w16du:dateUtc="2026-10-02T20:45:00Z">
            <w:rPr>
              <w:lang w:val="en"/>
            </w:rPr>
          </w:rPrChange>
        </w:rPr>
        <w:t xml:space="preserve">Salmonella </w:t>
      </w:r>
      <w:del w:id="32" w:author="Kelsey McCune" w:date="2026-10-02T15:45:00Z" w16du:dateUtc="2026-10-02T20:45:00Z">
        <w:r w:rsidRPr="002236F6" w:rsidDel="000A667E">
          <w:rPr>
            <w:lang w:val="en"/>
          </w:rPr>
          <w:delText xml:space="preserve">(or another bacterial pathogen, if present) </w:delText>
        </w:r>
      </w:del>
      <w:r w:rsidRPr="002236F6">
        <w:rPr>
          <w:lang w:val="en"/>
        </w:rPr>
        <w:t xml:space="preserve">among nodes </w:t>
      </w:r>
      <w:r w:rsidRPr="002236F6">
        <w:rPr>
          <w:lang w:val="en"/>
        </w:rPr>
        <w:fldChar w:fldCharType="begin"/>
      </w:r>
      <w:r>
        <w:rPr>
          <w:lang w:val="en"/>
        </w:rPr>
        <w:instrText xml:space="preserve"> ADDIN ZOTERO_ITEM CSL_CITATION {"citationID":"gieuoMR8","properties":{"formattedCitation":"(VanderWaal et al., 2014a)","plainCitation":"(VanderWaal et al., 2014a)","noteIndex":0},"citationItems":[{"id":"sB7EP9uY/8DbPq0Q0","uris":["http://zotero.org/users/14217530/items/CBJULXX6"],"itemData":{"id":10236,"type":"article-journal","abstract":"Although network analysis has drawn considerable attention as a promising tool for disease ecology, empirical research has been hindered by limitations in detecting the occurrence of pathogen transmission (who transmitted to whom) within social networks. Using a novel approach, we utilize the genetics of a diverse microbe, Escherichia coli, to infer where direct or indirect transmission has occurred and use these data to construct transmission networks for a wild giraffe population (Giraffe camelopardalis). Individuals were considered to be a part of the same transmission chain and were interlinked in the transmission network if they shared genetic subtypes of E. coli. By using microbial genetics to quantify who transmits to whom independently from the behavioural data on who is in contact with whom, we were able to directly investigate how the structure of contact networks influences the structure of the transmission network. To distinguish between the effects of social and environmental contact on transmission dynamics, the transmission network was compared with two separate contact networks defined from the behavioural data: a social network based on association patterns, and a spatial network based on patterns of home-range overlap among individuals. We found that links in the transmission network were more likely to occur between individuals that were strongly linked in the social network. Furthermore, individuals that had more numerous connections or that occupied 'bottleneck' positions in the social network tended to occupy similar positions in the transmission network. No similar correlations were observed between the spatial and transmission networks. This indicates that an individual's social network position is predictive of transmission network position, which has implications for identifying individuals that function as super-spreaders or transmission bottlenecks in the population. These results emphasize the importance of association patterns in understanding transmission dynamics, even for environmentally transmitted microbes like E. coli. This study is the first to use microbial genetics to construct and analyse transmission networks in a wildlife population and highlights the potential utility of an approach integrating microbial genetics with network analysis.","container-title":"Journal of Animal Ecology","DOI":"10.1111/1365-2656.12137","ISSN":"00218790","issue":"2","note":"ISBN: 1365-2656","page":"406-414","PMID":"24117416","title":"Linking social and pathogen transmission networks using microbial genetics in giraffe (Giraffa camelopardalis)","volume":"83","author":[{"family":"VanderWaal","given":"Kimberly L."},{"family":"Atwill","given":"Edward R."},{"family":"Isbell","given":"Lynne A."},{"family":"McCowan","given":"Brenda"}],"issued":{"date-parts":[["2014"]]}}}],"schema":"https://github.com/citation-style-language/schema/raw/master/csl-citation.json"} </w:instrText>
      </w:r>
      <w:r w:rsidRPr="002236F6">
        <w:rPr>
          <w:lang w:val="en"/>
        </w:rPr>
        <w:fldChar w:fldCharType="separate"/>
      </w:r>
      <w:r>
        <w:rPr>
          <w:lang w:val="en"/>
        </w:rPr>
        <w:t>(VanderWaal et al., 2014)</w:t>
      </w:r>
      <w:r w:rsidRPr="002236F6">
        <w:fldChar w:fldCharType="end"/>
      </w:r>
      <w:r w:rsidRPr="002236F6">
        <w:rPr>
          <w:lang w:val="en"/>
        </w:rPr>
        <w:t xml:space="preserve">. To test whether shared genotypes among individuals can be explained by social contact or environmental transmission, </w:t>
      </w:r>
      <w:ins w:id="33" w:author="Kelsey McCune" w:date="2026-10-02T15:46:00Z" w16du:dateUtc="2026-10-02T20:46:00Z">
        <w:r w:rsidR="000A667E">
          <w:rPr>
            <w:lang w:val="en"/>
          </w:rPr>
          <w:t>I</w:t>
        </w:r>
      </w:ins>
      <w:del w:id="34" w:author="Kelsey McCune" w:date="2026-10-02T15:46:00Z" w16du:dateUtc="2026-10-02T20:46:00Z">
        <w:r w:rsidRPr="002236F6" w:rsidDel="000A667E">
          <w:rPr>
            <w:lang w:val="en"/>
          </w:rPr>
          <w:delText>we</w:delText>
        </w:r>
      </w:del>
      <w:r w:rsidRPr="002236F6">
        <w:rPr>
          <w:lang w:val="en"/>
        </w:rPr>
        <w:t xml:space="preserve"> will use a Mantel matrix correlation test </w:t>
      </w:r>
      <w:r w:rsidRPr="002236F6">
        <w:rPr>
          <w:lang w:val="en"/>
        </w:rPr>
        <w:fldChar w:fldCharType="begin"/>
      </w:r>
      <w:r>
        <w:rPr>
          <w:lang w:val="en"/>
        </w:rPr>
        <w:instrText xml:space="preserve"> ADDIN ZOTERO_ITEM CSL_CITATION {"citationID":"k2AnkyxM","properties":{"formattedCitation":"(Croft et al., 2011)","plainCitation":"(Croft et al., 2011)","noteIndex":0},"citationItems":[{"id":"sB7EP9uY/DMhqqwfG","uris":["http://zotero.org/users/14217530/items/WFX32HNM"],"itemData":{"id":19316,"type":"article-journal","container-title":"Trends in Ecology &amp; Evolution","DOI":"10.1016/j.tree.2011.05.012","ISSN":"01695347","issue":"10","journalAbbreviation":"Trends in Ecology &amp; Evolution","language":"en","license":"https://www.elsevier.com/tdm/userlicense/1.0/","page":"502-507","source":"DOI.org (Crossref)","title":"Hypothesis testing in animal social networks","volume":"26","author":[{"family":"Croft","given":"Darren P."},{"family":"Madden","given":"Joah R."},{"family":"Franks","given":"Daniel W."},{"family":"James","given":"Richard"}],"issued":{"date-parts":[["2011",10]]}}}],"schema":"https://github.com/citation-style-language/schema/raw/master/csl-citation.json"} </w:instrText>
      </w:r>
      <w:r w:rsidRPr="002236F6">
        <w:rPr>
          <w:lang w:val="en"/>
        </w:rPr>
        <w:fldChar w:fldCharType="separate"/>
      </w:r>
      <w:r>
        <w:rPr>
          <w:lang w:val="en"/>
        </w:rPr>
        <w:t>(Croft et al., 2011)</w:t>
      </w:r>
      <w:r w:rsidRPr="002236F6">
        <w:fldChar w:fldCharType="end"/>
      </w:r>
      <w:r w:rsidRPr="002236F6">
        <w:rPr>
          <w:lang w:val="en"/>
        </w:rPr>
        <w:t xml:space="preserve">. This quantifies whether there is a significant correlation between the variation in presence of shared genotypes in the disease transmission network and the variation in social contact patterns from the social contact network </w:t>
      </w:r>
      <w:r w:rsidRPr="002236F6">
        <w:rPr>
          <w:lang w:val="en"/>
        </w:rPr>
        <w:fldChar w:fldCharType="begin"/>
      </w:r>
      <w:r>
        <w:rPr>
          <w:lang w:val="en"/>
        </w:rPr>
        <w:instrText xml:space="preserve"> ADDIN ZOTERO_ITEM CSL_CITATION {"citationID":"Jm0mVCaw","properties":{"formattedCitation":"(Dekker et al., 2007; VanderWaal et al., 2014a)","plainCitation":"(Dekker et al., 2007; VanderWaal et al., 2014a)","noteIndex":0},"citationItems":[{"id":"sB7EP9uY/rtYm3ewm","uris":["http://zotero.org/users/14217530/items/YH4IGW9Z"],"itemData":{"id":18346,"type":"article-journal","abstract":"Multiple regression quadratic assignment procedures (MRQAP) tests are permutation tests for multiple linear regression model coefficients for data organized in square matrices of relatedness among n objects. Such a data structure is typical in social network studies, where variables indicate some type of relation between a given set of actors. We present a new permutation method (called \"double semi-partialing\", or DSP) that complements the family of extant approaches to MRQAP tests. We assess the statistical bias (type I error rate) and statistical power of the set of five methods, including DSP, across a variety of conditions of network autocorrelation, of spuriousness (size of confounder effect), and of skewness in the data. These conditions are explored across three assumed data distributions: normal, gamma, and negative binomial. We find that the Freedman-Lane method and the DSP method are the most robust against a wide array of these conditions. We also find that all five methods perform better if the test statistic is pivotal. Finally, we find limitations of usefulness for MRQAP tests: All tests degrade under simultaneous conditions of extreme skewness and high spuriousness for gamma and negative binomial distributions. © 2007 The Psychometric Society.","container-title":"Psychometrika","DOI":"10.1007/s11336-007-9016-1","ISSN":"00333123","issue":"4","page":"563-581","title":"Sensitivity of MRQAP tests to collinearity and autocorrelation conditions","volume":"72","author":[{"family":"Dekker","given":"David"},{"family":"Krackhardt","given":"David"},{"family":"Snijders","given":"Tom A.B."}],"issued":{"date-parts":[["2007"]]}}},{"id":"sB7EP9uY/8DbPq0Q0","uris":["http://zotero.org/users/14217530/items/CBJULXX6"],"itemData":{"id":10236,"type":"article-journal","abstract":"Although network analysis has drawn considerable attention as a promising tool for disease ecology, empirical research has been hindered by limitations in detecting the occurrence of pathogen transmission (who transmitted to whom) within social networks. Using a novel approach, we utilize the genetics of a diverse microbe, Escherichia coli, to infer where direct or indirect transmission has occurred and use these data to construct transmission networks for a wild giraffe population (Giraffe camelopardalis). Individuals were considered to be a part of the same transmission chain and were interlinked in the transmission network if they shared genetic subtypes of E. coli. By using microbial genetics to quantify who transmits to whom independently from the behavioural data on who is in contact with whom, we were able to directly investigate how the structure of contact networks influences the structure of the transmission network. To distinguish between the effects of social and environmental contact on transmission dynamics, the transmission network was compared with two separate contact networks defined from the behavioural data: a social network based on association patterns, and a spatial network based on patterns of home-range overlap among individuals. We found that links in the transmission network were more likely to occur between individuals that were strongly linked in the social network. Furthermore, individuals that had more numerous connections or that occupied 'bottleneck' positions in the social network tended to occupy similar positions in the transmission network. No similar correlations were observed between the spatial and transmission networks. This indicates that an individual's social network position is predictive of transmission network position, which has implications for identifying individuals that function as super-spreaders or transmission bottlenecks in the population. These results emphasize the importance of association patterns in understanding transmission dynamics, even for environmentally transmitted microbes like E. coli. This study is the first to use microbial genetics to construct and analyse transmission networks in a wildlife population and highlights the potential utility of an approach integrating microbial genetics with network analysis.","container-title":"Journal of Animal Ecology","DOI":"10.1111/1365-2656.12137","ISSN":"00218790","issue":"2","note":"ISBN: 1365-2656","page":"406-414","PMID":"24117416","title":"Linking social and pathogen transmission networks using microbial genetics in giraffe (Giraffa camelopardalis)","volume":"83","author":[{"family":"VanderWaal","given":"Kimberly L."},{"family":"Atwill","given":"Edward R."},{"family":"Isbell","given":"Lynne A."},{"family":"McCowan","given":"Brenda"}],"issued":{"date-parts":[["2014"]]}}}],"schema":"https://github.com/citation-style-language/schema/raw/master/csl-citation.json"} </w:instrText>
      </w:r>
      <w:r w:rsidRPr="002236F6">
        <w:rPr>
          <w:lang w:val="en"/>
        </w:rPr>
        <w:fldChar w:fldCharType="separate"/>
      </w:r>
      <w:r>
        <w:rPr>
          <w:lang w:val="en"/>
        </w:rPr>
        <w:t>(Dekker et al., 2007; VanderWaal et al., 2014)</w:t>
      </w:r>
      <w:r w:rsidRPr="002236F6">
        <w:fldChar w:fldCharType="end"/>
      </w:r>
      <w:r w:rsidRPr="002236F6">
        <w:rPr>
          <w:lang w:val="en"/>
        </w:rPr>
        <w:t xml:space="preserve">. A correlation would support that spillover occurs among individuals coming into contact, while a lack of correlation indicates that transmission of a </w:t>
      </w:r>
      <w:r w:rsidRPr="000A667E">
        <w:rPr>
          <w:i/>
          <w:iCs/>
          <w:lang w:val="en"/>
          <w:rPrChange w:id="35" w:author="Kelsey McCune" w:date="2026-10-02T15:46:00Z" w16du:dateUtc="2026-10-02T20:46:00Z">
            <w:rPr>
              <w:lang w:val="en"/>
            </w:rPr>
          </w:rPrChange>
        </w:rPr>
        <w:t>Salmonella</w:t>
      </w:r>
      <w:r w:rsidRPr="002236F6">
        <w:rPr>
          <w:lang w:val="en"/>
        </w:rPr>
        <w:t xml:space="preserve"> genotype is occurring randomly with respect to social contact and thus may occur through environmental transmission </w:t>
      </w:r>
      <w:commentRangeStart w:id="36"/>
      <w:r w:rsidRPr="002236F6">
        <w:rPr>
          <w:lang w:val="en"/>
        </w:rPr>
        <w:t>instead.</w:t>
      </w:r>
      <w:commentRangeEnd w:id="36"/>
      <w:r w:rsidR="000A667E">
        <w:rPr>
          <w:rStyle w:val="CommentReference"/>
        </w:rPr>
        <w:commentReference w:id="36"/>
      </w:r>
    </w:p>
    <w:p w14:paraId="174E079C" w14:textId="656A1E8F" w:rsidR="00586335" w:rsidDel="000A667E" w:rsidRDefault="00B60E3C" w:rsidP="008E53A8">
      <w:pPr>
        <w:rPr>
          <w:del w:id="37" w:author="Kelsey McCune" w:date="2026-10-02T15:46:00Z" w16du:dateUtc="2026-10-02T20:46:00Z"/>
        </w:rPr>
      </w:pPr>
      <w:del w:id="38" w:author="Kelsey McCune" w:date="2026-10-02T15:46:00Z" w16du:dateUtc="2026-10-02T20:46:00Z">
        <w:r w:rsidRPr="002236F6" w:rsidDel="000A667E">
          <w:rPr>
            <w:u w:val="single"/>
          </w:rPr>
          <w:delText>Visitation, contact, infection</w:delText>
        </w:r>
        <w:r w:rsidDel="000A667E">
          <w:delText xml:space="preserve">: </w:delText>
        </w:r>
        <w:commentRangeStart w:id="39"/>
        <w:commentRangeStart w:id="40"/>
        <w:r w:rsidR="00586335" w:rsidRPr="00586335" w:rsidDel="000A667E">
          <w:delText xml:space="preserve">I will test whether birds that visit food sources more frequently are more likely to be infected. </w:delText>
        </w:r>
        <w:commentRangeEnd w:id="39"/>
        <w:r w:rsidR="00AF7777" w:rsidRPr="00586335" w:rsidDel="000A667E">
          <w:rPr>
            <w:rStyle w:val="CommentReference"/>
            <w:sz w:val="24"/>
            <w:szCs w:val="24"/>
          </w:rPr>
          <w:commentReference w:id="39"/>
        </w:r>
        <w:commentRangeEnd w:id="40"/>
        <w:r w:rsidR="00E111AF" w:rsidRPr="00586335" w:rsidDel="000A667E">
          <w:rPr>
            <w:rStyle w:val="CommentReference"/>
            <w:sz w:val="24"/>
            <w:szCs w:val="24"/>
          </w:rPr>
          <w:commentReference w:id="40"/>
        </w:r>
        <w:r w:rsidR="00586335" w:rsidRPr="00586335" w:rsidDel="000A667E">
          <w:delText xml:space="preserve">Infection status (positive or negative for </w:delText>
        </w:r>
        <w:r w:rsidR="00586335" w:rsidRPr="00586335" w:rsidDel="000A667E">
          <w:rPr>
            <w:i/>
            <w:iCs/>
          </w:rPr>
          <w:delText>S. enterica</w:delText>
        </w:r>
        <w:r w:rsidR="00586335" w:rsidRPr="00586335" w:rsidDel="000A667E">
          <w:delText xml:space="preserve">) will be the response variable in a generalized linear mixed model with a binomial distribution. RFID detection frequency will be the main predictor, with species, season, and site treatment type included as additional predictors, and site as a random effect. </w:delText>
        </w:r>
      </w:del>
    </w:p>
    <w:p w14:paraId="48FE3F01" w14:textId="3F51B4FD" w:rsidR="00586335" w:rsidRDefault="00EF77BD" w:rsidP="00F035C5">
      <w:pPr>
        <w:rPr>
          <w:b/>
          <w:bCs/>
          <w:i/>
          <w:iCs/>
        </w:rPr>
      </w:pPr>
      <w:r>
        <w:rPr>
          <w:b/>
          <w:bCs/>
          <w:i/>
          <w:iCs/>
        </w:rPr>
        <w:t>Chapter 2</w:t>
      </w:r>
      <w:r w:rsidR="00FF497A">
        <w:rPr>
          <w:b/>
          <w:bCs/>
          <w:i/>
          <w:iCs/>
        </w:rPr>
        <w:t xml:space="preserve">: </w:t>
      </w:r>
    </w:p>
    <w:p w14:paraId="14A77C2D" w14:textId="7647802F" w:rsidR="0090504E" w:rsidRPr="00AF7777" w:rsidDel="0090504E" w:rsidRDefault="0090504E" w:rsidP="0090504E">
      <w:pPr>
        <w:rPr>
          <w:del w:id="41" w:author="Kelsey McCune" w:date="2026-10-02T15:48:00Z" w16du:dateUtc="2026-10-02T20:48:00Z"/>
          <w:moveTo w:id="42" w:author="Kelsey McCune" w:date="2026-10-02T15:48:00Z" w16du:dateUtc="2026-10-02T20:48:00Z"/>
        </w:rPr>
      </w:pPr>
      <w:ins w:id="43" w:author="Kelsey McCune" w:date="2026-10-02T15:48:00Z" w16du:dateUtc="2026-10-02T20:48:00Z">
        <w:r>
          <w:t xml:space="preserve">To determine the impact of backyard activities on disease prevalence, </w:t>
        </w:r>
      </w:ins>
      <w:moveToRangeStart w:id="44" w:author="Kelsey McCune" w:date="2026-10-02T15:48:00Z" w:name="move241848508"/>
      <w:moveTo w:id="45" w:author="Kelsey McCune" w:date="2026-10-02T15:48:00Z" w16du:dateUtc="2026-10-02T20:48:00Z">
        <w:r w:rsidRPr="00AF7777">
          <w:t xml:space="preserve">I will compare </w:t>
        </w:r>
        <w:r w:rsidRPr="00AF7777">
          <w:rPr>
            <w:i/>
            <w:iCs/>
          </w:rPr>
          <w:t>S. enterica</w:t>
        </w:r>
        <w:r w:rsidRPr="00AF7777">
          <w:t xml:space="preserve"> prevalence in wild songbirds among the four site treatment types. Infection status (positive or negative) will be the response variable in a generalized linear mixed model with a binomial distribution, with treatment type, species, </w:t>
        </w:r>
        <w:r>
          <w:t>and season</w:t>
        </w:r>
        <w:r w:rsidRPr="00AF7777">
          <w:t xml:space="preserve"> as predictor</w:t>
        </w:r>
        <w:r>
          <w:t xml:space="preserve">s and </w:t>
        </w:r>
        <w:r w:rsidRPr="00C05188">
          <w:t>site as a random effect</w:t>
        </w:r>
        <w:r>
          <w:t xml:space="preserve">. </w:t>
        </w:r>
        <w:r w:rsidRPr="00AF7777">
          <w:t xml:space="preserve"> </w:t>
        </w:r>
      </w:moveTo>
    </w:p>
    <w:moveToRangeEnd w:id="44"/>
    <w:p w14:paraId="6CB46C5D" w14:textId="77777777" w:rsidR="0090504E" w:rsidRDefault="0090504E" w:rsidP="003E3235">
      <w:pPr>
        <w:rPr>
          <w:ins w:id="46" w:author="Kelsey McCune" w:date="2026-10-02T15:48:00Z" w16du:dateUtc="2026-10-02T20:48:00Z"/>
          <w:b/>
          <w:bCs/>
          <w:i/>
          <w:iCs/>
        </w:rPr>
      </w:pPr>
    </w:p>
    <w:p w14:paraId="658B3FFD" w14:textId="618CFFA4" w:rsidR="00AF7777" w:rsidRPr="0090504E" w:rsidRDefault="00AE4DAC" w:rsidP="003E3235">
      <w:r w:rsidRPr="0090504E">
        <w:rPr>
          <w:i/>
          <w:iCs/>
          <w:rPrChange w:id="47" w:author="Kelsey McCune" w:date="2026-10-02T15:49:00Z" w16du:dateUtc="2026-10-02T20:49:00Z">
            <w:rPr>
              <w:b/>
              <w:bCs/>
              <w:i/>
              <w:iCs/>
            </w:rPr>
          </w:rPrChange>
        </w:rPr>
        <w:t>Using th</w:t>
      </w:r>
      <w:r w:rsidR="00B02BAA" w:rsidRPr="0090504E">
        <w:rPr>
          <w:i/>
          <w:iCs/>
          <w:rPrChange w:id="48" w:author="Kelsey McCune" w:date="2026-10-02T15:49:00Z" w16du:dateUtc="2026-10-02T20:49:00Z">
            <w:rPr>
              <w:b/>
              <w:bCs/>
              <w:i/>
              <w:iCs/>
            </w:rPr>
          </w:rPrChange>
        </w:rPr>
        <w:t>is model</w:t>
      </w:r>
      <w:r w:rsidR="00BA7D94" w:rsidRPr="0090504E">
        <w:rPr>
          <w:i/>
          <w:iCs/>
          <w:rPrChange w:id="49" w:author="Kelsey McCune" w:date="2026-10-02T15:49:00Z" w16du:dateUtc="2026-10-02T20:49:00Z">
            <w:rPr>
              <w:b/>
              <w:bCs/>
              <w:i/>
              <w:iCs/>
            </w:rPr>
          </w:rPrChange>
        </w:rPr>
        <w:t>:</w:t>
      </w:r>
      <w:r w:rsidR="00BA7D94" w:rsidRPr="0090504E">
        <w:rPr>
          <w:i/>
          <w:iCs/>
          <w:rPrChange w:id="50" w:author="Kelsey McCune" w:date="2026-10-02T15:49:00Z" w16du:dateUtc="2026-10-02T20:49:00Z">
            <w:rPr>
              <w:b/>
              <w:bCs/>
              <w:i/>
              <w:iCs/>
            </w:rPr>
          </w:rPrChange>
        </w:rPr>
        <w:br/>
      </w:r>
      <w:r w:rsidR="00B02BAA" w:rsidRPr="0090504E">
        <w:rPr>
          <w:i/>
          <w:iCs/>
          <w:rPrChange w:id="51" w:author="Kelsey McCune" w:date="2026-10-02T15:49:00Z" w16du:dateUtc="2026-10-02T20:49:00Z">
            <w:rPr>
              <w:b/>
              <w:bCs/>
              <w:i/>
              <w:iCs/>
            </w:rPr>
          </w:rPrChange>
        </w:rPr>
        <w:t xml:space="preserve"> </w:t>
      </w:r>
      <w:r w:rsidR="00BA7D94" w:rsidRPr="0090504E">
        <w:rPr>
          <w:i/>
          <w:iCs/>
          <w:rPrChange w:id="52" w:author="Kelsey McCune" w:date="2026-10-02T15:49:00Z" w16du:dateUtc="2026-10-02T20:49:00Z">
            <w:rPr>
              <w:b/>
              <w:bCs/>
              <w:i/>
              <w:iCs/>
            </w:rPr>
          </w:rPrChange>
        </w:rPr>
        <w:t xml:space="preserve"> Infection ~ Treatment + Species + Season</w:t>
      </w:r>
      <w:ins w:id="53" w:author="Kelsey McCune" w:date="2026-10-02T15:49:00Z" w16du:dateUtc="2026-10-02T20:49:00Z">
        <w:r w:rsidR="0090504E" w:rsidRPr="0090504E">
          <w:rPr>
            <w:i/>
            <w:iCs/>
            <w:rPrChange w:id="54" w:author="Kelsey McCune" w:date="2026-10-02T15:49:00Z" w16du:dateUtc="2026-10-02T20:49:00Z">
              <w:rPr>
                <w:b/>
                <w:bCs/>
                <w:i/>
                <w:iCs/>
              </w:rPr>
            </w:rPrChange>
          </w:rPr>
          <w:t xml:space="preserve"> + (1|Site)</w:t>
        </w:r>
      </w:ins>
      <w:del w:id="55" w:author="Kelsey McCune" w:date="2026-10-02T15:49:00Z" w16du:dateUtc="2026-10-02T20:49:00Z">
        <w:r w:rsidR="00BA7D94" w:rsidRPr="0090504E" w:rsidDel="0090504E">
          <w:rPr>
            <w:i/>
            <w:iCs/>
            <w:rPrChange w:id="56" w:author="Kelsey McCune" w:date="2026-10-02T15:49:00Z" w16du:dateUtc="2026-10-02T20:49:00Z">
              <w:rPr>
                <w:b/>
                <w:bCs/>
                <w:i/>
                <w:iCs/>
              </w:rPr>
            </w:rPrChange>
          </w:rPr>
          <w:delText xml:space="preserve">… </w:delText>
        </w:r>
        <w:r w:rsidRPr="0090504E" w:rsidDel="0090504E">
          <w:rPr>
            <w:i/>
            <w:iCs/>
            <w:rPrChange w:id="57" w:author="Kelsey McCune" w:date="2026-10-02T15:49:00Z" w16du:dateUtc="2026-10-02T20:49:00Z">
              <w:rPr>
                <w:b/>
                <w:bCs/>
                <w:i/>
                <w:iCs/>
              </w:rPr>
            </w:rPrChange>
          </w:rPr>
          <w:delText>we will interpret the treatment effect to determine</w:delText>
        </w:r>
        <w:r w:rsidR="006A0325" w:rsidRPr="0090504E" w:rsidDel="0090504E">
          <w:delText xml:space="preserve"> difference in effect of treatment type on infection prevalence, </w:delText>
        </w:r>
      </w:del>
      <w:moveFromRangeStart w:id="58" w:author="Kelsey McCune" w:date="2026-10-02T15:48:00Z" w:name="move241848508"/>
      <w:moveFrom w:id="59" w:author="Kelsey McCune" w:date="2026-10-02T15:48:00Z" w16du:dateUtc="2026-10-02T20:48:00Z">
        <w:del w:id="60" w:author="Kelsey McCune" w:date="2026-10-02T15:49:00Z" w16du:dateUtc="2026-10-02T20:49:00Z">
          <w:r w:rsidR="00AF7777" w:rsidRPr="0090504E" w:rsidDel="0090504E">
            <w:delText xml:space="preserve">I will compare </w:delText>
          </w:r>
          <w:r w:rsidR="00AF7777" w:rsidRPr="0090504E" w:rsidDel="0090504E">
            <w:rPr>
              <w:i/>
              <w:iCs/>
            </w:rPr>
            <w:delText>S. enterica</w:delText>
          </w:r>
          <w:r w:rsidR="00AF7777" w:rsidRPr="0090504E" w:rsidDel="0090504E">
            <w:delText xml:space="preserve"> prevalence in wild songbirds among the four site treatment types. Infection status (positive or negative) will be the response variable in a generalized linear mixed model with a binomial distribution, with treatment type, species, </w:delText>
          </w:r>
          <w:r w:rsidR="006A0325" w:rsidRPr="0090504E" w:rsidDel="0090504E">
            <w:delText>and season</w:delText>
          </w:r>
          <w:r w:rsidR="00AF7777" w:rsidRPr="0090504E" w:rsidDel="0090504E">
            <w:delText xml:space="preserve"> as predictor</w:delText>
          </w:r>
          <w:r w:rsidR="006A0325" w:rsidRPr="0090504E" w:rsidDel="0090504E">
            <w:delText>s</w:delText>
          </w:r>
          <w:r w:rsidR="00C05188" w:rsidRPr="0090504E" w:rsidDel="0090504E">
            <w:delText xml:space="preserve"> and s</w:delText>
          </w:r>
          <w:r w:rsidR="00AF7777" w:rsidRPr="0090504E" w:rsidDel="0090504E">
            <w:delText>ite as a random effec</w:delText>
          </w:r>
          <w:r w:rsidR="006A0325" w:rsidRPr="0090504E" w:rsidDel="0090504E">
            <w:delText>t</w:delText>
          </w:r>
          <w:r w:rsidR="00C05188" w:rsidRPr="0090504E" w:rsidDel="0090504E">
            <w:delText xml:space="preserve">. </w:delText>
          </w:r>
          <w:r w:rsidR="00AF7777" w:rsidRPr="0090504E" w:rsidDel="0090504E">
            <w:delText xml:space="preserve"> </w:delText>
          </w:r>
        </w:del>
      </w:moveFrom>
      <w:moveFromRangeEnd w:id="58"/>
    </w:p>
    <w:p w14:paraId="516645CE" w14:textId="71A233AE" w:rsidR="00EB0180" w:rsidRPr="00EB0180" w:rsidRDefault="00EB0180" w:rsidP="00F035C5">
      <w:pPr>
        <w:rPr>
          <w:i/>
          <w:iCs/>
        </w:rPr>
      </w:pPr>
      <w:r>
        <w:rPr>
          <w:b/>
          <w:bCs/>
          <w:i/>
          <w:iCs/>
        </w:rPr>
        <w:t xml:space="preserve">Chapter 3: </w:t>
      </w:r>
    </w:p>
    <w:p w14:paraId="1F65182E" w14:textId="18460624" w:rsidR="00F035C5" w:rsidRPr="00F035C5" w:rsidRDefault="00F035C5" w:rsidP="00F035C5">
      <w:r w:rsidRPr="00F035C5">
        <w:rPr>
          <w:b/>
          <w:bCs/>
        </w:rPr>
        <w:t>Participant Surveys</w:t>
      </w:r>
      <w:r w:rsidR="000A77B8">
        <w:rPr>
          <w:b/>
          <w:bCs/>
        </w:rPr>
        <w:t xml:space="preserve"> </w:t>
      </w:r>
    </w:p>
    <w:p w14:paraId="045D50DD" w14:textId="0B371B43" w:rsidR="00F035C5" w:rsidRPr="00F035C5" w:rsidRDefault="00F035C5" w:rsidP="00F035C5">
      <w:r w:rsidRPr="00F035C5">
        <w:t xml:space="preserve">During the latter portion of the study timeline (2026–2027), I will administer voluntary surveys to </w:t>
      </w:r>
      <w:r w:rsidR="00A13CFB">
        <w:t xml:space="preserve">all </w:t>
      </w:r>
      <w:del w:id="61" w:author="Kelsey McCune" w:date="2026-10-02T15:51:00Z" w16du:dateUtc="2026-10-02T20:51:00Z">
        <w:r w:rsidRPr="00F035C5" w:rsidDel="0090504E">
          <w:delText>participants</w:delText>
        </w:r>
      </w:del>
      <w:ins w:id="62" w:author="Kelsey McCune" w:date="2026-10-02T15:51:00Z" w16du:dateUtc="2026-10-02T20:51:00Z">
        <w:r w:rsidR="0090504E">
          <w:t>homeowners</w:t>
        </w:r>
        <w:r w:rsidR="0090504E">
          <w:t xml:space="preserve"> </w:t>
        </w:r>
        <w:r w:rsidR="0090504E">
          <w:t>and to the public</w:t>
        </w:r>
      </w:ins>
      <w:r w:rsidRPr="00F035C5">
        <w:t xml:space="preserve"> to </w:t>
      </w:r>
      <w:r w:rsidR="00396E9A">
        <w:t>quantify the</w:t>
      </w:r>
      <w:r w:rsidRPr="00F035C5">
        <w:t xml:space="preserve"> </w:t>
      </w:r>
      <w:r w:rsidR="00396E9A">
        <w:t>p</w:t>
      </w:r>
      <w:r w:rsidR="00C353F5">
        <w:t>s</w:t>
      </w:r>
      <w:r w:rsidR="00396E9A">
        <w:t>yc</w:t>
      </w:r>
      <w:r w:rsidR="00C353F5">
        <w:t>h</w:t>
      </w:r>
      <w:r w:rsidR="00396E9A">
        <w:t>ological and behavioral dynamics</w:t>
      </w:r>
      <w:r w:rsidRPr="00F035C5">
        <w:t xml:space="preserve"> of </w:t>
      </w:r>
      <w:r w:rsidR="00396E9A">
        <w:t>participants</w:t>
      </w:r>
      <w:r w:rsidRPr="00F035C5">
        <w:t xml:space="preserve">. </w:t>
      </w:r>
      <w:r w:rsidR="00396E9A">
        <w:t>These surveys will be administered based</w:t>
      </w:r>
      <w:r w:rsidRPr="00F035C5">
        <w:t xml:space="preserve"> on validated instruments from peer-reviewed literature and </w:t>
      </w:r>
      <w:r w:rsidR="00396E9A">
        <w:t>address</w:t>
      </w:r>
      <w:r w:rsidRPr="00F035C5">
        <w:t xml:space="preserve"> five primary </w:t>
      </w:r>
      <w:r w:rsidR="00396E9A">
        <w:t>topics</w:t>
      </w:r>
      <w:r w:rsidRPr="00F035C5">
        <w:t>: disease knowledge and risk perception, feeder and coop maintenance and biosecurity practices, motivations for participating in backyard wildlife activities, pro-conservation attitudes and behaviors, and place attachment. I will also assess participant willingness to adopt evidence-based biosecurity recommendations and willingness to financially support bird conservation initiatives</w:t>
      </w:r>
      <w:r w:rsidR="002B317D">
        <w:t xml:space="preserve"> (by providing resources and asking hypothetical questions)</w:t>
      </w:r>
      <w:r w:rsidRPr="00F035C5">
        <w:t xml:space="preserve">. Demographic information including age, gender, education, income, household composition, property size, and residential area will also be collected to </w:t>
      </w:r>
      <w:r w:rsidRPr="00F035C5">
        <w:lastRenderedPageBreak/>
        <w:t>characterize the participant population. All survey responses will b</w:t>
      </w:r>
      <w:r w:rsidR="00AA1456">
        <w:t xml:space="preserve">e </w:t>
      </w:r>
      <w:r w:rsidRPr="00F035C5">
        <w:t>voluntary</w:t>
      </w:r>
      <w:r w:rsidR="00AA1456">
        <w:t xml:space="preserve"> and remain confidential</w:t>
      </w:r>
      <w:r w:rsidRPr="00F035C5">
        <w:t xml:space="preserve">. </w:t>
      </w:r>
      <w:del w:id="63" w:author="Kelsey McCune" w:date="2026-10-02T15:52:00Z" w16du:dateUtc="2026-10-02T20:52:00Z">
        <w:r w:rsidRPr="00F035C5" w:rsidDel="00E2494C">
          <w:delText>Survey data will be linked to site-level</w:delText>
        </w:r>
        <w:r w:rsidR="002B317D" w:rsidDel="00E2494C">
          <w:delText xml:space="preserve"> </w:delText>
        </w:r>
        <w:r w:rsidRPr="00F035C5" w:rsidDel="00E2494C">
          <w:delText>data to evaluate the relationship between disease risk perception, biosecurity practice engagement, and actual infection rates at each site.</w:delText>
        </w:r>
        <w:r w:rsidR="000937EE" w:rsidDel="00E2494C">
          <w:delText xml:space="preserve"> </w:delText>
        </w:r>
      </w:del>
    </w:p>
    <w:p w14:paraId="697F3C40" w14:textId="2B0B03E5" w:rsidR="00103E9F" w:rsidRDefault="0023754E">
      <w:pPr>
        <w:rPr>
          <w:b/>
          <w:bCs/>
        </w:rPr>
      </w:pPr>
      <w:r>
        <w:rPr>
          <w:b/>
          <w:bCs/>
        </w:rPr>
        <w:t>Planned Analysis of Survey Data</w:t>
      </w:r>
    </w:p>
    <w:p w14:paraId="12A134D5" w14:textId="14F7D858" w:rsidR="000937EE" w:rsidRPr="00EB0180" w:rsidRDefault="000937EE" w:rsidP="000937EE">
      <w:pPr>
        <w:rPr>
          <w:rFonts w:eastAsiaTheme="minorEastAsia" w:cstheme="minorHAnsi"/>
          <w:kern w:val="0"/>
          <w14:ligatures w14:val="none"/>
        </w:rPr>
      </w:pPr>
      <w:r w:rsidRPr="00EB0180">
        <w:rPr>
          <w:rFonts w:eastAsiaTheme="minorEastAsia" w:cstheme="minorHAnsi"/>
          <w:kern w:val="0"/>
          <w14:ligatures w14:val="none"/>
        </w:rPr>
        <w:t xml:space="preserve">Survey data will be analyzed using both descriptive and inferential statistics. Descriptive statistics (e.g., frequencies, percentages, means, and standard deviations) will be used to summarize participant characteristics and responses across the main survey concepts, including motivations, place attachment, disease-risk perception, biosecurity practices, and pro-conservation attitudes and behaviors. Inferential statistics will then be used to examine relationships among these variables. For example, correlation analyses, chi-square tests of association, or regression models to assess whether factors such as disease-risk perception or zoonotic disease knowledge are associated with reported biosecurity practices or willingness to modify backyard behaviors. Given the novel and exploratory nature of this research and the anticipated sample size, analyses will emphasize describing patterns and generating hypotheses rather than confirmatory hypothesis testing. </w:t>
      </w:r>
    </w:p>
    <w:p w14:paraId="0632204C" w14:textId="77777777" w:rsidR="0023754E" w:rsidRDefault="0023754E" w:rsidP="004975A6">
      <w:pPr>
        <w:rPr>
          <w:b/>
          <w:bCs/>
        </w:rPr>
      </w:pPr>
    </w:p>
    <w:p w14:paraId="6B455D70" w14:textId="60A140D4" w:rsidR="005D5646" w:rsidRPr="009410EE" w:rsidRDefault="00BB7601" w:rsidP="004975A6">
      <w:pPr>
        <w:rPr>
          <w:b/>
          <w:bCs/>
        </w:rPr>
      </w:pPr>
      <w:r>
        <w:rPr>
          <w:b/>
          <w:bCs/>
        </w:rPr>
        <w:t>Preliminary Data</w:t>
      </w:r>
      <w:r w:rsidR="0023754E">
        <w:rPr>
          <w:b/>
          <w:bCs/>
        </w:rPr>
        <w:t xml:space="preserve"> </w:t>
      </w:r>
    </w:p>
    <w:p w14:paraId="114D93F1" w14:textId="77777777" w:rsidR="003E3235" w:rsidRDefault="003E3235" w:rsidP="003E3235">
      <w:r>
        <w:t xml:space="preserve">Lab Results </w:t>
      </w:r>
    </w:p>
    <w:p w14:paraId="0B9D5CC2" w14:textId="60E9EDD7" w:rsidR="003E3235" w:rsidRDefault="003E3235" w:rsidP="004975A6">
      <w:r w:rsidRPr="00DC4B1E">
        <w:t>Preliminary cultur</w:t>
      </w:r>
      <w:r>
        <w:t>ing</w:t>
      </w:r>
      <w:r w:rsidRPr="00DC4B1E">
        <w:t xml:space="preserve"> </w:t>
      </w:r>
      <w:r>
        <w:t xml:space="preserve">methods were insufficient for isolating </w:t>
      </w:r>
      <w:r>
        <w:rPr>
          <w:i/>
          <w:iCs/>
        </w:rPr>
        <w:t>S. enterica.</w:t>
      </w:r>
      <w:r w:rsidRPr="00DC4B1E">
        <w:t xml:space="preserve"> </w:t>
      </w:r>
      <w:r>
        <w:t xml:space="preserve">I </w:t>
      </w:r>
      <w:r w:rsidRPr="00DC4B1E">
        <w:t xml:space="preserve">have </w:t>
      </w:r>
      <w:r>
        <w:t>therefore conducted</w:t>
      </w:r>
      <w:r w:rsidRPr="00DC4B1E">
        <w:t xml:space="preserve"> ongoing refinement of</w:t>
      </w:r>
      <w:r>
        <w:t xml:space="preserve"> the</w:t>
      </w:r>
      <w:r w:rsidRPr="00DC4B1E">
        <w:t xml:space="preserve"> laboratory methods. </w:t>
      </w:r>
      <w:r>
        <w:t>Through collaboration with the Department of Poultry Science</w:t>
      </w:r>
      <w:del w:id="64" w:author="Kelsey McCune" w:date="2026-10-02T15:54:00Z" w16du:dateUtc="2026-10-02T20:54:00Z">
        <w:r w:rsidDel="00E2494C">
          <w:delText xml:space="preserve"> (&amp; Thomas-Bishop-Sparks?)</w:delText>
        </w:r>
      </w:del>
      <w:r>
        <w:t xml:space="preserve">, I implemented a more rigorous culturing procedure, and </w:t>
      </w:r>
      <w:r w:rsidRPr="00DC4B1E">
        <w:t>I am currently performing DNA extraction and PCR on isolates recovered to date</w:t>
      </w:r>
      <w:r>
        <w:t>.</w:t>
      </w:r>
      <w:r w:rsidRPr="00DC4B1E">
        <w:t xml:space="preserve"> </w:t>
      </w:r>
      <w:r>
        <w:t>Next steps are to conduct</w:t>
      </w:r>
      <w:r w:rsidRPr="00DC4B1E">
        <w:t xml:space="preserve"> whole-genome sequencing to characterize serotypes and determine whether identical strains are shared among wild birds, backyard poultry, and environmental samples.</w:t>
      </w:r>
    </w:p>
    <w:p w14:paraId="67FEEDD8" w14:textId="7F7D7924" w:rsidR="009410EE" w:rsidRDefault="009410EE" w:rsidP="004975A6">
      <w:r>
        <w:t xml:space="preserve">Disease Findings </w:t>
      </w:r>
    </w:p>
    <w:p w14:paraId="6C84A98C" w14:textId="5FA510BC" w:rsidR="006A0325" w:rsidRDefault="006A0325" w:rsidP="004975A6">
      <w:r w:rsidRPr="006A0325">
        <w:t xml:space="preserve">I have captured over 300 wild birds across fifteen study sites since June 2024. Of the fecal samples cultured to date, approximately 20% were positive for </w:t>
      </w:r>
      <w:r w:rsidRPr="006A0325">
        <w:rPr>
          <w:i/>
          <w:iCs/>
        </w:rPr>
        <w:t>S. enterica</w:t>
      </w:r>
      <w:r w:rsidRPr="006A0325">
        <w:t xml:space="preserve">. Prevalence did not differ significantly </w:t>
      </w:r>
      <w:r w:rsidR="00A13CFB">
        <w:t xml:space="preserve">overall </w:t>
      </w:r>
      <w:r w:rsidRPr="006A0325">
        <w:t xml:space="preserve">among the four site treatment types (p &gt; 0.05), and control sites showed prevalence comparable to or higher than feeder-present sites. This </w:t>
      </w:r>
      <w:r>
        <w:t>contradicts</w:t>
      </w:r>
      <w:r w:rsidRPr="006A0325">
        <w:t xml:space="preserve"> my prediction for Chapter 2, though it is consistent with the possibility that supplemental food </w:t>
      </w:r>
      <w:r>
        <w:t>may i</w:t>
      </w:r>
      <w:r w:rsidRPr="006A0325">
        <w:t xml:space="preserve">mprove immune function in wild birds </w:t>
      </w:r>
      <w:r w:rsidR="006910B2">
        <w:fldChar w:fldCharType="begin"/>
      </w:r>
      <w:r w:rsidR="006910B2">
        <w:instrText xml:space="preserve"> ADDIN ZOTERO_ITEM CSL_CITATION {"citationID":"DbJk7PxI","properties":{"unsorted":false,"formattedCitation":"(Owen et al., 2021)","plainCitation":"(Owen et al., 2021)","noteIndex":0},"citationItems":[{"id":63,"uris":["http://zotero.org/users/21417521/items/CMUWSKC9"],"itemData":{"id":63,"type":"article-journal","abstract":"Food limitation is a universal stressor for wildlife populations and is increasingly exacerbated by human activities. Anthropogenic environmental change can significantly alter the availability and quality of food resources for reservoir hosts and impact host–pathogen interactions in the wild. The state of the host's nutritional reserves at the time of infection is a key factor influencing infection outcomes by altering host resistance. Combining experimental and model-based approaches, we investigate how an environmental stressor affects host resistance to West Nile virus (WNV). Using American robins (\n              Turdus migratorius\n              ), a species considered a superspreader of WNV, we tested the effect of acute food deprivation immediately prior to infection on host viraemia. Here, we show that robins food deprived for 48 h prior to infection, developed higher virus titres and were infectious longer than robins fed normally. To gain an understanding about the epidemiological significance of food-stressed hosts, we developed an agent-based model that simulates transmission dynamics of WNV between an avian host and the mosquito vector. When simulating a nutritionally stressed host population, the mosquito infection rate rose significantly, reaching levels that represent an epidemiological risk. An understanding of the infection disease dynamics in wild populations is critical to predict and mitigate zoonotic disease outbreaks.","container-title":"Proceedings of the Royal Society B: Biological Sciences","DOI":"10.1098/rspb.2021.0881","ISSN":"0962-8452, 1471-2954","issue":"1956","journalAbbreviation":"Proc. R. Soc. B.","language":"en","page":"20210881","source":"DOI.org (Crossref)","title":"Reservoir hosts experiencing food stress alter transmission dynamics for a zoonotic pathogen","volume":"288","author":[{"family":"Owen","given":"J. C."},{"family":"Landwerlen","given":"H. R."},{"family":"Dupuis","given":"A. P."},{"family":"Belsare","given":"A. V."},{"family":"Sharma","given":"D. B."},{"family":"Wang","given":"S."},{"family":"Ciota","given":"A. T."},{"family":"Kramer","given":"L. D."}],"issued":{"date-parts":[["2021",8,11]]}}}],"schema":"https://github.com/citation-style-language/schema/raw/master/csl-citation.json"} </w:instrText>
      </w:r>
      <w:r w:rsidR="006910B2">
        <w:fldChar w:fldCharType="separate"/>
      </w:r>
      <w:r w:rsidR="006910B2">
        <w:rPr>
          <w:noProof/>
        </w:rPr>
        <w:t>(Owen et al., 2021)</w:t>
      </w:r>
      <w:r w:rsidR="006910B2">
        <w:fldChar w:fldCharType="end"/>
      </w:r>
      <w:r w:rsidR="00A13CFB">
        <w:t>.</w:t>
      </w:r>
      <w:r w:rsidRPr="006A0325">
        <w:t xml:space="preserve"> </w:t>
      </w:r>
      <w:r w:rsidR="00A13CFB">
        <w:t xml:space="preserve">However, </w:t>
      </w:r>
      <w:r w:rsidRPr="006A0325">
        <w:t xml:space="preserve">it may also reflect limited statistical power rather than </w:t>
      </w:r>
      <w:r>
        <w:t xml:space="preserve">lack of effect, </w:t>
      </w:r>
      <w:r w:rsidR="00A13CFB">
        <w:t>because</w:t>
      </w:r>
      <w:r>
        <w:t xml:space="preserve"> more samples </w:t>
      </w:r>
      <w:r w:rsidR="00A13CFB">
        <w:t>are needed at some</w:t>
      </w:r>
      <w:r>
        <w:t xml:space="preserve"> treatment type</w:t>
      </w:r>
      <w:r w:rsidR="00A13CFB">
        <w:t>s (e.g., chicken-only yards)</w:t>
      </w:r>
      <w:r>
        <w:t xml:space="preserve">. </w:t>
      </w:r>
      <w:r w:rsidRPr="006A0325">
        <w:t xml:space="preserve"> </w:t>
      </w:r>
    </w:p>
    <w:p w14:paraId="7C8B958E" w14:textId="53146FF7" w:rsidR="00103E9F" w:rsidRDefault="009410EE" w:rsidP="004975A6">
      <w:r>
        <w:t>Data/Behavior Findings</w:t>
      </w:r>
    </w:p>
    <w:p w14:paraId="3373A7DC" w14:textId="7D74687C" w:rsidR="006A0325" w:rsidRDefault="006A0325" w:rsidP="00A618F3">
      <w:r w:rsidRPr="006A0325">
        <w:lastRenderedPageBreak/>
        <w:t xml:space="preserve">In contrast, RFID detection frequency differed significantly by infection status, with </w:t>
      </w:r>
      <w:r w:rsidRPr="006A0325">
        <w:rPr>
          <w:i/>
          <w:iCs/>
        </w:rPr>
        <w:t>S. enterica</w:t>
      </w:r>
      <w:r w:rsidRPr="006A0325">
        <w:t>-positive birds recording higher numbers of visits to food sources than negative birds (p &lt; 0.01). This preliminary result is consistent with my prediction for Chapter 1 and supports continued RFID data collectio</w:t>
      </w:r>
      <w:r>
        <w:t>n</w:t>
      </w:r>
      <w:r w:rsidRPr="006A0325">
        <w:t>.</w:t>
      </w:r>
    </w:p>
    <w:p w14:paraId="144D7500" w14:textId="77777777" w:rsidR="00C05188" w:rsidRDefault="00C05188" w:rsidP="004975A6"/>
    <w:p w14:paraId="747065C9" w14:textId="13936A3F" w:rsidR="00580D24" w:rsidRDefault="00BB7601" w:rsidP="004975A6">
      <w:pPr>
        <w:rPr>
          <w:b/>
          <w:bCs/>
        </w:rPr>
      </w:pPr>
      <w:r w:rsidRPr="00BB7601">
        <w:rPr>
          <w:b/>
          <w:bCs/>
        </w:rPr>
        <w:t xml:space="preserve">Expected </w:t>
      </w:r>
      <w:r w:rsidR="00553385">
        <w:rPr>
          <w:b/>
          <w:bCs/>
        </w:rPr>
        <w:t xml:space="preserve">Impact </w:t>
      </w:r>
    </w:p>
    <w:p w14:paraId="02822652" w14:textId="4633AB29" w:rsidR="00DC4B1E" w:rsidRPr="00EA2846" w:rsidRDefault="00DC4B1E" w:rsidP="00DC4B1E">
      <w:r w:rsidRPr="00DC4B1E">
        <w:t xml:space="preserve">By sampling wild songbirds </w:t>
      </w:r>
      <w:r w:rsidRPr="00DC4B1E">
        <w:t xml:space="preserve">and backyard poultry across sites that isolate and combine bird feeding and poultry keeping, this research will contribute </w:t>
      </w:r>
      <w:r>
        <w:t>foundational</w:t>
      </w:r>
      <w:r w:rsidRPr="00DC4B1E">
        <w:t xml:space="preserve"> information on how these activities affect pathogen prevalence and contact </w:t>
      </w:r>
      <w:r>
        <w:t xml:space="preserve">dynamics </w:t>
      </w:r>
      <w:r w:rsidRPr="00DC4B1E">
        <w:t>among hosts, at the level of the individual bird, the species, and the</w:t>
      </w:r>
      <w:r w:rsidR="00DF0CAF">
        <w:t xml:space="preserve"> </w:t>
      </w:r>
      <w:r w:rsidRPr="00DC4B1E">
        <w:t xml:space="preserve">avian community. </w:t>
      </w:r>
      <w:r w:rsidR="00DF0CAF">
        <w:t>Integrating</w:t>
      </w:r>
      <w:r w:rsidRPr="00DC4B1E">
        <w:t xml:space="preserve"> these findings with participant survey data will </w:t>
      </w:r>
      <w:r w:rsidR="00DF0CAF">
        <w:t>further explain</w:t>
      </w:r>
      <w:r w:rsidRPr="00DC4B1E">
        <w:t xml:space="preserve"> how disease risk</w:t>
      </w:r>
      <w:r w:rsidR="00EB709C">
        <w:t xml:space="preserve"> in backyards</w:t>
      </w:r>
      <w:r w:rsidRPr="00DC4B1E">
        <w:t xml:space="preserve"> is perceived and which biosecurity behaviors participants are willing and able to adopt. Together, these </w:t>
      </w:r>
      <w:r w:rsidR="00DF0CAF">
        <w:t>findings</w:t>
      </w:r>
      <w:r w:rsidRPr="00DC4B1E">
        <w:t xml:space="preserve"> are </w:t>
      </w:r>
      <w:r w:rsidR="00DF0CAF">
        <w:t>meant</w:t>
      </w:r>
      <w:r w:rsidRPr="00DC4B1E">
        <w:t xml:space="preserve"> to inform </w:t>
      </w:r>
      <w:r w:rsidR="00DF0CAF">
        <w:t>practical</w:t>
      </w:r>
      <w:r w:rsidRPr="00DC4B1E">
        <w:t>, locally relevant</w:t>
      </w:r>
      <w:r w:rsidR="00DF0CAF">
        <w:t>,</w:t>
      </w:r>
      <w:r w:rsidRPr="00DC4B1E">
        <w:t xml:space="preserve"> biosecurity guidance appropriate to the </w:t>
      </w:r>
      <w:r w:rsidR="00DF0CAF">
        <w:t>current level of risk and knowledge</w:t>
      </w:r>
      <w:r w:rsidRPr="00DC4B1E">
        <w:t xml:space="preserve">. If backyard activities significantly increase the probability of detecting </w:t>
      </w:r>
      <w:r w:rsidRPr="00DC4B1E">
        <w:rPr>
          <w:i/>
          <w:iCs/>
        </w:rPr>
        <w:t>S. enterica</w:t>
      </w:r>
      <w:r w:rsidRPr="00DC4B1E">
        <w:t xml:space="preserve">, this work will support development of </w:t>
      </w:r>
      <w:r w:rsidR="00DF0CAF">
        <w:t>outreach/education</w:t>
      </w:r>
      <w:r w:rsidRPr="00DC4B1E">
        <w:t xml:space="preserve"> materials targeted toward homeowners who maintain feeders or </w:t>
      </w:r>
      <w:r w:rsidR="00DF0CAF">
        <w:t>backyard</w:t>
      </w:r>
      <w:r w:rsidRPr="00DC4B1E">
        <w:t xml:space="preserve"> flocks, potentially through collaboration with </w:t>
      </w:r>
      <w:r w:rsidR="00DF0CAF">
        <w:t xml:space="preserve">state agencies like </w:t>
      </w:r>
      <w:r w:rsidRPr="00DC4B1E">
        <w:t>the Alabama Cooperative Extension System</w:t>
      </w:r>
      <w:r w:rsidR="00DF0CAF">
        <w:t>, or Alabama Public Health Dep</w:t>
      </w:r>
      <w:r w:rsidR="00EB709C">
        <w:t>ar</w:t>
      </w:r>
      <w:r w:rsidR="00DF0CAF">
        <w:t>t</w:t>
      </w:r>
      <w:r w:rsidR="00EB709C">
        <w:t>ment</w:t>
      </w:r>
      <w:r w:rsidR="00DF0CAF">
        <w:t>.</w:t>
      </w:r>
      <w:r w:rsidRPr="00DC4B1E">
        <w:t xml:space="preserve"> If prevalence </w:t>
      </w:r>
      <w:r w:rsidR="00DF0CAF">
        <w:t>findings imply</w:t>
      </w:r>
      <w:r w:rsidRPr="00DC4B1E">
        <w:t xml:space="preserve"> </w:t>
      </w:r>
      <w:r w:rsidR="00EB709C">
        <w:t xml:space="preserve">spillover risk is highest from </w:t>
      </w:r>
      <w:r w:rsidRPr="00DC4B1E">
        <w:t xml:space="preserve">environmental contamination rather than </w:t>
      </w:r>
      <w:r w:rsidR="00DF0CAF">
        <w:t>direct</w:t>
      </w:r>
      <w:r w:rsidR="00E2494C">
        <w:t xml:space="preserve"> </w:t>
      </w:r>
      <w:r w:rsidRPr="00DC4B1E">
        <w:t xml:space="preserve">contact among </w:t>
      </w:r>
      <w:r w:rsidR="00DF0CAF">
        <w:t>individuals</w:t>
      </w:r>
      <w:r w:rsidRPr="00DC4B1E">
        <w:t xml:space="preserve">, guidance </w:t>
      </w:r>
      <w:r w:rsidR="00DF0CAF">
        <w:t>on how to manage</w:t>
      </w:r>
      <w:r w:rsidRPr="00DC4B1E">
        <w:t xml:space="preserve"> contaminated soil, feeder surfaces, and poultry bedding would be more effective. </w:t>
      </w:r>
      <w:r w:rsidR="00DF0CAF">
        <w:t>Ultimately</w:t>
      </w:r>
      <w:r w:rsidRPr="00DC4B1E">
        <w:t>, the goal is to identify practices that reduce risk to wild birds, domestic animals, and people while preserving the wellbeing and conservation benefits that make these activities valuable to participants.</w:t>
      </w:r>
    </w:p>
    <w:p w14:paraId="5C9BD0FA" w14:textId="77777777" w:rsidR="009410EE" w:rsidRDefault="009410EE" w:rsidP="004975A6"/>
    <w:p w14:paraId="18FA0C1F" w14:textId="3E21BB71" w:rsidR="00103E9F" w:rsidRPr="009410EE" w:rsidRDefault="0023754E" w:rsidP="004975A6">
      <w:r>
        <w:rPr>
          <w:b/>
          <w:bCs/>
        </w:rPr>
        <w:t>Timeline</w:t>
      </w:r>
    </w:p>
    <w:p w14:paraId="1B2CBEC4" w14:textId="5F690A95" w:rsidR="0045331D" w:rsidRDefault="000937EE">
      <w:r>
        <w:rPr>
          <w:noProof/>
        </w:rPr>
        <w:drawing>
          <wp:inline distT="0" distB="0" distL="0" distR="0" wp14:anchorId="1EF6D284" wp14:editId="5431F4F1">
            <wp:extent cx="6446067" cy="1952876"/>
            <wp:effectExtent l="0" t="0" r="0" b="0"/>
            <wp:docPr id="173804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5177" name="Picture 1738045177"/>
                    <pic:cNvPicPr/>
                  </pic:nvPicPr>
                  <pic:blipFill rotWithShape="1">
                    <a:blip r:embed="rId13"/>
                    <a:srcRect l="5294" t="12466" r="12994" b="52501"/>
                    <a:stretch>
                      <a:fillRect/>
                    </a:stretch>
                  </pic:blipFill>
                  <pic:spPr bwMode="auto">
                    <a:xfrm>
                      <a:off x="0" y="0"/>
                      <a:ext cx="6640760" cy="2011860"/>
                    </a:xfrm>
                    <a:prstGeom prst="rect">
                      <a:avLst/>
                    </a:prstGeom>
                    <a:ln>
                      <a:noFill/>
                    </a:ln>
                    <a:extLst>
                      <a:ext uri="{53640926-AAD7-44D8-BBD7-CCE9431645EC}">
                        <a14:shadowObscured xmlns:a14="http://schemas.microsoft.com/office/drawing/2010/main"/>
                      </a:ext>
                    </a:extLst>
                  </pic:spPr>
                </pic:pic>
              </a:graphicData>
            </a:graphic>
          </wp:inline>
        </w:drawing>
      </w:r>
    </w:p>
    <w:p w14:paraId="73389B7A" w14:textId="4A7F92BA" w:rsidR="004912B6" w:rsidRDefault="004912B6" w:rsidP="002236F6">
      <w:pPr>
        <w:jc w:val="center"/>
      </w:pPr>
      <w:r>
        <w:lastRenderedPageBreak/>
        <w:t>References</w:t>
      </w:r>
    </w:p>
    <w:p w14:paraId="654C515B" w14:textId="77777777" w:rsidR="008E53A8" w:rsidRPr="008E53A8" w:rsidRDefault="004912B6" w:rsidP="008E53A8">
      <w:pPr>
        <w:pStyle w:val="Bibliography"/>
      </w:pPr>
      <w:r>
        <w:fldChar w:fldCharType="begin"/>
      </w:r>
      <w:r>
        <w:instrText xml:space="preserve"> ADDIN ZOTERO_BIBL {"uncited":[],"omitted":[],"custom":[]} CSL_BIBLIOGRAPHY </w:instrText>
      </w:r>
      <w:r>
        <w:fldChar w:fldCharType="separate"/>
      </w:r>
      <w:r w:rsidR="008E53A8" w:rsidRPr="008E53A8">
        <w:t xml:space="preserve">Adelman, J. S., Moyers, S. C., Farine, D. R., &amp; Hawley, D. M. (2015). Feeder use predicts both acquisition and transmission of a contagious pathogen in a North American songbird. </w:t>
      </w:r>
      <w:r w:rsidR="008E53A8" w:rsidRPr="008E53A8">
        <w:rPr>
          <w:i/>
          <w:iCs/>
        </w:rPr>
        <w:t>Proceedings of the Royal Society B: Biological Sciences</w:t>
      </w:r>
      <w:r w:rsidR="008E53A8" w:rsidRPr="008E53A8">
        <w:t xml:space="preserve">, </w:t>
      </w:r>
      <w:r w:rsidR="008E53A8" w:rsidRPr="008E53A8">
        <w:rPr>
          <w:i/>
          <w:iCs/>
        </w:rPr>
        <w:t>282</w:t>
      </w:r>
      <w:r w:rsidR="008E53A8" w:rsidRPr="008E53A8">
        <w:t>(1815), 20151429. https://doi.org/10.1098/rspb.2015.1429</w:t>
      </w:r>
    </w:p>
    <w:p w14:paraId="3BDA0313" w14:textId="77777777" w:rsidR="008E53A8" w:rsidRPr="008E53A8" w:rsidRDefault="008E53A8" w:rsidP="008E53A8">
      <w:pPr>
        <w:pStyle w:val="Bibliography"/>
      </w:pPr>
      <w:r w:rsidRPr="008E53A8">
        <w:t xml:space="preserve">Ajzen, I. (1991). The theory of planned behavior. </w:t>
      </w:r>
      <w:r w:rsidRPr="008E53A8">
        <w:rPr>
          <w:i/>
          <w:iCs/>
        </w:rPr>
        <w:t>Organizational Behavior and Human Decision Processes</w:t>
      </w:r>
      <w:r w:rsidRPr="008E53A8">
        <w:t xml:space="preserve">, </w:t>
      </w:r>
      <w:r w:rsidRPr="008E53A8">
        <w:rPr>
          <w:i/>
          <w:iCs/>
        </w:rPr>
        <w:t>50</w:t>
      </w:r>
      <w:r w:rsidRPr="008E53A8">
        <w:t>(2), 179–211. https://doi.org/10.1016/0749-5978(91)90020-T</w:t>
      </w:r>
    </w:p>
    <w:p w14:paraId="35B4C2C6" w14:textId="77777777" w:rsidR="008E53A8" w:rsidRPr="008E53A8" w:rsidRDefault="008E53A8" w:rsidP="008E53A8">
      <w:pPr>
        <w:pStyle w:val="Bibliography"/>
      </w:pPr>
      <w:r w:rsidRPr="008E53A8">
        <w:t xml:space="preserve">Alders, R. G., &amp; Pym, R. A. E. (2009). Village poultry: Still important to millions, eight thousand years after domestication. </w:t>
      </w:r>
      <w:r w:rsidRPr="008E53A8">
        <w:rPr>
          <w:i/>
          <w:iCs/>
        </w:rPr>
        <w:t>World’s Poultry Science Journal</w:t>
      </w:r>
      <w:r w:rsidRPr="008E53A8">
        <w:t xml:space="preserve">, </w:t>
      </w:r>
      <w:r w:rsidRPr="008E53A8">
        <w:rPr>
          <w:i/>
          <w:iCs/>
        </w:rPr>
        <w:t>65</w:t>
      </w:r>
      <w:r w:rsidRPr="008E53A8">
        <w:t>(2), 181–190. https://doi.org/10.1017/S0043933909000117</w:t>
      </w:r>
    </w:p>
    <w:p w14:paraId="72A0FBB8" w14:textId="77777777" w:rsidR="008E53A8" w:rsidRPr="008E53A8" w:rsidRDefault="008E53A8" w:rsidP="008E53A8">
      <w:pPr>
        <w:pStyle w:val="Bibliography"/>
      </w:pPr>
      <w:r w:rsidRPr="008E53A8">
        <w:t xml:space="preserve">Aplin, L. M., Farine, D. R., Morand-Ferron, J., &amp; Sheldon, B. C. (2012). Social networks predict patch discovery in a wild population of songbirds. </w:t>
      </w:r>
      <w:r w:rsidRPr="008E53A8">
        <w:rPr>
          <w:i/>
          <w:iCs/>
        </w:rPr>
        <w:t>Proceedings of the Royal Society B: Biological Sciences</w:t>
      </w:r>
      <w:r w:rsidRPr="008E53A8">
        <w:t xml:space="preserve">, </w:t>
      </w:r>
      <w:r w:rsidRPr="008E53A8">
        <w:rPr>
          <w:i/>
          <w:iCs/>
        </w:rPr>
        <w:t>279</w:t>
      </w:r>
      <w:r w:rsidRPr="008E53A8">
        <w:t>(1745), 4199–4205. https://doi.org/10.1098/rspb.2012.1591</w:t>
      </w:r>
    </w:p>
    <w:p w14:paraId="24E5C139" w14:textId="77777777" w:rsidR="008E53A8" w:rsidRPr="008E53A8" w:rsidRDefault="008E53A8" w:rsidP="008E53A8">
      <w:pPr>
        <w:pStyle w:val="Bibliography"/>
      </w:pPr>
      <w:r w:rsidRPr="008E53A8">
        <w:t xml:space="preserve">Ayala, A. J., Yabsley, M. J., &amp; Hernandez, S. M. (2020). A Review of Pathogen Transmission at the Backyard Chicken–Wild Bird Interface. </w:t>
      </w:r>
      <w:r w:rsidRPr="008E53A8">
        <w:rPr>
          <w:i/>
          <w:iCs/>
        </w:rPr>
        <w:t>Frontiers in Veterinary Science</w:t>
      </w:r>
      <w:r w:rsidRPr="008E53A8">
        <w:t xml:space="preserve">, </w:t>
      </w:r>
      <w:r w:rsidRPr="008E53A8">
        <w:rPr>
          <w:i/>
          <w:iCs/>
        </w:rPr>
        <w:t>7</w:t>
      </w:r>
      <w:r w:rsidRPr="008E53A8">
        <w:t>, 539925. https://doi.org/10.3389/fvets.2020.539925</w:t>
      </w:r>
    </w:p>
    <w:p w14:paraId="1D327975" w14:textId="77777777" w:rsidR="008E53A8" w:rsidRPr="008E53A8" w:rsidRDefault="008E53A8" w:rsidP="008E53A8">
      <w:pPr>
        <w:pStyle w:val="Bibliography"/>
      </w:pPr>
      <w:r w:rsidRPr="008E53A8">
        <w:t xml:space="preserve">Bajwa, H. U. R., Bhowmick, S., &amp; Varga, C. (2025). Temporal trends and source attribution of animal-contact related human nontyphoidal Salmonella enterica outbreaks across the United States, 2009–2022. </w:t>
      </w:r>
      <w:r w:rsidRPr="008E53A8">
        <w:rPr>
          <w:i/>
          <w:iCs/>
        </w:rPr>
        <w:t>Annals of Epidemiology</w:t>
      </w:r>
      <w:r w:rsidRPr="008E53A8">
        <w:t xml:space="preserve">, </w:t>
      </w:r>
      <w:r w:rsidRPr="008E53A8">
        <w:rPr>
          <w:i/>
          <w:iCs/>
        </w:rPr>
        <w:t>111</w:t>
      </w:r>
      <w:r w:rsidRPr="008E53A8">
        <w:t>, 168–174. https://doi.org/10.1016/j.annepidem.2025.10.008</w:t>
      </w:r>
    </w:p>
    <w:p w14:paraId="346A3780" w14:textId="77777777" w:rsidR="008E53A8" w:rsidRPr="008E53A8" w:rsidRDefault="008E53A8" w:rsidP="008E53A8">
      <w:pPr>
        <w:pStyle w:val="Bibliography"/>
      </w:pPr>
      <w:r w:rsidRPr="008E53A8">
        <w:lastRenderedPageBreak/>
        <w:t xml:space="preserve">Barbett, L., Stupple, E., Sweet, M., Schofield, M., &amp; Richardson, M. (2020). Measuring Actions for Nature—Development and Validation of a Pro-Nature Conservation Behaviour Scale. </w:t>
      </w:r>
      <w:r w:rsidRPr="008E53A8">
        <w:rPr>
          <w:i/>
          <w:iCs/>
        </w:rPr>
        <w:t>Sustainability</w:t>
      </w:r>
      <w:r w:rsidRPr="008E53A8">
        <w:t xml:space="preserve">, </w:t>
      </w:r>
      <w:r w:rsidRPr="008E53A8">
        <w:rPr>
          <w:i/>
          <w:iCs/>
        </w:rPr>
        <w:t>12</w:t>
      </w:r>
      <w:r w:rsidRPr="008E53A8">
        <w:t>(12), 4885. https://doi.org/10.3390/su12124885</w:t>
      </w:r>
    </w:p>
    <w:p w14:paraId="69DFF39A" w14:textId="77777777" w:rsidR="008E53A8" w:rsidRPr="008E53A8" w:rsidRDefault="008E53A8" w:rsidP="008E53A8">
      <w:pPr>
        <w:pStyle w:val="Bibliography"/>
      </w:pPr>
      <w:r w:rsidRPr="008E53A8">
        <w:t xml:space="preserve">Becker, D. J., &amp; Hall, R. J. (2014). Too much of a good thing: Resource provisioning alters infectious disease dynamics in wildlife. </w:t>
      </w:r>
      <w:r w:rsidRPr="008E53A8">
        <w:rPr>
          <w:i/>
          <w:iCs/>
        </w:rPr>
        <w:t>Biology Letters</w:t>
      </w:r>
      <w:r w:rsidRPr="008E53A8">
        <w:t xml:space="preserve">, </w:t>
      </w:r>
      <w:r w:rsidRPr="008E53A8">
        <w:rPr>
          <w:i/>
          <w:iCs/>
        </w:rPr>
        <w:t>10</w:t>
      </w:r>
      <w:r w:rsidRPr="008E53A8">
        <w:t>(7), 20140309. https://doi.org/10.1098/rsbl.2014.0309</w:t>
      </w:r>
    </w:p>
    <w:p w14:paraId="4F914D6F" w14:textId="77777777" w:rsidR="008E53A8" w:rsidRPr="008E53A8" w:rsidRDefault="008E53A8" w:rsidP="008E53A8">
      <w:pPr>
        <w:pStyle w:val="Bibliography"/>
      </w:pPr>
      <w:r w:rsidRPr="008E53A8">
        <w:t xml:space="preserve">Becker, D. J., Streicker, D. G., &amp; Altizer, S. (2015a). Linking anthropogenic resources to wildlife–pathogen dynamics: A review and meta‐analysis. </w:t>
      </w:r>
      <w:r w:rsidRPr="008E53A8">
        <w:rPr>
          <w:i/>
          <w:iCs/>
        </w:rPr>
        <w:t>Ecology Letters</w:t>
      </w:r>
      <w:r w:rsidRPr="008E53A8">
        <w:t xml:space="preserve">, </w:t>
      </w:r>
      <w:r w:rsidRPr="008E53A8">
        <w:rPr>
          <w:i/>
          <w:iCs/>
        </w:rPr>
        <w:t>18</w:t>
      </w:r>
      <w:r w:rsidRPr="008E53A8">
        <w:t>(5), 483–495. https://doi.org/10.1111/ele.12428</w:t>
      </w:r>
    </w:p>
    <w:p w14:paraId="14548A25" w14:textId="77777777" w:rsidR="008E53A8" w:rsidRPr="008E53A8" w:rsidRDefault="008E53A8" w:rsidP="008E53A8">
      <w:pPr>
        <w:pStyle w:val="Bibliography"/>
      </w:pPr>
      <w:r w:rsidRPr="008E53A8">
        <w:t xml:space="preserve">Becker, D. J., Streicker, D. G., &amp; Altizer, S. (2015b). Linking anthropogenic resources to wildlife-pathogen dynamics: A review and meta-analysis. </w:t>
      </w:r>
      <w:r w:rsidRPr="008E53A8">
        <w:rPr>
          <w:i/>
          <w:iCs/>
        </w:rPr>
        <w:t>Ecology Letters</w:t>
      </w:r>
      <w:r w:rsidRPr="008E53A8">
        <w:t xml:space="preserve">, </w:t>
      </w:r>
      <w:r w:rsidRPr="008E53A8">
        <w:rPr>
          <w:i/>
          <w:iCs/>
        </w:rPr>
        <w:t>18</w:t>
      </w:r>
      <w:r w:rsidRPr="008E53A8">
        <w:t>(5), 483–495. https://doi.org/10.1111/ele.12428</w:t>
      </w:r>
    </w:p>
    <w:p w14:paraId="0A4479B9" w14:textId="77777777" w:rsidR="008E53A8" w:rsidRPr="008E53A8" w:rsidRDefault="008E53A8" w:rsidP="008E53A8">
      <w:pPr>
        <w:pStyle w:val="Bibliography"/>
      </w:pPr>
      <w:r w:rsidRPr="008E53A8">
        <w:t xml:space="preserve">Bradley, C. A., &amp; Altizer, S. (2007). Urbanization and the ecology of wildlife diseases. </w:t>
      </w:r>
      <w:r w:rsidRPr="008E53A8">
        <w:rPr>
          <w:i/>
          <w:iCs/>
        </w:rPr>
        <w:t>Trends in Ecology &amp; Evolution</w:t>
      </w:r>
      <w:r w:rsidRPr="008E53A8">
        <w:t xml:space="preserve">, </w:t>
      </w:r>
      <w:r w:rsidRPr="008E53A8">
        <w:rPr>
          <w:i/>
          <w:iCs/>
        </w:rPr>
        <w:t>22</w:t>
      </w:r>
      <w:r w:rsidRPr="008E53A8">
        <w:t>(2), 95–102. https://doi.org/10.1016/j.tree.2006.11.001</w:t>
      </w:r>
    </w:p>
    <w:p w14:paraId="7FFE5E3C" w14:textId="77777777" w:rsidR="008E53A8" w:rsidRPr="008E53A8" w:rsidRDefault="008E53A8" w:rsidP="008E53A8">
      <w:pPr>
        <w:pStyle w:val="Bibliography"/>
      </w:pPr>
      <w:r w:rsidRPr="008E53A8">
        <w:t xml:space="preserve">CDC. (2021). </w:t>
      </w:r>
      <w:r w:rsidRPr="008E53A8">
        <w:rPr>
          <w:i/>
          <w:iCs/>
        </w:rPr>
        <w:t>Salmonella Outbreak Linked to Wild Songbirds—Investigation Details</w:t>
      </w:r>
      <w:r w:rsidRPr="008E53A8">
        <w:t>. Centers for Disease Control and Prevention.</w:t>
      </w:r>
    </w:p>
    <w:p w14:paraId="5C720E32" w14:textId="77777777" w:rsidR="008E53A8" w:rsidRPr="008E53A8" w:rsidRDefault="008E53A8" w:rsidP="008E53A8">
      <w:pPr>
        <w:pStyle w:val="Bibliography"/>
      </w:pPr>
      <w:r w:rsidRPr="008E53A8">
        <w:t xml:space="preserve">CDC. (2021). </w:t>
      </w:r>
      <w:r w:rsidRPr="008E53A8">
        <w:rPr>
          <w:i/>
          <w:iCs/>
        </w:rPr>
        <w:t>Salmonella Outbreak Linked to Wild Songbirds—Investigation Details</w:t>
      </w:r>
      <w:r w:rsidRPr="008E53A8">
        <w:t>. Centers for Disease Control and Prevention.</w:t>
      </w:r>
    </w:p>
    <w:p w14:paraId="1E976B4F" w14:textId="77777777" w:rsidR="008E53A8" w:rsidRPr="008E53A8" w:rsidRDefault="008E53A8" w:rsidP="008E53A8">
      <w:pPr>
        <w:pStyle w:val="Bibliography"/>
      </w:pPr>
      <w:r w:rsidRPr="008E53A8">
        <w:t xml:space="preserve">CDC. (2025). </w:t>
      </w:r>
      <w:r w:rsidRPr="008E53A8">
        <w:rPr>
          <w:i/>
          <w:iCs/>
        </w:rPr>
        <w:t>Salmonella Outbreaks Linked to Backyard Poultry</w:t>
      </w:r>
      <w:r w:rsidRPr="008E53A8">
        <w:t>. Centers for Disease Control and Prevention.</w:t>
      </w:r>
    </w:p>
    <w:p w14:paraId="31FC72B1" w14:textId="77777777" w:rsidR="008E53A8" w:rsidRPr="008E53A8" w:rsidRDefault="008E53A8" w:rsidP="008E53A8">
      <w:pPr>
        <w:pStyle w:val="Bibliography"/>
      </w:pPr>
      <w:r w:rsidRPr="008E53A8">
        <w:t xml:space="preserve">Cox, D. T. C., &amp; Gaston, K. J. (2016). Urban Bird Feeding: Connecting People with Nature. </w:t>
      </w:r>
      <w:r w:rsidRPr="008E53A8">
        <w:rPr>
          <w:i/>
          <w:iCs/>
        </w:rPr>
        <w:t>PLOS ONE</w:t>
      </w:r>
      <w:r w:rsidRPr="008E53A8">
        <w:t xml:space="preserve">, </w:t>
      </w:r>
      <w:r w:rsidRPr="008E53A8">
        <w:rPr>
          <w:i/>
          <w:iCs/>
        </w:rPr>
        <w:t>11</w:t>
      </w:r>
      <w:r w:rsidRPr="008E53A8">
        <w:t>(7), e0158717. https://doi.org/10.1371/journal.pone.0158717</w:t>
      </w:r>
    </w:p>
    <w:p w14:paraId="3CC8C498" w14:textId="77777777" w:rsidR="008E53A8" w:rsidRPr="008E53A8" w:rsidRDefault="008E53A8" w:rsidP="008E53A8">
      <w:pPr>
        <w:pStyle w:val="Bibliography"/>
      </w:pPr>
      <w:r w:rsidRPr="008E53A8">
        <w:lastRenderedPageBreak/>
        <w:t xml:space="preserve">Croft, D. P., Madden, J. R., Franks, D. W., &amp; James, R. (2011). Hypothesis testing in animal social networks. </w:t>
      </w:r>
      <w:r w:rsidRPr="008E53A8">
        <w:rPr>
          <w:i/>
          <w:iCs/>
        </w:rPr>
        <w:t>Trends in Ecology &amp; Evolution</w:t>
      </w:r>
      <w:r w:rsidRPr="008E53A8">
        <w:t xml:space="preserve">, </w:t>
      </w:r>
      <w:r w:rsidRPr="008E53A8">
        <w:rPr>
          <w:i/>
          <w:iCs/>
        </w:rPr>
        <w:t>26</w:t>
      </w:r>
      <w:r w:rsidRPr="008E53A8">
        <w:t>(10), 502–507. https://doi.org/10.1016/j.tree.2011.05.012</w:t>
      </w:r>
    </w:p>
    <w:p w14:paraId="7D2AE251" w14:textId="77777777" w:rsidR="008E53A8" w:rsidRPr="008E53A8" w:rsidRDefault="008E53A8" w:rsidP="008E53A8">
      <w:pPr>
        <w:pStyle w:val="Bibliography"/>
      </w:pPr>
      <w:r w:rsidRPr="008E53A8">
        <w:t xml:space="preserve">Dayer, A. A., Rosenblatt, C., Bonter, D. N., Faulkner, H., Hall, R. J., Hochachka, W. M., Phillips, T. B., &amp; Hawley, D. M. (2019). Observations at backyard bird feeders influence the emotions and actions of people that feed birds. </w:t>
      </w:r>
      <w:r w:rsidRPr="008E53A8">
        <w:rPr>
          <w:i/>
          <w:iCs/>
        </w:rPr>
        <w:t>People and Nature</w:t>
      </w:r>
      <w:r w:rsidRPr="008E53A8">
        <w:t xml:space="preserve">, </w:t>
      </w:r>
      <w:r w:rsidRPr="008E53A8">
        <w:rPr>
          <w:i/>
          <w:iCs/>
        </w:rPr>
        <w:t>1</w:t>
      </w:r>
      <w:r w:rsidRPr="008E53A8">
        <w:t>(2), 138–151. https://doi.org/10.1002/pan3.17</w:t>
      </w:r>
    </w:p>
    <w:p w14:paraId="71393B3A" w14:textId="77777777" w:rsidR="008E53A8" w:rsidRPr="008E53A8" w:rsidRDefault="008E53A8" w:rsidP="008E53A8">
      <w:pPr>
        <w:pStyle w:val="Bibliography"/>
      </w:pPr>
      <w:r w:rsidRPr="008E53A8">
        <w:t xml:space="preserve">Dekker, D., Krackhardt, D., &amp; Snijders, T. A. B. (2007). Sensitivity of MRQAP tests to collinearity and autocorrelation conditions. </w:t>
      </w:r>
      <w:r w:rsidRPr="008E53A8">
        <w:rPr>
          <w:i/>
          <w:iCs/>
        </w:rPr>
        <w:t>Psychometrika</w:t>
      </w:r>
      <w:r w:rsidRPr="008E53A8">
        <w:t xml:space="preserve">, </w:t>
      </w:r>
      <w:r w:rsidRPr="008E53A8">
        <w:rPr>
          <w:i/>
          <w:iCs/>
        </w:rPr>
        <w:t>72</w:t>
      </w:r>
      <w:r w:rsidRPr="008E53A8">
        <w:t>(4), 563–581. https://doi.org/10.1007/s11336-007-9016-1</w:t>
      </w:r>
    </w:p>
    <w:p w14:paraId="3BA21F60" w14:textId="77777777" w:rsidR="008E53A8" w:rsidRPr="008E53A8" w:rsidRDefault="008E53A8" w:rsidP="008E53A8">
      <w:pPr>
        <w:pStyle w:val="Bibliography"/>
      </w:pPr>
      <w:r w:rsidRPr="008E53A8">
        <w:t xml:space="preserve">Elkhoraibi, C., Blatchford, R. A., Pitesky, M. E., &amp; Mench, J. A. (2014). Backyard chickens in the United States: A survey of flock owners. </w:t>
      </w:r>
      <w:r w:rsidRPr="008E53A8">
        <w:rPr>
          <w:i/>
          <w:iCs/>
        </w:rPr>
        <w:t>Poultry Science</w:t>
      </w:r>
      <w:r w:rsidRPr="008E53A8">
        <w:t xml:space="preserve">, </w:t>
      </w:r>
      <w:r w:rsidRPr="008E53A8">
        <w:rPr>
          <w:i/>
          <w:iCs/>
        </w:rPr>
        <w:t>93</w:t>
      </w:r>
      <w:r w:rsidRPr="008E53A8">
        <w:t>(11), 2920–2931. https://doi.org/10.3382/ps.2014-04154</w:t>
      </w:r>
    </w:p>
    <w:p w14:paraId="559A70BA" w14:textId="77777777" w:rsidR="008E53A8" w:rsidRPr="008E53A8" w:rsidRDefault="008E53A8" w:rsidP="008E53A8">
      <w:pPr>
        <w:pStyle w:val="Bibliography"/>
      </w:pPr>
      <w:r w:rsidRPr="008E53A8">
        <w:t xml:space="preserve">Gamble, A., Olarte-Castillo, X. A., &amp; Whittaker, G. R. (2023). Backyard zoonoses: The roles of companion animals and peri-domestic wildlife. </w:t>
      </w:r>
      <w:r w:rsidRPr="008E53A8">
        <w:rPr>
          <w:i/>
          <w:iCs/>
        </w:rPr>
        <w:t>Science Translational Medicine</w:t>
      </w:r>
      <w:r w:rsidRPr="008E53A8">
        <w:t xml:space="preserve">, </w:t>
      </w:r>
      <w:r w:rsidRPr="008E53A8">
        <w:rPr>
          <w:i/>
          <w:iCs/>
        </w:rPr>
        <w:t>15</w:t>
      </w:r>
      <w:r w:rsidRPr="008E53A8">
        <w:t>(718), eadj0037. https://doi.org/10.1126/scitranslmed.adj0037</w:t>
      </w:r>
    </w:p>
    <w:p w14:paraId="20E37B05" w14:textId="77777777" w:rsidR="008E53A8" w:rsidRPr="008E53A8" w:rsidRDefault="008E53A8" w:rsidP="008E53A8">
      <w:pPr>
        <w:pStyle w:val="Bibliography"/>
      </w:pPr>
      <w:r w:rsidRPr="008E53A8">
        <w:t xml:space="preserve">Gosling, E., &amp; Williams, K. J. H. (2010). Connectedness to nature, place attachment and conservation behaviour: Testing connectedness theory among farmers. </w:t>
      </w:r>
      <w:r w:rsidRPr="008E53A8">
        <w:rPr>
          <w:i/>
          <w:iCs/>
        </w:rPr>
        <w:t>Journal of Environmental Psychology</w:t>
      </w:r>
      <w:r w:rsidRPr="008E53A8">
        <w:t xml:space="preserve">, </w:t>
      </w:r>
      <w:r w:rsidRPr="008E53A8">
        <w:rPr>
          <w:i/>
          <w:iCs/>
        </w:rPr>
        <w:t>30</w:t>
      </w:r>
      <w:r w:rsidRPr="008E53A8">
        <w:t>(3), 298–304. https://doi.org/10.1016/j.jenvp.2010.01.005</w:t>
      </w:r>
    </w:p>
    <w:p w14:paraId="51F3346D" w14:textId="77777777" w:rsidR="008E53A8" w:rsidRPr="008E53A8" w:rsidRDefault="008E53A8" w:rsidP="008E53A8">
      <w:pPr>
        <w:pStyle w:val="Bibliography"/>
      </w:pPr>
      <w:r w:rsidRPr="008E53A8">
        <w:t xml:space="preserve">Gottdenker, N. L., Streicker, D. G., Faust, C. L., &amp; Carroll, C. R. (2014). Anthropogenic Land Use Change and Infectious Diseases: A Review of the Evidence. </w:t>
      </w:r>
      <w:r w:rsidRPr="008E53A8">
        <w:rPr>
          <w:i/>
          <w:iCs/>
        </w:rPr>
        <w:t>EcoHealth</w:t>
      </w:r>
      <w:r w:rsidRPr="008E53A8">
        <w:t xml:space="preserve">, </w:t>
      </w:r>
      <w:r w:rsidRPr="008E53A8">
        <w:rPr>
          <w:i/>
          <w:iCs/>
        </w:rPr>
        <w:t>11</w:t>
      </w:r>
      <w:r w:rsidRPr="008E53A8">
        <w:t>(4), 619–632. https://doi.org/10.1007/s10393-014-0941-z</w:t>
      </w:r>
    </w:p>
    <w:p w14:paraId="7A2F099E" w14:textId="77777777" w:rsidR="008E53A8" w:rsidRPr="008E53A8" w:rsidRDefault="008E53A8" w:rsidP="008E53A8">
      <w:pPr>
        <w:pStyle w:val="Bibliography"/>
      </w:pPr>
      <w:r w:rsidRPr="008E53A8">
        <w:lastRenderedPageBreak/>
        <w:t xml:space="preserve">Grimont, P., &amp; Weill, F.-X. (2007). </w:t>
      </w:r>
      <w:r w:rsidRPr="008E53A8">
        <w:rPr>
          <w:i/>
          <w:iCs/>
        </w:rPr>
        <w:t>ANTIGENIC FORMULAE OF THE SALMONELLA SEROVARS</w:t>
      </w:r>
      <w:r w:rsidRPr="008E53A8">
        <w:t xml:space="preserve"> (9th ed.). WHO Collaborating Centre for Reference and Research on Salmonella, Institut Pasteur.</w:t>
      </w:r>
    </w:p>
    <w:p w14:paraId="7990F24C" w14:textId="77777777" w:rsidR="008E53A8" w:rsidRPr="008E53A8" w:rsidRDefault="008E53A8" w:rsidP="008E53A8">
      <w:pPr>
        <w:pStyle w:val="Bibliography"/>
      </w:pPr>
      <w:r w:rsidRPr="008E53A8">
        <w:t xml:space="preserve">Hall, A. J., &amp; Saito, E. K. (2008). AVIAN WILDLIFE MORTALITY EVENTS DUE TO SALMONELLOSIS IN THE UNITED STATES, 1985–2004. </w:t>
      </w:r>
      <w:r w:rsidRPr="008E53A8">
        <w:rPr>
          <w:i/>
          <w:iCs/>
        </w:rPr>
        <w:t>Journal of Wildlife Diseases</w:t>
      </w:r>
      <w:r w:rsidRPr="008E53A8">
        <w:t xml:space="preserve">, </w:t>
      </w:r>
      <w:r w:rsidRPr="008E53A8">
        <w:rPr>
          <w:i/>
          <w:iCs/>
        </w:rPr>
        <w:t>44</w:t>
      </w:r>
      <w:r w:rsidRPr="008E53A8">
        <w:t>(3), 585–593. https://doi.org/10.7589/0090-3558-44.3.585</w:t>
      </w:r>
    </w:p>
    <w:p w14:paraId="48AC5036" w14:textId="77777777" w:rsidR="008E53A8" w:rsidRPr="008E53A8" w:rsidRDefault="008E53A8" w:rsidP="008E53A8">
      <w:pPr>
        <w:pStyle w:val="Bibliography"/>
      </w:pPr>
      <w:r w:rsidRPr="008E53A8">
        <w:t xml:space="preserve">Harrigan, R. J., Thomassen, H. A., Buermann, W., &amp; Smith, T. B. (2014). A continental risk assessment of West Nile virus under climate change. </w:t>
      </w:r>
      <w:r w:rsidRPr="008E53A8">
        <w:rPr>
          <w:i/>
          <w:iCs/>
        </w:rPr>
        <w:t>Global Change Biology</w:t>
      </w:r>
      <w:r w:rsidRPr="008E53A8">
        <w:t xml:space="preserve">, </w:t>
      </w:r>
      <w:r w:rsidRPr="008E53A8">
        <w:rPr>
          <w:i/>
          <w:iCs/>
        </w:rPr>
        <w:t>20</w:t>
      </w:r>
      <w:r w:rsidRPr="008E53A8">
        <w:t>(8), 2417–2425. https://doi.org/10.1111/gcb.12534</w:t>
      </w:r>
    </w:p>
    <w:p w14:paraId="158DF22C" w14:textId="77777777" w:rsidR="008E53A8" w:rsidRPr="008E53A8" w:rsidRDefault="008E53A8" w:rsidP="008E53A8">
      <w:pPr>
        <w:pStyle w:val="Bibliography"/>
      </w:pPr>
      <w:r w:rsidRPr="008E53A8">
        <w:t xml:space="preserve">Hartup, B. K., Mohammed, H. O., Kollias, G. V., &amp; Dhondt, A. A. (1998). RISK FACTORS ASSOCIATED WITH MYCOPLASMAL CONJUNCTIVITIS IN HOUSE FINCHES. </w:t>
      </w:r>
      <w:r w:rsidRPr="008E53A8">
        <w:rPr>
          <w:i/>
          <w:iCs/>
        </w:rPr>
        <w:t>Journal of Wildlife Diseases</w:t>
      </w:r>
      <w:r w:rsidRPr="008E53A8">
        <w:t xml:space="preserve">, </w:t>
      </w:r>
      <w:r w:rsidRPr="008E53A8">
        <w:rPr>
          <w:i/>
          <w:iCs/>
        </w:rPr>
        <w:t>34</w:t>
      </w:r>
      <w:r w:rsidRPr="008E53A8">
        <w:t>(2), 281–288. https://doi.org/10.7589/0090-3558-34.2.281</w:t>
      </w:r>
    </w:p>
    <w:p w14:paraId="01905190" w14:textId="77777777" w:rsidR="008E53A8" w:rsidRPr="008E53A8" w:rsidRDefault="008E53A8" w:rsidP="008E53A8">
      <w:pPr>
        <w:pStyle w:val="Bibliography"/>
      </w:pPr>
      <w:r w:rsidRPr="008E53A8">
        <w:t xml:space="preserve">Hassell, J. M., Begon, M., Ward, M. J., &amp; Fèvre, E. M. (2017). Urbanization and Disease Emergence: Dynamics at the Wildlife–Livestock–Human Interface. </w:t>
      </w:r>
      <w:r w:rsidRPr="008E53A8">
        <w:rPr>
          <w:i/>
          <w:iCs/>
        </w:rPr>
        <w:t>Trends in Ecology &amp; Evolution</w:t>
      </w:r>
      <w:r w:rsidRPr="008E53A8">
        <w:t xml:space="preserve">, </w:t>
      </w:r>
      <w:r w:rsidRPr="008E53A8">
        <w:rPr>
          <w:i/>
          <w:iCs/>
        </w:rPr>
        <w:t>32</w:t>
      </w:r>
      <w:r w:rsidRPr="008E53A8">
        <w:t>(1), 55–67. https://doi.org/10.1016/j.tree.2016.09.012</w:t>
      </w:r>
    </w:p>
    <w:p w14:paraId="1895B10B" w14:textId="77777777" w:rsidR="008E53A8" w:rsidRPr="008E53A8" w:rsidRDefault="008E53A8" w:rsidP="008E53A8">
      <w:pPr>
        <w:pStyle w:val="Bibliography"/>
      </w:pPr>
      <w:r w:rsidRPr="008E53A8">
        <w:t xml:space="preserve">Herrera, J., &amp; Nunn, C. L. (2019). Behavioural ecology and infectious disease: Implications for conservation of biodiversity. </w:t>
      </w:r>
      <w:r w:rsidRPr="008E53A8">
        <w:rPr>
          <w:i/>
          <w:iCs/>
        </w:rPr>
        <w:t>Philosophical Transactions of the Royal Society B: Biological Sciences</w:t>
      </w:r>
      <w:r w:rsidRPr="008E53A8">
        <w:t xml:space="preserve">, </w:t>
      </w:r>
      <w:r w:rsidRPr="008E53A8">
        <w:rPr>
          <w:i/>
          <w:iCs/>
        </w:rPr>
        <w:t>374</w:t>
      </w:r>
      <w:r w:rsidRPr="008E53A8">
        <w:t>(1781), 20180054. https://doi.org/10.1098/rstb.2018.0054</w:t>
      </w:r>
    </w:p>
    <w:p w14:paraId="41B5C186" w14:textId="77777777" w:rsidR="008E53A8" w:rsidRPr="008E53A8" w:rsidRDefault="008E53A8" w:rsidP="008E53A8">
      <w:pPr>
        <w:pStyle w:val="Bibliography"/>
      </w:pPr>
      <w:r w:rsidRPr="008E53A8">
        <w:t xml:space="preserve">Jones, K. E., Patel, N. G., Levy, M. A., Storeygard, A., Balk, D., Gittleman, J. L., &amp; Daszak, P. (2008). Global trends in emerging infectious diseases. </w:t>
      </w:r>
      <w:r w:rsidRPr="008E53A8">
        <w:rPr>
          <w:i/>
          <w:iCs/>
        </w:rPr>
        <w:t>Nature</w:t>
      </w:r>
      <w:r w:rsidRPr="008E53A8">
        <w:t xml:space="preserve">, </w:t>
      </w:r>
      <w:r w:rsidRPr="008E53A8">
        <w:rPr>
          <w:i/>
          <w:iCs/>
        </w:rPr>
        <w:t>451</w:t>
      </w:r>
      <w:r w:rsidRPr="008E53A8">
        <w:t>(7181), 990–993. https://doi.org/10.1038/nature06536</w:t>
      </w:r>
    </w:p>
    <w:p w14:paraId="74CDFE71" w14:textId="77777777" w:rsidR="008E53A8" w:rsidRPr="008E53A8" w:rsidRDefault="008E53A8" w:rsidP="008E53A8">
      <w:pPr>
        <w:pStyle w:val="Bibliography"/>
      </w:pPr>
      <w:r w:rsidRPr="008E53A8">
        <w:lastRenderedPageBreak/>
        <w:t xml:space="preserve">Kyle, C., &amp; Sutherland, L.-A. (2018). </w:t>
      </w:r>
      <w:r w:rsidRPr="008E53A8">
        <w:rPr>
          <w:i/>
          <w:iCs/>
        </w:rPr>
        <w:t>Understanding Backyard Poultry Keepers and their Attitudes to Biosecurity</w:t>
      </w:r>
      <w:r w:rsidRPr="008E53A8">
        <w:t>.</w:t>
      </w:r>
    </w:p>
    <w:p w14:paraId="1DA72598" w14:textId="77777777" w:rsidR="008E53A8" w:rsidRPr="008E53A8" w:rsidRDefault="008E53A8" w:rsidP="008E53A8">
      <w:pPr>
        <w:pStyle w:val="Bibliography"/>
      </w:pPr>
      <w:r w:rsidRPr="008E53A8">
        <w:t xml:space="preserve">Larsen, K. M., DeCicco, M., Hood, K., &amp; Etter, A. J. (2022). Salmonella enterica frequency in backyard chickens in Vermont and biosecurity knowledge and practices of owners. </w:t>
      </w:r>
      <w:r w:rsidRPr="008E53A8">
        <w:rPr>
          <w:i/>
          <w:iCs/>
        </w:rPr>
        <w:t>Frontiers in Veterinary Science</w:t>
      </w:r>
      <w:r w:rsidRPr="008E53A8">
        <w:t xml:space="preserve">, </w:t>
      </w:r>
      <w:r w:rsidRPr="008E53A8">
        <w:rPr>
          <w:i/>
          <w:iCs/>
        </w:rPr>
        <w:t>9</w:t>
      </w:r>
      <w:r w:rsidRPr="008E53A8">
        <w:t>, 979548. https://doi.org/10.3389/fvets.2022.979548</w:t>
      </w:r>
    </w:p>
    <w:p w14:paraId="305A0B51" w14:textId="77777777" w:rsidR="008E53A8" w:rsidRPr="008E53A8" w:rsidRDefault="008E53A8" w:rsidP="008E53A8">
      <w:pPr>
        <w:pStyle w:val="Bibliography"/>
      </w:pPr>
      <w:r w:rsidRPr="008E53A8">
        <w:t xml:space="preserve">Lawson, B., Hughes, L. A., Peters, T., De Pinna, E., John, S. K., Macgregor, S. K., &amp; Cunningham, A. A. (2011). Pulsed-Field Gel Electrophoresis Supports the Presence of Host-Adapted Salmonella enterica subsp. Enterica Serovar Typhimurium Strains in the British Garden Bird Population. </w:t>
      </w:r>
      <w:r w:rsidRPr="008E53A8">
        <w:rPr>
          <w:i/>
          <w:iCs/>
        </w:rPr>
        <w:t>Applied and Environmental Microbiology</w:t>
      </w:r>
      <w:r w:rsidRPr="008E53A8">
        <w:t xml:space="preserve">, </w:t>
      </w:r>
      <w:r w:rsidRPr="008E53A8">
        <w:rPr>
          <w:i/>
          <w:iCs/>
        </w:rPr>
        <w:t>77</w:t>
      </w:r>
      <w:r w:rsidRPr="008E53A8">
        <w:t>(22), 8139–8144. https://doi.org/10.1128/AEM.00131-11</w:t>
      </w:r>
    </w:p>
    <w:p w14:paraId="0970E6C4" w14:textId="77777777" w:rsidR="008E53A8" w:rsidRPr="008E53A8" w:rsidRDefault="008E53A8" w:rsidP="008E53A8">
      <w:pPr>
        <w:pStyle w:val="Bibliography"/>
      </w:pPr>
      <w:r w:rsidRPr="008E53A8">
        <w:t xml:space="preserve">Lloyd-Smith, J. O., Schreiber, S. J., Kopp, P. E., &amp; Getz, W. M. (2005). Superspreading and the effect of individual variation on disease emergence. </w:t>
      </w:r>
      <w:r w:rsidRPr="008E53A8">
        <w:rPr>
          <w:i/>
          <w:iCs/>
        </w:rPr>
        <w:t>Nature</w:t>
      </w:r>
      <w:r w:rsidRPr="008E53A8">
        <w:t xml:space="preserve">, </w:t>
      </w:r>
      <w:r w:rsidRPr="008E53A8">
        <w:rPr>
          <w:i/>
          <w:iCs/>
        </w:rPr>
        <w:t>438</w:t>
      </w:r>
      <w:r w:rsidRPr="008E53A8">
        <w:t>(7066), 355–359. https://doi.org/10.1038/nature04153</w:t>
      </w:r>
    </w:p>
    <w:p w14:paraId="4B51937E" w14:textId="77777777" w:rsidR="008E53A8" w:rsidRPr="008E53A8" w:rsidRDefault="008E53A8" w:rsidP="008E53A8">
      <w:pPr>
        <w:pStyle w:val="Bibliography"/>
      </w:pPr>
      <w:r w:rsidRPr="008E53A8">
        <w:t xml:space="preserve">Marín-Rojo, Á., Herrero-García, G., Herranz-Benito, C., Barroso, P., Relimpio, D., García-Seco, T., Perelló, A., Díez-Guerrier, A., Pozo, P., Balseiro, A., Domínguez, L., Pérez-Sancho, M., &amp; Gortázar, C. (2025). Wildlife risk mitigation protocols reduce risk species visits and pathogen marker detection in open-air farms. </w:t>
      </w:r>
      <w:r w:rsidRPr="008E53A8">
        <w:rPr>
          <w:i/>
          <w:iCs/>
        </w:rPr>
        <w:t>Veterinary Research</w:t>
      </w:r>
      <w:r w:rsidRPr="008E53A8">
        <w:t xml:space="preserve">, </w:t>
      </w:r>
      <w:r w:rsidRPr="008E53A8">
        <w:rPr>
          <w:i/>
          <w:iCs/>
        </w:rPr>
        <w:t>56</w:t>
      </w:r>
      <w:r w:rsidRPr="008E53A8">
        <w:t>(1), 237. https://doi.org/10.1186/s13567-025-01671-0</w:t>
      </w:r>
    </w:p>
    <w:p w14:paraId="13941BA6" w14:textId="77777777" w:rsidR="008E53A8" w:rsidRPr="008E53A8" w:rsidRDefault="008E53A8" w:rsidP="008E53A8">
      <w:pPr>
        <w:pStyle w:val="Bibliography"/>
      </w:pPr>
      <w:r w:rsidRPr="008E53A8">
        <w:t xml:space="preserve">Nicholson, C. W., Campagnolo, E. R., Boktor, S. W., &amp; Butler, C. L. (2020). Zoonotic disease awareness survey of backyard poultry and swine owners in southcentral Pennsylvania. </w:t>
      </w:r>
      <w:r w:rsidRPr="008E53A8">
        <w:rPr>
          <w:i/>
          <w:iCs/>
        </w:rPr>
        <w:t>Zoonoses and Public Health</w:t>
      </w:r>
      <w:r w:rsidRPr="008E53A8">
        <w:t xml:space="preserve">, </w:t>
      </w:r>
      <w:r w:rsidRPr="008E53A8">
        <w:rPr>
          <w:i/>
          <w:iCs/>
        </w:rPr>
        <w:t>67</w:t>
      </w:r>
      <w:r w:rsidRPr="008E53A8">
        <w:t>(3), 280–290. https://doi.org/10.1111/zph.12686</w:t>
      </w:r>
    </w:p>
    <w:p w14:paraId="33F55EBC" w14:textId="77777777" w:rsidR="008E53A8" w:rsidRPr="008E53A8" w:rsidRDefault="008E53A8" w:rsidP="008E53A8">
      <w:pPr>
        <w:pStyle w:val="Bibliography"/>
      </w:pPr>
      <w:r w:rsidRPr="008E53A8">
        <w:lastRenderedPageBreak/>
        <w:t xml:space="preserve">Owen, J. C., Landwerlen, H. R., Dupuis, A. P., Belsare, A. V., Sharma, D. B., Wang, S., Ciota, A. T., &amp; Kramer, L. D. (2021). Reservoir hosts experiencing food stress alter transmission dynamics for a zoonotic pathogen. </w:t>
      </w:r>
      <w:r w:rsidRPr="008E53A8">
        <w:rPr>
          <w:i/>
          <w:iCs/>
        </w:rPr>
        <w:t>Proceedings of the Royal Society B: Biological Sciences</w:t>
      </w:r>
      <w:r w:rsidRPr="008E53A8">
        <w:t xml:space="preserve">, </w:t>
      </w:r>
      <w:r w:rsidRPr="008E53A8">
        <w:rPr>
          <w:i/>
          <w:iCs/>
        </w:rPr>
        <w:t>288</w:t>
      </w:r>
      <w:r w:rsidRPr="008E53A8">
        <w:t>(1956), 20210881. https://doi.org/10.1098/rspb.2021.0881</w:t>
      </w:r>
    </w:p>
    <w:p w14:paraId="67402B4F" w14:textId="77777777" w:rsidR="008E53A8" w:rsidRPr="008E53A8" w:rsidRDefault="008E53A8" w:rsidP="008E53A8">
      <w:pPr>
        <w:pStyle w:val="Bibliography"/>
      </w:pPr>
      <w:r w:rsidRPr="008E53A8">
        <w:t xml:space="preserve">Patel, K., Stapleton, G. S., Trevejo, R. T., Tellier, W. T., Higa, J., Adams, J. K., Hernandez, S. M., Sanchez, S., Nemeth, N. M., Debess, E. E., Rogers, K. H., Mete, A., Watson, K. D., Foss, L., Low, M. S. F., Gollarza, L., &amp; Nichols, M. (2023). Human Salmonellosis Outbreak Linked to </w:t>
      </w:r>
      <w:r w:rsidRPr="008E53A8">
        <w:rPr>
          <w:i/>
          <w:iCs/>
        </w:rPr>
        <w:t>Salmonella</w:t>
      </w:r>
      <w:r w:rsidRPr="008E53A8">
        <w:t xml:space="preserve"> Typhimurium Epidemic in Wild Songbirds, United States, 2020–2021. </w:t>
      </w:r>
      <w:r w:rsidRPr="008E53A8">
        <w:rPr>
          <w:i/>
          <w:iCs/>
        </w:rPr>
        <w:t>Emerging Infectious Diseases</w:t>
      </w:r>
      <w:r w:rsidRPr="008E53A8">
        <w:t xml:space="preserve">, </w:t>
      </w:r>
      <w:r w:rsidRPr="008E53A8">
        <w:rPr>
          <w:i/>
          <w:iCs/>
        </w:rPr>
        <w:t>29</w:t>
      </w:r>
      <w:r w:rsidRPr="008E53A8">
        <w:t>(11). https://doi.org/10.3201/eid2911.230332</w:t>
      </w:r>
    </w:p>
    <w:p w14:paraId="23CA6DD0" w14:textId="77777777" w:rsidR="008E53A8" w:rsidRPr="008E53A8" w:rsidRDefault="008E53A8" w:rsidP="008E53A8">
      <w:pPr>
        <w:pStyle w:val="Bibliography"/>
      </w:pPr>
      <w:r w:rsidRPr="008E53A8">
        <w:t xml:space="preserve">Pennycott, T. W., Ross, H. M., McLaren, I. M., Park, A., Hopkins, G. F., &amp; Foster, G. (1998). Causes of death of wild birds of the family Fringillidae in Britain. </w:t>
      </w:r>
      <w:r w:rsidRPr="008E53A8">
        <w:rPr>
          <w:i/>
          <w:iCs/>
        </w:rPr>
        <w:t>Veterinary Record</w:t>
      </w:r>
      <w:r w:rsidRPr="008E53A8">
        <w:t xml:space="preserve">, </w:t>
      </w:r>
      <w:r w:rsidRPr="008E53A8">
        <w:rPr>
          <w:i/>
          <w:iCs/>
        </w:rPr>
        <w:t>143</w:t>
      </w:r>
      <w:r w:rsidRPr="008E53A8">
        <w:t>(6), 155–158. https://doi.org/10.1136/vr.143.6.155</w:t>
      </w:r>
    </w:p>
    <w:p w14:paraId="27E37E8F" w14:textId="77777777" w:rsidR="008E53A8" w:rsidRPr="008E53A8" w:rsidRDefault="008E53A8" w:rsidP="008E53A8">
      <w:pPr>
        <w:pStyle w:val="Bibliography"/>
      </w:pPr>
      <w:r w:rsidRPr="008E53A8">
        <w:t xml:space="preserve">Plowright, R. K., Parrish, C. R., McCallum, H., Hudson, P. J., Ko, A. I., Graham, A. L., &amp; Lloyd-Smith, J. O. (2017). Pathways to zoonotic spillover. </w:t>
      </w:r>
      <w:r w:rsidRPr="008E53A8">
        <w:rPr>
          <w:i/>
          <w:iCs/>
        </w:rPr>
        <w:t>Nature Reviews Microbiology</w:t>
      </w:r>
      <w:r w:rsidRPr="008E53A8">
        <w:t xml:space="preserve">, </w:t>
      </w:r>
      <w:r w:rsidRPr="008E53A8">
        <w:rPr>
          <w:i/>
          <w:iCs/>
        </w:rPr>
        <w:t>15</w:t>
      </w:r>
      <w:r w:rsidRPr="008E53A8">
        <w:t>(8), 502–510. https://doi.org/10.1038/nrmicro.2017.45</w:t>
      </w:r>
    </w:p>
    <w:p w14:paraId="5D7AFE0D" w14:textId="77777777" w:rsidR="008E53A8" w:rsidRPr="008E53A8" w:rsidRDefault="008E53A8" w:rsidP="008E53A8">
      <w:pPr>
        <w:pStyle w:val="Bibliography"/>
      </w:pPr>
      <w:r w:rsidRPr="008E53A8">
        <w:t xml:space="preserve">Pocock, M. J. O., Hamlin, I., Christelow, J., Passmore, H., &amp; Richardson, M. (2023). The benefits of citizen science and nature‐noticing activities for well‐being, nature connectedness and pro‐nature conservation behaviours. </w:t>
      </w:r>
      <w:r w:rsidRPr="008E53A8">
        <w:rPr>
          <w:i/>
          <w:iCs/>
        </w:rPr>
        <w:t>People and Nature</w:t>
      </w:r>
      <w:r w:rsidRPr="008E53A8">
        <w:t xml:space="preserve">, </w:t>
      </w:r>
      <w:r w:rsidRPr="008E53A8">
        <w:rPr>
          <w:i/>
          <w:iCs/>
        </w:rPr>
        <w:t>5</w:t>
      </w:r>
      <w:r w:rsidRPr="008E53A8">
        <w:t>(2), 591–606. https://doi.org/10.1002/pan3.10432</w:t>
      </w:r>
    </w:p>
    <w:p w14:paraId="52712B36" w14:textId="77777777" w:rsidR="008E53A8" w:rsidRPr="008E53A8" w:rsidRDefault="008E53A8" w:rsidP="008E53A8">
      <w:pPr>
        <w:pStyle w:val="Bibliography"/>
      </w:pPr>
      <w:r w:rsidRPr="008E53A8">
        <w:t xml:space="preserve">Scallan, E., Hoekstra, R. M., Angulo, F. J., Tauxe, R. V., Widdowson, M.-A., Roy, S. L., Jones, J. L., &amp; Griffin, P. M. (2011). Foodborne Illness Acquired in the United States—Major Pathogens. </w:t>
      </w:r>
      <w:r w:rsidRPr="008E53A8">
        <w:rPr>
          <w:i/>
          <w:iCs/>
        </w:rPr>
        <w:t>Emerging Infectious Diseases</w:t>
      </w:r>
      <w:r w:rsidRPr="008E53A8">
        <w:t xml:space="preserve">, </w:t>
      </w:r>
      <w:r w:rsidRPr="008E53A8">
        <w:rPr>
          <w:i/>
          <w:iCs/>
        </w:rPr>
        <w:t>17</w:t>
      </w:r>
      <w:r w:rsidRPr="008E53A8">
        <w:t>(1), 7–15. https://doi.org/10.3201/eid1701.P11101</w:t>
      </w:r>
    </w:p>
    <w:p w14:paraId="5A93A56F" w14:textId="77777777" w:rsidR="008E53A8" w:rsidRPr="008E53A8" w:rsidRDefault="008E53A8" w:rsidP="008E53A8">
      <w:pPr>
        <w:pStyle w:val="Bibliography"/>
      </w:pPr>
      <w:r w:rsidRPr="008E53A8">
        <w:lastRenderedPageBreak/>
        <w:t xml:space="preserve">Selinske, M. J., Garrard, G. E., Gregg, E. A., Kusmanoff, A. M., Kidd, L. R., Cullen, M. T., Cooper, M., Geary, W. L., Hatty, M. A., Hames, F., Kneebone, S., McLeod, E. M., Ritchie, E. G., Squires, Z. E., Thomas, J., Willcock, M. A. W., Blair, S., &amp; Bekessy, S. A. (2020). Identifying and prioritizing human behaviors that benefit biodiversity. </w:t>
      </w:r>
      <w:r w:rsidRPr="008E53A8">
        <w:rPr>
          <w:i/>
          <w:iCs/>
        </w:rPr>
        <w:t>Conservation Science and Practice</w:t>
      </w:r>
      <w:r w:rsidRPr="008E53A8">
        <w:t xml:space="preserve">, </w:t>
      </w:r>
      <w:r w:rsidRPr="008E53A8">
        <w:rPr>
          <w:i/>
          <w:iCs/>
        </w:rPr>
        <w:t>2</w:t>
      </w:r>
      <w:r w:rsidRPr="008E53A8">
        <w:t>(9), e249. https://doi.org/10.1111/csp2.249</w:t>
      </w:r>
    </w:p>
    <w:p w14:paraId="6D3E85F6" w14:textId="77777777" w:rsidR="008E53A8" w:rsidRPr="008E53A8" w:rsidRDefault="008E53A8" w:rsidP="008E53A8">
      <w:pPr>
        <w:pStyle w:val="Bibliography"/>
      </w:pPr>
      <w:r w:rsidRPr="008E53A8">
        <w:t xml:space="preserve">Silk, M. J., Croft, D. P., Delahay, R. J., Hodgson, D. J., Boots, M., Weber, N., &amp; McDonald, R. A. (2017). Using Social Network Measures in Wildlife Disease Ecology, Epidemiology, and Management. </w:t>
      </w:r>
      <w:r w:rsidRPr="008E53A8">
        <w:rPr>
          <w:i/>
          <w:iCs/>
        </w:rPr>
        <w:t>BioScience</w:t>
      </w:r>
      <w:r w:rsidRPr="008E53A8">
        <w:t xml:space="preserve">, </w:t>
      </w:r>
      <w:r w:rsidRPr="008E53A8">
        <w:rPr>
          <w:i/>
          <w:iCs/>
        </w:rPr>
        <w:t>67</w:t>
      </w:r>
      <w:r w:rsidRPr="008E53A8">
        <w:t>(3), 245–257. https://doi.org/10.1093/biosci/biw175</w:t>
      </w:r>
    </w:p>
    <w:p w14:paraId="12A62B20" w14:textId="77777777" w:rsidR="008E53A8" w:rsidRPr="008E53A8" w:rsidRDefault="008E53A8" w:rsidP="008E53A8">
      <w:pPr>
        <w:pStyle w:val="Bibliography"/>
      </w:pPr>
      <w:r w:rsidRPr="008E53A8">
        <w:t xml:space="preserve">Silk, M. J., Hodgson, D. J., Rozins, C., Croft, D. P., Delahay, R. J., Boots, M., &amp; McDonald, R. A. (2019). Integrating social behaviour, demography and disease dynamics in network models: Applications to disease management in declining wildlife populations. </w:t>
      </w:r>
      <w:r w:rsidRPr="008E53A8">
        <w:rPr>
          <w:i/>
          <w:iCs/>
        </w:rPr>
        <w:t>Philosophical Transactions of the Royal Society B: Biological Sciences</w:t>
      </w:r>
      <w:r w:rsidRPr="008E53A8">
        <w:t xml:space="preserve">, </w:t>
      </w:r>
      <w:r w:rsidRPr="008E53A8">
        <w:rPr>
          <w:i/>
          <w:iCs/>
        </w:rPr>
        <w:t>374</w:t>
      </w:r>
      <w:r w:rsidRPr="008E53A8">
        <w:t>(1781). https://doi.org/10.1098/rstb.2018.0211</w:t>
      </w:r>
    </w:p>
    <w:p w14:paraId="0BD12EBD" w14:textId="77777777" w:rsidR="008E53A8" w:rsidRPr="008E53A8" w:rsidRDefault="008E53A8" w:rsidP="008E53A8">
      <w:pPr>
        <w:pStyle w:val="Bibliography"/>
      </w:pPr>
      <w:r w:rsidRPr="008E53A8">
        <w:t xml:space="preserve">USDA. (2013). </w:t>
      </w:r>
      <w:r w:rsidRPr="008E53A8">
        <w:rPr>
          <w:i/>
          <w:iCs/>
        </w:rPr>
        <w:t>Urban Chicken Ownership in Four U.S. Cities</w:t>
      </w:r>
      <w:r w:rsidRPr="008E53A8">
        <w:t>. USDA, Animal and Plant Health Inspection Service (APHIS), National Animal Health Monitoring System (NAHMS).</w:t>
      </w:r>
    </w:p>
    <w:p w14:paraId="72FAC067" w14:textId="77777777" w:rsidR="008E53A8" w:rsidRPr="008E53A8" w:rsidRDefault="008E53A8" w:rsidP="008E53A8">
      <w:pPr>
        <w:pStyle w:val="Bibliography"/>
      </w:pPr>
      <w:r w:rsidRPr="008E53A8">
        <w:t xml:space="preserve">USFWS. (2022). </w:t>
      </w:r>
      <w:r w:rsidRPr="008E53A8">
        <w:rPr>
          <w:i/>
          <w:iCs/>
        </w:rPr>
        <w:t>National Survey of Fishing, Hunting, and Wildlife-Associated Recreation</w:t>
      </w:r>
      <w:r w:rsidRPr="008E53A8">
        <w:t>. USFWS.</w:t>
      </w:r>
    </w:p>
    <w:p w14:paraId="18B43505" w14:textId="77777777" w:rsidR="008E53A8" w:rsidRPr="008E53A8" w:rsidRDefault="008E53A8" w:rsidP="008E53A8">
      <w:pPr>
        <w:pStyle w:val="Bibliography"/>
      </w:pPr>
      <w:r w:rsidRPr="008E53A8">
        <w:t xml:space="preserve">Uzzau, S., Brown, D. J., Wallis, T., Rubino, S., Leori, G., Bernard, S., Casadesús, J., Platt, D. J., &amp; Olsen, J. E. (2000). Host adapted serotypes of </w:t>
      </w:r>
      <w:r w:rsidRPr="008E53A8">
        <w:rPr>
          <w:i/>
          <w:iCs/>
        </w:rPr>
        <w:t>Salmonella enterica</w:t>
      </w:r>
      <w:r w:rsidRPr="008E53A8">
        <w:t xml:space="preserve">. </w:t>
      </w:r>
      <w:r w:rsidRPr="008E53A8">
        <w:rPr>
          <w:i/>
          <w:iCs/>
        </w:rPr>
        <w:t>Epidemiology and Infection</w:t>
      </w:r>
      <w:r w:rsidRPr="008E53A8">
        <w:t xml:space="preserve">, </w:t>
      </w:r>
      <w:r w:rsidRPr="008E53A8">
        <w:rPr>
          <w:i/>
          <w:iCs/>
        </w:rPr>
        <w:t>125</w:t>
      </w:r>
      <w:r w:rsidRPr="008E53A8">
        <w:t>(2), 229–255. https://doi.org/10.1017/S0950268899004379</w:t>
      </w:r>
    </w:p>
    <w:p w14:paraId="5462AF32" w14:textId="77777777" w:rsidR="008E53A8" w:rsidRPr="008E53A8" w:rsidRDefault="008E53A8" w:rsidP="008E53A8">
      <w:pPr>
        <w:pStyle w:val="Bibliography"/>
      </w:pPr>
      <w:r w:rsidRPr="008E53A8">
        <w:t xml:space="preserve">VanderWaal, K. L., Atwill, E. R., Isbell, L. A., &amp; McCowan, B. (2014a). Linking social and pathogen transmission networks using microbial genetics in giraffe (Giraffa camelopardalis). </w:t>
      </w:r>
      <w:r w:rsidRPr="008E53A8">
        <w:rPr>
          <w:i/>
          <w:iCs/>
        </w:rPr>
        <w:t>Journal of Animal Ecology</w:t>
      </w:r>
      <w:r w:rsidRPr="008E53A8">
        <w:t xml:space="preserve">, </w:t>
      </w:r>
      <w:r w:rsidRPr="008E53A8">
        <w:rPr>
          <w:i/>
          <w:iCs/>
        </w:rPr>
        <w:t>83</w:t>
      </w:r>
      <w:r w:rsidRPr="008E53A8">
        <w:t>(2), 406–414. https://doi.org/10.1111/1365-2656.12137</w:t>
      </w:r>
    </w:p>
    <w:p w14:paraId="68E7FBB6" w14:textId="36BFEFF5" w:rsidR="008E53A8" w:rsidRPr="008E53A8" w:rsidRDefault="008E53A8" w:rsidP="008E53A8">
      <w:pPr>
        <w:pStyle w:val="Bibliography"/>
      </w:pPr>
      <w:r w:rsidRPr="008E53A8">
        <w:lastRenderedPageBreak/>
        <w:t>VanderWaal, K. L., Atwill, E. R., Isbell, Lynne. A., &amp; McCowan, B. (2014). Linking social and pathogen transmission networks using microbial genetics in giraffe (</w:t>
      </w:r>
      <w:r w:rsidRPr="008E53A8">
        <w:rPr>
          <w:i/>
          <w:iCs/>
          <w:smallCaps/>
        </w:rPr>
        <w:t>G</w:t>
      </w:r>
      <w:r w:rsidRPr="008E53A8">
        <w:rPr>
          <w:i/>
          <w:iCs/>
        </w:rPr>
        <w:t xml:space="preserve">iraffa camelopardalis </w:t>
      </w:r>
      <w:r w:rsidRPr="008E53A8">
        <w:t xml:space="preserve">). </w:t>
      </w:r>
      <w:r w:rsidRPr="008E53A8">
        <w:rPr>
          <w:i/>
          <w:iCs/>
        </w:rPr>
        <w:t>Journal of Animal Ecology</w:t>
      </w:r>
      <w:r w:rsidRPr="008E53A8">
        <w:t xml:space="preserve">, </w:t>
      </w:r>
      <w:r w:rsidRPr="008E53A8">
        <w:rPr>
          <w:i/>
          <w:iCs/>
        </w:rPr>
        <w:t>83</w:t>
      </w:r>
      <w:r w:rsidRPr="008E53A8">
        <w:t>(2), 406–414. https://doi.org/10.1111/1365-2656.12137</w:t>
      </w:r>
    </w:p>
    <w:p w14:paraId="26B05A33" w14:textId="77777777" w:rsidR="008E53A8" w:rsidRPr="008E53A8" w:rsidRDefault="008E53A8" w:rsidP="008E53A8">
      <w:pPr>
        <w:pStyle w:val="Bibliography"/>
      </w:pPr>
      <w:r w:rsidRPr="008E53A8">
        <w:t xml:space="preserve">Welch, K., Shipp-Hilts, A., Eidson, M., Saha, S., &amp; Zansky, S. (2019). </w:t>
      </w:r>
      <w:r w:rsidRPr="008E53A8">
        <w:rPr>
          <w:i/>
          <w:iCs/>
        </w:rPr>
        <w:t>Salmonella</w:t>
      </w:r>
      <w:r w:rsidRPr="008E53A8">
        <w:t xml:space="preserve"> and the changing environment: Systematic review using New York State as a model. </w:t>
      </w:r>
      <w:r w:rsidRPr="008E53A8">
        <w:rPr>
          <w:i/>
          <w:iCs/>
        </w:rPr>
        <w:t>Journal of Water and Health</w:t>
      </w:r>
      <w:r w:rsidRPr="008E53A8">
        <w:t xml:space="preserve">, </w:t>
      </w:r>
      <w:r w:rsidRPr="008E53A8">
        <w:rPr>
          <w:i/>
          <w:iCs/>
        </w:rPr>
        <w:t>17</w:t>
      </w:r>
      <w:r w:rsidRPr="008E53A8">
        <w:t>(2), 179–195. https://doi.org/10.2166/wh.2018.224</w:t>
      </w:r>
    </w:p>
    <w:p w14:paraId="56810B47" w14:textId="77777777" w:rsidR="008E53A8" w:rsidRPr="008E53A8" w:rsidRDefault="008E53A8" w:rsidP="008E53A8">
      <w:pPr>
        <w:pStyle w:val="Bibliography"/>
      </w:pPr>
      <w:r w:rsidRPr="008E53A8">
        <w:t xml:space="preserve">Whelan, C. J., Şekercioğlu, Ç. H., &amp; Wenny, D. G. (2015). Why birds matter: From economic ornithology to ecosystem services. </w:t>
      </w:r>
      <w:r w:rsidRPr="008E53A8">
        <w:rPr>
          <w:i/>
          <w:iCs/>
        </w:rPr>
        <w:t>Journal of Ornithology</w:t>
      </w:r>
      <w:r w:rsidRPr="008E53A8">
        <w:t xml:space="preserve">, </w:t>
      </w:r>
      <w:r w:rsidRPr="008E53A8">
        <w:rPr>
          <w:i/>
          <w:iCs/>
        </w:rPr>
        <w:t>156</w:t>
      </w:r>
      <w:r w:rsidRPr="008E53A8">
        <w:t>(S1), 227–238. https://doi.org/10.1007/s10336-015-1229-y</w:t>
      </w:r>
    </w:p>
    <w:p w14:paraId="0065811C" w14:textId="2F9A77D7" w:rsidR="004912B6" w:rsidRPr="009410EE" w:rsidRDefault="004912B6" w:rsidP="008E53A8">
      <w:pPr>
        <w:pStyle w:val="Bibliography"/>
      </w:pPr>
      <w:r>
        <w:fldChar w:fldCharType="end"/>
      </w:r>
    </w:p>
    <w:sectPr w:rsidR="004912B6" w:rsidRPr="009410EE" w:rsidSect="00A7050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lsey McCune" w:date="2026-10-02T15:02:00Z" w:initials="KBM">
    <w:p w14:paraId="07775CBA" w14:textId="77777777" w:rsidR="005E0184" w:rsidRDefault="005E0184" w:rsidP="005E0184">
      <w:r>
        <w:rPr>
          <w:rStyle w:val="CommentReference"/>
        </w:rPr>
        <w:annotationRef/>
      </w:r>
      <w:r>
        <w:rPr>
          <w:sz w:val="20"/>
          <w:szCs w:val="20"/>
        </w:rPr>
        <w:t>Do you mean here that individuals are able to live longer with infections and pass it to other individuals?</w:t>
      </w:r>
    </w:p>
    <w:p w14:paraId="46161B6C" w14:textId="77777777" w:rsidR="005E0184" w:rsidRDefault="005E0184" w:rsidP="005E0184">
      <w:r>
        <w:rPr>
          <w:sz w:val="20"/>
          <w:szCs w:val="20"/>
        </w:rPr>
        <w:t>If not, you may need additional text to explain how better nutrition makes birds more susceptible.</w:t>
      </w:r>
    </w:p>
  </w:comment>
  <w:comment w:id="14" w:author="Alex Fisher" w:date="2026-10-01T12:59:00Z" w:initials="AF">
    <w:p w14:paraId="16D31CB2" w14:textId="77777777" w:rsidR="00C05188" w:rsidRDefault="00C05188" w:rsidP="00C05188">
      <w:r>
        <w:rPr>
          <w:rStyle w:val="CommentReference"/>
        </w:rPr>
        <w:annotationRef/>
      </w:r>
      <w:r>
        <w:rPr>
          <w:sz w:val="20"/>
          <w:szCs w:val="20"/>
        </w:rPr>
        <w:t>This is info that needs to be mentioned prev.</w:t>
      </w:r>
    </w:p>
  </w:comment>
  <w:comment w:id="15" w:author="Kelsey McCune" w:date="2026-10-02T15:35:00Z" w:initials="KBM">
    <w:p w14:paraId="2F0A3A11" w14:textId="77777777" w:rsidR="006E50C2" w:rsidRDefault="006E50C2" w:rsidP="006E50C2">
      <w:r>
        <w:rPr>
          <w:rStyle w:val="CommentReference"/>
        </w:rPr>
        <w:annotationRef/>
      </w:r>
      <w:r>
        <w:rPr>
          <w:sz w:val="20"/>
          <w:szCs w:val="20"/>
        </w:rPr>
        <w:t>I think it is fine to leave the serotype info just here, instead of also in the intro.</w:t>
      </w:r>
    </w:p>
    <w:p w14:paraId="5879652A" w14:textId="77777777" w:rsidR="006E50C2" w:rsidRDefault="006E50C2" w:rsidP="006E50C2">
      <w:r>
        <w:rPr>
          <w:sz w:val="20"/>
          <w:szCs w:val="20"/>
        </w:rPr>
        <w:t>I did not feel like it was lacking in the intro because you do mention there are serotypes that infect and harm birds and humans.</w:t>
      </w:r>
    </w:p>
  </w:comment>
  <w:comment w:id="36" w:author="Kelsey McCune" w:date="2026-10-02T15:47:00Z" w:initials="KBM">
    <w:p w14:paraId="23533F61" w14:textId="77777777" w:rsidR="000A667E" w:rsidRDefault="000A667E" w:rsidP="000A667E">
      <w:r>
        <w:rPr>
          <w:rStyle w:val="CommentReference"/>
        </w:rPr>
        <w:annotationRef/>
      </w:r>
      <w:r>
        <w:rPr>
          <w:sz w:val="20"/>
          <w:szCs w:val="20"/>
        </w:rPr>
        <w:t>The network analysis should answer all of the questions for this chapter (i.e., impact of feeder visitation frequency and social contact on disease transmission).</w:t>
      </w:r>
    </w:p>
  </w:comment>
  <w:comment w:id="39" w:author="Alex Fisher" w:date="2026-09-03T12:17:00Z" w:initials="AF">
    <w:p w14:paraId="6A207DE7" w14:textId="53AC7BE3" w:rsidR="00AF7777" w:rsidRDefault="00AF7777" w:rsidP="00AF7777">
      <w:r>
        <w:rPr>
          <w:rStyle w:val="CommentReference"/>
        </w:rPr>
        <w:annotationRef/>
      </w:r>
      <w:r>
        <w:rPr>
          <w:sz w:val="20"/>
          <w:szCs w:val="20"/>
        </w:rPr>
        <w:t>Is this correct, or will it be the inverse? In that I will test whether an infected bird is more likely to have higher visitation frequency?</w:t>
      </w:r>
    </w:p>
  </w:comment>
  <w:comment w:id="40" w:author="Kelsey McCune" w:date="2026-09-08T21:37:00Z" w:initials="KBM">
    <w:p w14:paraId="69F99754" w14:textId="77777777" w:rsidR="00E111AF" w:rsidRDefault="00E111AF" w:rsidP="00E111AF">
      <w:r>
        <w:rPr>
          <w:rStyle w:val="CommentReference"/>
        </w:rPr>
        <w:annotationRef/>
      </w:r>
      <w:r>
        <w:rPr>
          <w:sz w:val="20"/>
          <w:szCs w:val="20"/>
        </w:rPr>
        <w:t>Yes, this is correct! The measured variable (independent variable) is RFID data and the outcome variable (dependent variable) is infection (y/n)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161B6C" w15:done="0"/>
  <w15:commentEx w15:paraId="16D31CB2" w15:done="0"/>
  <w15:commentEx w15:paraId="5879652A" w15:paraIdParent="16D31CB2" w15:done="0"/>
  <w15:commentEx w15:paraId="23533F61" w15:done="0"/>
  <w15:commentEx w15:paraId="6A207DE7" w15:done="0"/>
  <w15:commentEx w15:paraId="69F99754" w15:paraIdParent="6A207D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550E52" w16cex:dateUtc="2026-10-02T20:02:00Z"/>
  <w16cex:commentExtensible w16cex:durableId="7A446E09" w16cex:dateUtc="2026-10-01T17:59:00Z"/>
  <w16cex:commentExtensible w16cex:durableId="407363B0" w16cex:dateUtc="2026-10-02T20:35:00Z"/>
  <w16cex:commentExtensible w16cex:durableId="79846415" w16cex:dateUtc="2026-10-02T20:47:00Z"/>
  <w16cex:commentExtensible w16cex:durableId="30665ADB" w16cex:dateUtc="2026-09-03T17:17:00Z"/>
  <w16cex:commentExtensible w16cex:durableId="27ED527C" w16cex:dateUtc="2026-09-09T0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161B6C" w16cid:durableId="24550E52"/>
  <w16cid:commentId w16cid:paraId="16D31CB2" w16cid:durableId="7A446E09"/>
  <w16cid:commentId w16cid:paraId="5879652A" w16cid:durableId="407363B0"/>
  <w16cid:commentId w16cid:paraId="23533F61" w16cid:durableId="79846415"/>
  <w16cid:commentId w16cid:paraId="6A207DE7" w16cid:durableId="30665ADB"/>
  <w16cid:commentId w16cid:paraId="69F99754" w16cid:durableId="27ED52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B88BA" w14:textId="77777777" w:rsidR="00F45C59" w:rsidRDefault="00F45C59" w:rsidP="00E30DE2">
      <w:pPr>
        <w:spacing w:after="0" w:line="240" w:lineRule="auto"/>
      </w:pPr>
      <w:r>
        <w:separator/>
      </w:r>
    </w:p>
  </w:endnote>
  <w:endnote w:type="continuationSeparator" w:id="0">
    <w:p w14:paraId="5E0D8F03" w14:textId="77777777" w:rsidR="00F45C59" w:rsidRDefault="00F45C59" w:rsidP="00E3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DE9C6" w14:textId="77777777" w:rsidR="00F45C59" w:rsidRDefault="00F45C59" w:rsidP="00E30DE2">
      <w:pPr>
        <w:spacing w:after="0" w:line="240" w:lineRule="auto"/>
      </w:pPr>
      <w:r>
        <w:separator/>
      </w:r>
    </w:p>
  </w:footnote>
  <w:footnote w:type="continuationSeparator" w:id="0">
    <w:p w14:paraId="180076EE" w14:textId="77777777" w:rsidR="00F45C59" w:rsidRDefault="00F45C59" w:rsidP="00E30D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621CC"/>
    <w:multiLevelType w:val="hybridMultilevel"/>
    <w:tmpl w:val="5E4AD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6135D2"/>
    <w:multiLevelType w:val="hybridMultilevel"/>
    <w:tmpl w:val="4BDA7EC6"/>
    <w:lvl w:ilvl="0" w:tplc="30E637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92E1F"/>
    <w:multiLevelType w:val="hybridMultilevel"/>
    <w:tmpl w:val="570865AE"/>
    <w:lvl w:ilvl="0" w:tplc="294A410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5B28B7"/>
    <w:multiLevelType w:val="hybridMultilevel"/>
    <w:tmpl w:val="A9BAAEC2"/>
    <w:lvl w:ilvl="0" w:tplc="4E1AB46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F14B69"/>
    <w:multiLevelType w:val="hybridMultilevel"/>
    <w:tmpl w:val="9D10DF64"/>
    <w:lvl w:ilvl="0" w:tplc="A98E2A0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2F1095"/>
    <w:multiLevelType w:val="hybridMultilevel"/>
    <w:tmpl w:val="EE3646E2"/>
    <w:lvl w:ilvl="0" w:tplc="0DCEF4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468754">
    <w:abstractNumId w:val="0"/>
  </w:num>
  <w:num w:numId="2" w16cid:durableId="1438602086">
    <w:abstractNumId w:val="3"/>
  </w:num>
  <w:num w:numId="3" w16cid:durableId="1554728270">
    <w:abstractNumId w:val="5"/>
  </w:num>
  <w:num w:numId="4" w16cid:durableId="1321739670">
    <w:abstractNumId w:val="2"/>
  </w:num>
  <w:num w:numId="5" w16cid:durableId="967129236">
    <w:abstractNumId w:val="4"/>
  </w:num>
  <w:num w:numId="6" w16cid:durableId="183966129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lsey McCune">
    <w15:presenceInfo w15:providerId="None" w15:userId="Kelsey McCune"/>
  </w15:person>
  <w15:person w15:author="Alex Fisher">
    <w15:presenceInfo w15:providerId="AD" w15:userId="S::amf0080@auburn.edu::18480bde-8768-4851-bd71-24a6dd2d47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A81"/>
    <w:rsid w:val="00024254"/>
    <w:rsid w:val="00035A4E"/>
    <w:rsid w:val="00041E86"/>
    <w:rsid w:val="00060825"/>
    <w:rsid w:val="000674EB"/>
    <w:rsid w:val="00074CFA"/>
    <w:rsid w:val="000750D4"/>
    <w:rsid w:val="00084FE7"/>
    <w:rsid w:val="000937EE"/>
    <w:rsid w:val="00096F2F"/>
    <w:rsid w:val="000A52F0"/>
    <w:rsid w:val="000A667E"/>
    <w:rsid w:val="000A77B8"/>
    <w:rsid w:val="000C570C"/>
    <w:rsid w:val="000E0D51"/>
    <w:rsid w:val="000F0F1F"/>
    <w:rsid w:val="000F7CE1"/>
    <w:rsid w:val="00103E9F"/>
    <w:rsid w:val="00104E3E"/>
    <w:rsid w:val="0011092A"/>
    <w:rsid w:val="00114B7D"/>
    <w:rsid w:val="00127B8C"/>
    <w:rsid w:val="0013117E"/>
    <w:rsid w:val="00136F24"/>
    <w:rsid w:val="0014583C"/>
    <w:rsid w:val="001537EC"/>
    <w:rsid w:val="001601BA"/>
    <w:rsid w:val="00160D2C"/>
    <w:rsid w:val="00196A49"/>
    <w:rsid w:val="001A3780"/>
    <w:rsid w:val="001A5B30"/>
    <w:rsid w:val="001D0415"/>
    <w:rsid w:val="001E0DEC"/>
    <w:rsid w:val="001F107B"/>
    <w:rsid w:val="001F4D4C"/>
    <w:rsid w:val="001F6374"/>
    <w:rsid w:val="00207E3C"/>
    <w:rsid w:val="002236F6"/>
    <w:rsid w:val="00233C0A"/>
    <w:rsid w:val="0023754E"/>
    <w:rsid w:val="00252460"/>
    <w:rsid w:val="002A601F"/>
    <w:rsid w:val="002B317D"/>
    <w:rsid w:val="002D6E1C"/>
    <w:rsid w:val="002F0C39"/>
    <w:rsid w:val="0030348D"/>
    <w:rsid w:val="0032632E"/>
    <w:rsid w:val="00362F9B"/>
    <w:rsid w:val="00390715"/>
    <w:rsid w:val="00396E9A"/>
    <w:rsid w:val="003C6DDD"/>
    <w:rsid w:val="003D11F3"/>
    <w:rsid w:val="003D3458"/>
    <w:rsid w:val="003E3235"/>
    <w:rsid w:val="003F2824"/>
    <w:rsid w:val="003F66C0"/>
    <w:rsid w:val="003F7E8A"/>
    <w:rsid w:val="004144FA"/>
    <w:rsid w:val="00452A09"/>
    <w:rsid w:val="0045331D"/>
    <w:rsid w:val="00453917"/>
    <w:rsid w:val="0046244E"/>
    <w:rsid w:val="00462E21"/>
    <w:rsid w:val="00464251"/>
    <w:rsid w:val="004753B0"/>
    <w:rsid w:val="00480F4A"/>
    <w:rsid w:val="004912B6"/>
    <w:rsid w:val="004975A6"/>
    <w:rsid w:val="004C01C2"/>
    <w:rsid w:val="004C691D"/>
    <w:rsid w:val="004D7175"/>
    <w:rsid w:val="004E6E92"/>
    <w:rsid w:val="004E771F"/>
    <w:rsid w:val="004F319C"/>
    <w:rsid w:val="00510B53"/>
    <w:rsid w:val="00513171"/>
    <w:rsid w:val="005255B0"/>
    <w:rsid w:val="00553385"/>
    <w:rsid w:val="00573196"/>
    <w:rsid w:val="00574AF1"/>
    <w:rsid w:val="005778AC"/>
    <w:rsid w:val="00577C17"/>
    <w:rsid w:val="00580D24"/>
    <w:rsid w:val="00586335"/>
    <w:rsid w:val="005B6E21"/>
    <w:rsid w:val="005C348C"/>
    <w:rsid w:val="005C423D"/>
    <w:rsid w:val="005D5646"/>
    <w:rsid w:val="005D7F1E"/>
    <w:rsid w:val="005E0184"/>
    <w:rsid w:val="005F0DE3"/>
    <w:rsid w:val="006169D8"/>
    <w:rsid w:val="00682EC8"/>
    <w:rsid w:val="006910B2"/>
    <w:rsid w:val="006A0325"/>
    <w:rsid w:val="006A2811"/>
    <w:rsid w:val="006A7882"/>
    <w:rsid w:val="006B2EE0"/>
    <w:rsid w:val="006B3D29"/>
    <w:rsid w:val="006C6414"/>
    <w:rsid w:val="006D01AA"/>
    <w:rsid w:val="006E4394"/>
    <w:rsid w:val="006E50C2"/>
    <w:rsid w:val="006F4DAA"/>
    <w:rsid w:val="007052BF"/>
    <w:rsid w:val="0072108C"/>
    <w:rsid w:val="00730995"/>
    <w:rsid w:val="00736808"/>
    <w:rsid w:val="00752965"/>
    <w:rsid w:val="00763C5D"/>
    <w:rsid w:val="007669D8"/>
    <w:rsid w:val="007743F3"/>
    <w:rsid w:val="0079288A"/>
    <w:rsid w:val="007B10F3"/>
    <w:rsid w:val="007D3DE3"/>
    <w:rsid w:val="007D7F46"/>
    <w:rsid w:val="007F22C5"/>
    <w:rsid w:val="00802F39"/>
    <w:rsid w:val="0080405D"/>
    <w:rsid w:val="00810F99"/>
    <w:rsid w:val="008131E2"/>
    <w:rsid w:val="00844AE1"/>
    <w:rsid w:val="00846611"/>
    <w:rsid w:val="00850136"/>
    <w:rsid w:val="0087266B"/>
    <w:rsid w:val="00882AB9"/>
    <w:rsid w:val="00890660"/>
    <w:rsid w:val="00891E61"/>
    <w:rsid w:val="0089352D"/>
    <w:rsid w:val="00897A91"/>
    <w:rsid w:val="008B4767"/>
    <w:rsid w:val="008E53A8"/>
    <w:rsid w:val="0090504E"/>
    <w:rsid w:val="00907E0D"/>
    <w:rsid w:val="00907F62"/>
    <w:rsid w:val="00912EFB"/>
    <w:rsid w:val="00917589"/>
    <w:rsid w:val="00933CD8"/>
    <w:rsid w:val="009410EE"/>
    <w:rsid w:val="00943F3C"/>
    <w:rsid w:val="009477DE"/>
    <w:rsid w:val="00951967"/>
    <w:rsid w:val="00960597"/>
    <w:rsid w:val="009A060D"/>
    <w:rsid w:val="009A06DB"/>
    <w:rsid w:val="009A177C"/>
    <w:rsid w:val="009A2318"/>
    <w:rsid w:val="009A2E70"/>
    <w:rsid w:val="009D1038"/>
    <w:rsid w:val="009E1950"/>
    <w:rsid w:val="00A11D14"/>
    <w:rsid w:val="00A13CFB"/>
    <w:rsid w:val="00A335B6"/>
    <w:rsid w:val="00A34970"/>
    <w:rsid w:val="00A43311"/>
    <w:rsid w:val="00A53CEE"/>
    <w:rsid w:val="00A618F3"/>
    <w:rsid w:val="00A70505"/>
    <w:rsid w:val="00A75EB5"/>
    <w:rsid w:val="00AA1456"/>
    <w:rsid w:val="00AA5D44"/>
    <w:rsid w:val="00AA6E9E"/>
    <w:rsid w:val="00AB18B7"/>
    <w:rsid w:val="00AD2342"/>
    <w:rsid w:val="00AD45DC"/>
    <w:rsid w:val="00AD45E4"/>
    <w:rsid w:val="00AD7DBE"/>
    <w:rsid w:val="00AE3992"/>
    <w:rsid w:val="00AE4DAC"/>
    <w:rsid w:val="00AF4B80"/>
    <w:rsid w:val="00AF7777"/>
    <w:rsid w:val="00B02BAA"/>
    <w:rsid w:val="00B213AD"/>
    <w:rsid w:val="00B27F8E"/>
    <w:rsid w:val="00B42D38"/>
    <w:rsid w:val="00B45E36"/>
    <w:rsid w:val="00B46695"/>
    <w:rsid w:val="00B475E6"/>
    <w:rsid w:val="00B60E3C"/>
    <w:rsid w:val="00BA1EE8"/>
    <w:rsid w:val="00BA7D94"/>
    <w:rsid w:val="00BB7601"/>
    <w:rsid w:val="00BD1A15"/>
    <w:rsid w:val="00BD6271"/>
    <w:rsid w:val="00C05188"/>
    <w:rsid w:val="00C260D8"/>
    <w:rsid w:val="00C274DE"/>
    <w:rsid w:val="00C353F5"/>
    <w:rsid w:val="00C37270"/>
    <w:rsid w:val="00C4116D"/>
    <w:rsid w:val="00C51A04"/>
    <w:rsid w:val="00C95857"/>
    <w:rsid w:val="00D13253"/>
    <w:rsid w:val="00D16508"/>
    <w:rsid w:val="00D42515"/>
    <w:rsid w:val="00D4377C"/>
    <w:rsid w:val="00D63653"/>
    <w:rsid w:val="00D71561"/>
    <w:rsid w:val="00D76817"/>
    <w:rsid w:val="00D77FFD"/>
    <w:rsid w:val="00D931F8"/>
    <w:rsid w:val="00D94A10"/>
    <w:rsid w:val="00DA58A0"/>
    <w:rsid w:val="00DB3776"/>
    <w:rsid w:val="00DC04DF"/>
    <w:rsid w:val="00DC4B1E"/>
    <w:rsid w:val="00DF0CAF"/>
    <w:rsid w:val="00DF7B99"/>
    <w:rsid w:val="00E1006A"/>
    <w:rsid w:val="00E111AF"/>
    <w:rsid w:val="00E12D0B"/>
    <w:rsid w:val="00E2494C"/>
    <w:rsid w:val="00E30DE2"/>
    <w:rsid w:val="00E415CB"/>
    <w:rsid w:val="00E44291"/>
    <w:rsid w:val="00E47EF5"/>
    <w:rsid w:val="00E71A81"/>
    <w:rsid w:val="00E91E8B"/>
    <w:rsid w:val="00E9681E"/>
    <w:rsid w:val="00EA2846"/>
    <w:rsid w:val="00EB0180"/>
    <w:rsid w:val="00EB709C"/>
    <w:rsid w:val="00EC12C8"/>
    <w:rsid w:val="00EC6B45"/>
    <w:rsid w:val="00ED22EE"/>
    <w:rsid w:val="00EE5323"/>
    <w:rsid w:val="00EE7E68"/>
    <w:rsid w:val="00EF7316"/>
    <w:rsid w:val="00EF77BD"/>
    <w:rsid w:val="00F035C5"/>
    <w:rsid w:val="00F0417F"/>
    <w:rsid w:val="00F20AEF"/>
    <w:rsid w:val="00F2427C"/>
    <w:rsid w:val="00F25EAD"/>
    <w:rsid w:val="00F35181"/>
    <w:rsid w:val="00F45C59"/>
    <w:rsid w:val="00F530D8"/>
    <w:rsid w:val="00F540FE"/>
    <w:rsid w:val="00F575CF"/>
    <w:rsid w:val="00F71850"/>
    <w:rsid w:val="00F73D5C"/>
    <w:rsid w:val="00FA06D1"/>
    <w:rsid w:val="00FA0A0A"/>
    <w:rsid w:val="00FA0CCC"/>
    <w:rsid w:val="00FA0E82"/>
    <w:rsid w:val="00FD6E43"/>
    <w:rsid w:val="00FE5FE9"/>
    <w:rsid w:val="00FF0AFE"/>
    <w:rsid w:val="00FF497A"/>
    <w:rsid w:val="00FF6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D783"/>
  <w15:chartTrackingRefBased/>
  <w15:docId w15:val="{D6286458-FD2A-C840-A247-48B9B3F1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458"/>
  </w:style>
  <w:style w:type="paragraph" w:styleId="Heading1">
    <w:name w:val="heading 1"/>
    <w:basedOn w:val="Normal"/>
    <w:next w:val="Normal"/>
    <w:link w:val="Heading1Char"/>
    <w:uiPriority w:val="9"/>
    <w:qFormat/>
    <w:rsid w:val="00E71A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A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A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A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A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A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A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A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A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A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A81"/>
    <w:rPr>
      <w:rFonts w:eastAsiaTheme="majorEastAsia" w:cstheme="majorBidi"/>
      <w:color w:val="272727" w:themeColor="text1" w:themeTint="D8"/>
    </w:rPr>
  </w:style>
  <w:style w:type="paragraph" w:styleId="Title">
    <w:name w:val="Title"/>
    <w:basedOn w:val="Normal"/>
    <w:next w:val="Normal"/>
    <w:link w:val="TitleChar"/>
    <w:uiPriority w:val="10"/>
    <w:qFormat/>
    <w:rsid w:val="00E71A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A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A81"/>
    <w:pPr>
      <w:spacing w:before="160"/>
      <w:jc w:val="center"/>
    </w:pPr>
    <w:rPr>
      <w:i/>
      <w:iCs/>
      <w:color w:val="404040" w:themeColor="text1" w:themeTint="BF"/>
    </w:rPr>
  </w:style>
  <w:style w:type="character" w:customStyle="1" w:styleId="QuoteChar">
    <w:name w:val="Quote Char"/>
    <w:basedOn w:val="DefaultParagraphFont"/>
    <w:link w:val="Quote"/>
    <w:uiPriority w:val="29"/>
    <w:rsid w:val="00E71A81"/>
    <w:rPr>
      <w:i/>
      <w:iCs/>
      <w:color w:val="404040" w:themeColor="text1" w:themeTint="BF"/>
    </w:rPr>
  </w:style>
  <w:style w:type="paragraph" w:styleId="ListParagraph">
    <w:name w:val="List Paragraph"/>
    <w:basedOn w:val="Normal"/>
    <w:uiPriority w:val="34"/>
    <w:qFormat/>
    <w:rsid w:val="00E71A81"/>
    <w:pPr>
      <w:ind w:left="720"/>
      <w:contextualSpacing/>
    </w:pPr>
  </w:style>
  <w:style w:type="character" w:styleId="IntenseEmphasis">
    <w:name w:val="Intense Emphasis"/>
    <w:basedOn w:val="DefaultParagraphFont"/>
    <w:uiPriority w:val="21"/>
    <w:qFormat/>
    <w:rsid w:val="00E71A81"/>
    <w:rPr>
      <w:i/>
      <w:iCs/>
      <w:color w:val="2F5496" w:themeColor="accent1" w:themeShade="BF"/>
    </w:rPr>
  </w:style>
  <w:style w:type="paragraph" w:styleId="IntenseQuote">
    <w:name w:val="Intense Quote"/>
    <w:basedOn w:val="Normal"/>
    <w:next w:val="Normal"/>
    <w:link w:val="IntenseQuoteChar"/>
    <w:uiPriority w:val="30"/>
    <w:qFormat/>
    <w:rsid w:val="00E71A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A81"/>
    <w:rPr>
      <w:i/>
      <w:iCs/>
      <w:color w:val="2F5496" w:themeColor="accent1" w:themeShade="BF"/>
    </w:rPr>
  </w:style>
  <w:style w:type="character" w:styleId="IntenseReference">
    <w:name w:val="Intense Reference"/>
    <w:basedOn w:val="DefaultParagraphFont"/>
    <w:uiPriority w:val="32"/>
    <w:qFormat/>
    <w:rsid w:val="00E71A81"/>
    <w:rPr>
      <w:b/>
      <w:bCs/>
      <w:smallCaps/>
      <w:color w:val="2F5496" w:themeColor="accent1" w:themeShade="BF"/>
      <w:spacing w:val="5"/>
    </w:rPr>
  </w:style>
  <w:style w:type="paragraph" w:styleId="Header">
    <w:name w:val="header"/>
    <w:basedOn w:val="Normal"/>
    <w:link w:val="HeaderChar"/>
    <w:uiPriority w:val="99"/>
    <w:unhideWhenUsed/>
    <w:rsid w:val="00E30D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DE2"/>
  </w:style>
  <w:style w:type="paragraph" w:styleId="Footer">
    <w:name w:val="footer"/>
    <w:basedOn w:val="Normal"/>
    <w:link w:val="FooterChar"/>
    <w:uiPriority w:val="99"/>
    <w:unhideWhenUsed/>
    <w:rsid w:val="00E30D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DE2"/>
  </w:style>
  <w:style w:type="paragraph" w:styleId="Revision">
    <w:name w:val="Revision"/>
    <w:hidden/>
    <w:uiPriority w:val="99"/>
    <w:semiHidden/>
    <w:rsid w:val="00462E21"/>
    <w:pPr>
      <w:spacing w:after="0" w:line="240" w:lineRule="auto"/>
    </w:pPr>
  </w:style>
  <w:style w:type="character" w:styleId="CommentReference">
    <w:name w:val="annotation reference"/>
    <w:basedOn w:val="DefaultParagraphFont"/>
    <w:uiPriority w:val="99"/>
    <w:semiHidden/>
    <w:unhideWhenUsed/>
    <w:rsid w:val="00462E21"/>
    <w:rPr>
      <w:sz w:val="16"/>
      <w:szCs w:val="16"/>
    </w:rPr>
  </w:style>
  <w:style w:type="paragraph" w:styleId="CommentText">
    <w:name w:val="annotation text"/>
    <w:basedOn w:val="Normal"/>
    <w:link w:val="CommentTextChar"/>
    <w:uiPriority w:val="99"/>
    <w:semiHidden/>
    <w:unhideWhenUsed/>
    <w:rsid w:val="00462E21"/>
    <w:pPr>
      <w:spacing w:line="240" w:lineRule="auto"/>
    </w:pPr>
    <w:rPr>
      <w:sz w:val="20"/>
      <w:szCs w:val="20"/>
    </w:rPr>
  </w:style>
  <w:style w:type="character" w:customStyle="1" w:styleId="CommentTextChar">
    <w:name w:val="Comment Text Char"/>
    <w:basedOn w:val="DefaultParagraphFont"/>
    <w:link w:val="CommentText"/>
    <w:uiPriority w:val="99"/>
    <w:semiHidden/>
    <w:rsid w:val="00462E21"/>
    <w:rPr>
      <w:sz w:val="20"/>
      <w:szCs w:val="20"/>
    </w:rPr>
  </w:style>
  <w:style w:type="paragraph" w:styleId="CommentSubject">
    <w:name w:val="annotation subject"/>
    <w:basedOn w:val="CommentText"/>
    <w:next w:val="CommentText"/>
    <w:link w:val="CommentSubjectChar"/>
    <w:uiPriority w:val="99"/>
    <w:semiHidden/>
    <w:unhideWhenUsed/>
    <w:rsid w:val="00462E21"/>
    <w:rPr>
      <w:b/>
      <w:bCs/>
    </w:rPr>
  </w:style>
  <w:style w:type="character" w:customStyle="1" w:styleId="CommentSubjectChar">
    <w:name w:val="Comment Subject Char"/>
    <w:basedOn w:val="CommentTextChar"/>
    <w:link w:val="CommentSubject"/>
    <w:uiPriority w:val="99"/>
    <w:semiHidden/>
    <w:rsid w:val="00462E21"/>
    <w:rPr>
      <w:b/>
      <w:bCs/>
      <w:sz w:val="20"/>
      <w:szCs w:val="20"/>
    </w:rPr>
  </w:style>
  <w:style w:type="character" w:styleId="Emphasis">
    <w:name w:val="Emphasis"/>
    <w:basedOn w:val="DefaultParagraphFont"/>
    <w:uiPriority w:val="20"/>
    <w:qFormat/>
    <w:rsid w:val="007B10F3"/>
    <w:rPr>
      <w:i/>
      <w:iCs/>
    </w:rPr>
  </w:style>
  <w:style w:type="character" w:styleId="Hyperlink">
    <w:name w:val="Hyperlink"/>
    <w:basedOn w:val="DefaultParagraphFont"/>
    <w:uiPriority w:val="99"/>
    <w:unhideWhenUsed/>
    <w:rsid w:val="007B10F3"/>
    <w:rPr>
      <w:color w:val="0563C1" w:themeColor="hyperlink"/>
      <w:u w:val="single"/>
    </w:rPr>
  </w:style>
  <w:style w:type="character" w:styleId="UnresolvedMention">
    <w:name w:val="Unresolved Mention"/>
    <w:basedOn w:val="DefaultParagraphFont"/>
    <w:uiPriority w:val="99"/>
    <w:semiHidden/>
    <w:unhideWhenUsed/>
    <w:rsid w:val="007B10F3"/>
    <w:rPr>
      <w:color w:val="605E5C"/>
      <w:shd w:val="clear" w:color="auto" w:fill="E1DFDD"/>
    </w:rPr>
  </w:style>
  <w:style w:type="paragraph" w:styleId="NormalWeb">
    <w:name w:val="Normal (Web)"/>
    <w:basedOn w:val="Normal"/>
    <w:uiPriority w:val="99"/>
    <w:unhideWhenUsed/>
    <w:rsid w:val="00EE5323"/>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D4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link w:val="BlockTextChar"/>
    <w:unhideWhenUsed/>
    <w:rsid w:val="000937EE"/>
    <w:pPr>
      <w:pBdr>
        <w:top w:val="single" w:sz="2" w:space="10" w:color="4472C4" w:themeColor="accent1"/>
        <w:left w:val="single" w:sz="2" w:space="10" w:color="4472C4" w:themeColor="accent1"/>
        <w:bottom w:val="single" w:sz="2" w:space="10" w:color="4472C4" w:themeColor="accent1"/>
        <w:right w:val="single" w:sz="2" w:space="10" w:color="4472C4" w:themeColor="accent1"/>
      </w:pBdr>
      <w:autoSpaceDE w:val="0"/>
      <w:autoSpaceDN w:val="0"/>
      <w:adjustRightInd w:val="0"/>
      <w:spacing w:after="0" w:line="240" w:lineRule="auto"/>
      <w:ind w:left="1152" w:right="1152"/>
    </w:pPr>
    <w:rPr>
      <w:rFonts w:eastAsiaTheme="minorEastAsia"/>
      <w:i/>
      <w:iCs/>
      <w:color w:val="4472C4" w:themeColor="accent1"/>
      <w:kern w:val="0"/>
      <w:szCs w:val="22"/>
      <w14:ligatures w14:val="none"/>
    </w:rPr>
  </w:style>
  <w:style w:type="character" w:customStyle="1" w:styleId="BlockTextChar">
    <w:name w:val="Block Text Char"/>
    <w:link w:val="BlockText"/>
    <w:rsid w:val="000937EE"/>
    <w:rPr>
      <w:rFonts w:eastAsiaTheme="minorEastAsia"/>
      <w:i/>
      <w:iCs/>
      <w:color w:val="4472C4" w:themeColor="accent1"/>
      <w:kern w:val="0"/>
      <w:szCs w:val="22"/>
      <w14:ligatures w14:val="none"/>
    </w:rPr>
  </w:style>
  <w:style w:type="paragraph" w:styleId="Bibliography">
    <w:name w:val="Bibliography"/>
    <w:basedOn w:val="Normal"/>
    <w:next w:val="Normal"/>
    <w:uiPriority w:val="37"/>
    <w:unhideWhenUsed/>
    <w:rsid w:val="004912B6"/>
    <w:pPr>
      <w:spacing w:after="0" w:line="480" w:lineRule="auto"/>
      <w:ind w:left="720" w:hanging="720"/>
    </w:pPr>
  </w:style>
  <w:style w:type="paragraph" w:styleId="Caption">
    <w:name w:val="caption"/>
    <w:basedOn w:val="Normal"/>
    <w:next w:val="Normal"/>
    <w:uiPriority w:val="35"/>
    <w:unhideWhenUsed/>
    <w:qFormat/>
    <w:rsid w:val="001F4D4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7B6B8A-5359-C243-B696-5901AACF1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19</Pages>
  <Words>26250</Words>
  <Characters>149631</Characters>
  <Application>Microsoft Office Word</Application>
  <DocSecurity>0</DocSecurity>
  <Lines>1246</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Fisher</dc:creator>
  <cp:keywords/>
  <dc:description/>
  <cp:lastModifiedBy>Kelsey McCune</cp:lastModifiedBy>
  <cp:revision>50</cp:revision>
  <dcterms:created xsi:type="dcterms:W3CDTF">2026-08-13T18:42:00Z</dcterms:created>
  <dcterms:modified xsi:type="dcterms:W3CDTF">2026-10-02T20:58:00Z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zotero-version="10.0.5"&gt;&lt;session id="sB7EP9uY"/&gt;&lt;style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