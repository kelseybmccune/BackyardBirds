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B7E1C7" w14:textId="160521E0" w:rsidR="007C4665" w:rsidRPr="00547A98" w:rsidRDefault="007C4665" w:rsidP="007C4665">
      <w:pPr>
        <w:rPr>
          <w:rFonts w:cs="Arial"/>
          <w:b/>
          <w:sz w:val="28"/>
          <w:szCs w:val="28"/>
        </w:rPr>
      </w:pPr>
      <w:r>
        <w:rPr>
          <w:rFonts w:cs="Arial"/>
          <w:b/>
          <w:sz w:val="28"/>
          <w:szCs w:val="28"/>
        </w:rPr>
        <w:t>INSTRUCTIONS</w:t>
      </w:r>
      <w:r>
        <w:rPr>
          <w:rStyle w:val="EndnoteReference"/>
          <w:rFonts w:cs="Arial"/>
          <w:b/>
          <w:sz w:val="28"/>
          <w:szCs w:val="28"/>
        </w:rPr>
        <w:endnoteReference w:id="1"/>
      </w:r>
      <w:r>
        <w:rPr>
          <w:rFonts w:cs="Arial"/>
          <w:b/>
          <w:sz w:val="28"/>
          <w:szCs w:val="28"/>
        </w:rPr>
        <w:t>:</w:t>
      </w:r>
    </w:p>
    <w:p w14:paraId="3F5D3F66" w14:textId="3E5EE945" w:rsidR="007C4665" w:rsidRPr="008767F1" w:rsidRDefault="007C4665" w:rsidP="00A66490">
      <w:pPr>
        <w:pStyle w:val="List"/>
        <w:spacing w:before="0" w:beforeAutospacing="0" w:after="0" w:afterAutospacing="0"/>
        <w:rPr>
          <w:rFonts w:ascii="Arial" w:hAnsi="Arial" w:cs="Arial"/>
          <w:i w:val="0"/>
          <w:iCs/>
          <w:sz w:val="22"/>
        </w:rPr>
      </w:pPr>
      <w:r>
        <w:rPr>
          <w:rFonts w:ascii="Arial" w:hAnsi="Arial" w:cs="Arial"/>
          <w:i w:val="0"/>
          <w:iCs/>
          <w:sz w:val="22"/>
        </w:rPr>
        <w:t xml:space="preserve">Use HRP-503 - TEMPLATE PROTOCOL to prepare a document with the information from the following sections. </w:t>
      </w:r>
    </w:p>
    <w:p w14:paraId="7755F70E" w14:textId="5FAA9626" w:rsidR="007C4665" w:rsidRPr="008767F1" w:rsidRDefault="007C4665" w:rsidP="008767F1">
      <w:pPr>
        <w:pStyle w:val="List"/>
        <w:rPr>
          <w:rFonts w:ascii="Arial" w:hAnsi="Arial" w:cs="Arial"/>
          <w:i w:val="0"/>
          <w:iCs/>
          <w:sz w:val="22"/>
        </w:rPr>
      </w:pPr>
      <w:r>
        <w:rPr>
          <w:rFonts w:ascii="Arial" w:hAnsi="Arial" w:cs="Arial"/>
          <w:i w:val="0"/>
          <w:iCs/>
          <w:sz w:val="22"/>
        </w:rPr>
        <w:t xml:space="preserve">Depending on the nature of your study, some sections may not be applicable to your research. If so, mark the box noting, "Select if this section is not applicable to your research project," if the section does not pertain to the specific protocol or study being conducted.  For example, research involving a retrospective chart review may have many sections with “NA.”  </w:t>
      </w:r>
    </w:p>
    <w:p w14:paraId="6BE171BD" w14:textId="77777777" w:rsidR="003A0CFE" w:rsidRPr="008767F1" w:rsidRDefault="003A0CFE" w:rsidP="003A0CFE">
      <w:pPr>
        <w:pStyle w:val="List"/>
        <w:spacing w:before="0" w:beforeAutospacing="0" w:after="0" w:afterAutospacing="0"/>
        <w:rPr>
          <w:rFonts w:ascii="Arial" w:hAnsi="Arial" w:cs="Arial"/>
          <w:i w:val="0"/>
          <w:iCs/>
          <w:sz w:val="22"/>
        </w:rPr>
      </w:pPr>
      <w:r>
        <w:rPr>
          <w:rFonts w:ascii="Arial" w:hAnsi="Arial" w:cs="Arial"/>
          <w:i w:val="0"/>
          <w:iCs/>
          <w:sz w:val="22"/>
        </w:rPr>
        <w:t xml:space="preserve">Always define abbreviations upon first use throughout the protocol to facilitate the reader’s understanding. </w:t>
      </w:r>
    </w:p>
    <w:p w14:paraId="37F3CD78" w14:textId="534ED437" w:rsidR="007C4665" w:rsidRPr="008767F1" w:rsidRDefault="007C4665" w:rsidP="00A66490">
      <w:pPr>
        <w:pStyle w:val="List"/>
        <w:spacing w:before="0" w:beforeAutospacing="0" w:after="0" w:afterAutospacing="0"/>
        <w:rPr>
          <w:rFonts w:ascii="Arial" w:hAnsi="Arial" w:cs="Arial"/>
          <w:i w:val="0"/>
          <w:iCs/>
          <w:sz w:val="22"/>
        </w:rPr>
      </w:pPr>
      <w:r>
        <w:rPr>
          <w:rFonts w:ascii="Arial" w:hAnsi="Arial" w:cs="Arial"/>
          <w:i w:val="0"/>
          <w:iCs/>
          <w:sz w:val="22"/>
        </w:rPr>
        <w:t>When you write a protocol, keep an electronic copy. You will need to modify this copy using MS tracked changes when making edits.</w:t>
      </w:r>
    </w:p>
    <w:p w14:paraId="4B1A601F" w14:textId="20509FAF" w:rsidR="002429B9" w:rsidRPr="008767F1" w:rsidRDefault="002429B9" w:rsidP="00A66490">
      <w:pPr>
        <w:pStyle w:val="List"/>
        <w:spacing w:before="0" w:beforeAutospacing="0" w:after="0" w:afterAutospacing="0"/>
        <w:rPr>
          <w:rFonts w:ascii="Arial" w:hAnsi="Arial" w:cs="Arial"/>
          <w:i w:val="0"/>
          <w:iCs/>
          <w:sz w:val="22"/>
        </w:rPr>
      </w:pPr>
      <w:r>
        <w:rPr>
          <w:rFonts w:ascii="Arial" w:hAnsi="Arial" w:cs="Arial"/>
          <w:i w:val="0"/>
          <w:iCs/>
          <w:sz w:val="22"/>
        </w:rPr>
        <w:t xml:space="preserve">For submission of a protocol specific to a </w:t>
      </w:r>
      <w:r>
        <w:rPr>
          <w:rFonts w:ascii="Arial" w:hAnsi="Arial" w:cs="Arial"/>
          <w:i w:val="0"/>
          <w:iCs/>
          <w:sz w:val="22"/>
          <w:u w:val="double"/>
        </w:rPr>
        <w:t>participating Site</w:t>
      </w:r>
      <w:r>
        <w:rPr>
          <w:rFonts w:ascii="Arial" w:hAnsi="Arial" w:cs="Arial"/>
          <w:i w:val="0"/>
          <w:iCs/>
          <w:sz w:val="22"/>
        </w:rPr>
        <w:t xml:space="preserve"> as part of a </w:t>
      </w:r>
      <w:r>
        <w:rPr>
          <w:rFonts w:ascii="Arial" w:hAnsi="Arial" w:cs="Arial"/>
          <w:i w:val="0"/>
          <w:iCs/>
          <w:sz w:val="22"/>
          <w:u w:val="double"/>
        </w:rPr>
        <w:t>Multi-Site Study</w:t>
      </w:r>
      <w:r>
        <w:rPr>
          <w:rFonts w:ascii="Arial" w:hAnsi="Arial" w:cs="Arial"/>
          <w:i w:val="0"/>
          <w:iCs/>
          <w:sz w:val="22"/>
        </w:rPr>
        <w:t xml:space="preserve">, use </w:t>
      </w:r>
      <w:hyperlink r:id="rId11" w:history="1">
        <w:r>
          <w:rPr>
            <w:rStyle w:val="Hyperlink"/>
            <w:rFonts w:ascii="Arial" w:hAnsi="Arial" w:cs="Arial"/>
            <w:i w:val="0"/>
            <w:iCs/>
            <w:sz w:val="22"/>
          </w:rPr>
          <w:t>HRP-508 – TEMPLATE - SITE SUPPLEMENT</w:t>
        </w:r>
      </w:hyperlink>
      <w:r>
        <w:rPr>
          <w:rFonts w:ascii="Arial" w:hAnsi="Arial" w:cs="Arial"/>
          <w:i w:val="0"/>
          <w:iCs/>
          <w:sz w:val="22"/>
        </w:rPr>
        <w:t>.</w:t>
      </w:r>
    </w:p>
    <w:p w14:paraId="37161ACD" w14:textId="36A07031" w:rsidR="00A66490" w:rsidRPr="000B3133" w:rsidRDefault="00ED4F46" w:rsidP="4DCCBA32">
      <w:pPr>
        <w:pStyle w:val="List"/>
        <w:spacing w:before="0" w:beforeAutospacing="0" w:after="0" w:afterAutospacing="0"/>
        <w:rPr>
          <w:rFonts w:ascii="Arial" w:eastAsia="Arial" w:hAnsi="Arial" w:cs="Arial"/>
          <w:i w:val="0"/>
          <w:sz w:val="22"/>
        </w:rPr>
      </w:pPr>
      <w:r>
        <w:rPr>
          <w:rFonts w:ascii="Arial" w:hAnsi="Arial" w:cs="Arial"/>
          <w:i w:val="0"/>
          <w:sz w:val="22"/>
        </w:rPr>
        <w:t xml:space="preserve">Review </w:t>
      </w:r>
      <w:hyperlink r:id="rId12">
        <w:r>
          <w:rPr>
            <w:rFonts w:ascii="Arial" w:eastAsia="Arial" w:hAnsi="Arial" w:cs="Arial"/>
            <w:i w:val="0"/>
            <w:sz w:val="22"/>
          </w:rPr>
          <w:t>HRP-103 - INVESTIGATOR MANUAL</w:t>
        </w:r>
      </w:hyperlink>
      <w:r>
        <w:rPr>
          <w:rFonts w:ascii="Arial" w:eastAsia="Arial" w:hAnsi="Arial" w:cs="Arial"/>
          <w:i w:val="0"/>
          <w:sz w:val="22"/>
        </w:rPr>
        <w:t xml:space="preserve"> before completing this template.  </w:t>
      </w:r>
    </w:p>
    <w:p w14:paraId="30A7AE98" w14:textId="54DEE82E" w:rsidR="007C4665" w:rsidRPr="008767F1" w:rsidRDefault="00C27B54" w:rsidP="4DCCBA32">
      <w:pPr>
        <w:pStyle w:val="List"/>
        <w:spacing w:before="0" w:beforeAutospacing="0" w:after="0" w:afterAutospacing="0"/>
        <w:rPr>
          <w:rFonts w:ascii="Arial" w:hAnsi="Arial" w:cs="Arial"/>
          <w:i w:val="0"/>
          <w:sz w:val="22"/>
        </w:rPr>
      </w:pPr>
      <w:r>
        <w:rPr>
          <w:rFonts w:ascii="Arial" w:eastAsia="Arial" w:hAnsi="Arial" w:cs="Arial"/>
          <w:i w:val="0"/>
          <w:sz w:val="22"/>
        </w:rPr>
        <w:t xml:space="preserve">Refer to  </w:t>
      </w:r>
      <w:hyperlink r:id="rId13" w:history="1">
        <w:r>
          <w:rPr>
            <w:rFonts w:ascii="Arial" w:eastAsia="Arial" w:hAnsi="Arial" w:cs="Arial"/>
            <w:i w:val="0"/>
            <w:sz w:val="22"/>
          </w:rPr>
          <w:t>HRP-001 - SOP - Definitions,</w:t>
        </w:r>
      </w:hyperlink>
      <w:r>
        <w:rPr>
          <w:rFonts w:ascii="Arial" w:eastAsia="Arial" w:hAnsi="Arial" w:cs="Arial"/>
          <w:sz w:val="22"/>
        </w:rPr>
        <w:t xml:space="preserve"> </w:t>
      </w:r>
      <w:r>
        <w:rPr>
          <w:rFonts w:ascii="Arial" w:eastAsia="Arial" w:hAnsi="Arial" w:cs="Arial"/>
          <w:i w:val="0"/>
          <w:sz w:val="22"/>
        </w:rPr>
        <w:t>which defines terms within this document that are double underlined</w:t>
      </w:r>
      <w:r>
        <w:rPr>
          <w:rFonts w:ascii="Arial" w:hAnsi="Arial" w:cs="Arial"/>
          <w:i w:val="0"/>
          <w:sz w:val="22"/>
        </w:rPr>
        <w:t>.</w:t>
      </w:r>
    </w:p>
    <w:p w14:paraId="329F892C" w14:textId="77777777" w:rsidR="00993FF0" w:rsidRPr="00CD2DF6" w:rsidRDefault="00993FF0" w:rsidP="00993FF0">
      <w:pPr>
        <w:pStyle w:val="List"/>
        <w:numPr>
          <w:ilvl w:val="0"/>
          <w:numId w:val="0"/>
        </w:numPr>
        <w:spacing w:before="0" w:beforeAutospacing="0" w:after="0" w:afterAutospacing="0"/>
        <w:ind w:left="1440"/>
        <w:rPr>
          <w:rFonts w:ascii="Arial" w:hAnsi="Arial" w:cs="Arial"/>
          <w:sz w:val="22"/>
        </w:rPr>
      </w:pPr>
    </w:p>
    <w:p w14:paraId="2BE1D689" w14:textId="5A036A6E" w:rsidR="007C4665" w:rsidRPr="00547A98" w:rsidRDefault="007C4665" w:rsidP="007C4665">
      <w:pPr>
        <w:rPr>
          <w:rFonts w:cs="Arial"/>
          <w:b/>
          <w:sz w:val="28"/>
          <w:szCs w:val="28"/>
        </w:rPr>
      </w:pPr>
      <w:r>
        <w:rPr>
          <w:rFonts w:cs="Arial"/>
          <w:b/>
          <w:sz w:val="28"/>
          <w:szCs w:val="28"/>
        </w:rPr>
        <w:t>PROTOCOL TITLE:</w:t>
      </w:r>
    </w:p>
    <w:p w14:paraId="012BAF30" w14:textId="31A24152" w:rsidR="00193917" w:rsidRPr="00193917" w:rsidRDefault="00193917" w:rsidP="00193917">
      <w:pPr>
        <w:rPr>
          <w:rFonts w:eastAsia="Times New Roman" w:cs="Arial"/>
          <w:bCs/>
          <w:i/>
          <w:color w:val="000000"/>
          <w:sz w:val="22"/>
        </w:rPr>
      </w:pPr>
      <w:r>
        <w:rPr>
          <w:rFonts w:eastAsia="Times New Roman" w:cs="Arial"/>
          <w:b/>
          <w:bCs/>
          <w:i/>
          <w:iCs/>
          <w:color w:val="000000"/>
          <w:sz w:val="22"/>
        </w:rPr>
        <w:t>“Backyard bird behavior and disease: Participant Surveys”</w:t>
      </w:r>
    </w:p>
    <w:p w14:paraId="6A0CCB32" w14:textId="77777777" w:rsidR="009474D9" w:rsidRPr="00547A98" w:rsidRDefault="009474D9" w:rsidP="007C4665">
      <w:pPr>
        <w:pStyle w:val="Default"/>
        <w:rPr>
          <w:rFonts w:ascii="Arial" w:hAnsi="Arial" w:cs="Arial"/>
          <w:b/>
          <w:sz w:val="28"/>
          <w:szCs w:val="28"/>
        </w:rPr>
      </w:pPr>
    </w:p>
    <w:p w14:paraId="4130956B" w14:textId="77777777" w:rsidR="007C4665" w:rsidRPr="00547A98" w:rsidRDefault="007C4665" w:rsidP="007C4665">
      <w:pPr>
        <w:pStyle w:val="Default"/>
        <w:rPr>
          <w:rFonts w:ascii="Arial" w:hAnsi="Arial" w:cs="Arial"/>
          <w:b/>
          <w:color w:val="auto"/>
          <w:sz w:val="28"/>
          <w:szCs w:val="28"/>
        </w:rPr>
      </w:pPr>
      <w:r>
        <w:rPr>
          <w:rFonts w:ascii="Arial" w:hAnsi="Arial" w:cs="Arial"/>
          <w:b/>
          <w:color w:val="auto"/>
          <w:sz w:val="28"/>
          <w:szCs w:val="28"/>
        </w:rPr>
        <w:t>PRINCIPAL INVESTIGATOR:</w:t>
      </w:r>
    </w:p>
    <w:p w14:paraId="7FE0F578" w14:textId="07BB890B" w:rsidR="007C4665" w:rsidRPr="000B3133" w:rsidRDefault="007C4665" w:rsidP="003E1B92">
      <w:pPr>
        <w:pStyle w:val="Default"/>
        <w:ind w:left="720"/>
        <w:rPr>
          <w:rFonts w:ascii="Arial" w:hAnsi="Arial" w:cs="Arial"/>
          <w:iCs/>
          <w:color w:val="000000" w:themeColor="text1"/>
          <w:sz w:val="22"/>
          <w:szCs w:val="22"/>
        </w:rPr>
      </w:pPr>
      <w:r>
        <w:rPr>
          <w:rFonts w:ascii="Arial" w:hAnsi="Arial" w:cs="Arial"/>
          <w:iCs/>
          <w:color w:val="000000" w:themeColor="text1"/>
          <w:sz w:val="22"/>
          <w:szCs w:val="22"/>
        </w:rPr>
        <w:t xml:space="preserve">Name: </w:t>
      </w:r>
      <w:sdt>
        <w:sdtPr>
          <w:rPr>
            <w:rFonts w:ascii="Arial" w:hAnsi="Arial" w:cs="Arial"/>
            <w:iCs/>
            <w:color w:val="000000" w:themeColor="text1"/>
            <w:sz w:val="22"/>
            <w:szCs w:val="22"/>
          </w:rPr>
          <w:id w:val="-1628927518"/>
          <w:placeholder>
            <w:docPart w:val="DefaultPlaceholder_-1854013440"/>
          </w:placeholder>
        </w:sdtPr>
        <w:sdtContent>
          <w:r>
            <w:rPr>
              <w:rFonts w:ascii="Arial" w:hAnsi="Arial" w:cs="Arial"/>
              <w:iCs/>
              <w:color w:val="000000" w:themeColor="text1"/>
              <w:sz w:val="22"/>
              <w:szCs w:val="22"/>
            </w:rPr>
            <w:t>Allie McCreary</w:t>
          </w:r>
          <w:r>
            <w:rPr>
              <w:rFonts w:ascii="Arial" w:hAnsi="Arial" w:cs="Arial"/>
              <w:iCs/>
              <w:color w:val="000000" w:themeColor="text1"/>
              <w:sz w:val="22"/>
              <w:szCs w:val="22"/>
            </w:rPr>
            <w:tab/>
          </w:r>
        </w:sdtContent>
      </w:sdt>
    </w:p>
    <w:p w14:paraId="6C497C72" w14:textId="70491583" w:rsidR="003E1B92" w:rsidRPr="000B3133" w:rsidRDefault="003E1B92" w:rsidP="003E1B92">
      <w:pPr>
        <w:pStyle w:val="Default"/>
        <w:ind w:left="720"/>
        <w:rPr>
          <w:rFonts w:ascii="Arial" w:hAnsi="Arial" w:cs="Arial"/>
          <w:iCs/>
          <w:color w:val="000000" w:themeColor="text1"/>
          <w:sz w:val="22"/>
          <w:szCs w:val="22"/>
        </w:rPr>
      </w:pPr>
      <w:r>
        <w:rPr>
          <w:rFonts w:ascii="Arial" w:hAnsi="Arial" w:cs="Arial"/>
          <w:iCs/>
          <w:color w:val="000000" w:themeColor="text1"/>
          <w:sz w:val="22"/>
          <w:szCs w:val="22"/>
        </w:rPr>
        <w:t xml:space="preserve">AU Title: </w:t>
      </w:r>
      <w:sdt>
        <w:sdtPr>
          <w:rPr>
            <w:rFonts w:ascii="Arial" w:hAnsi="Arial" w:cs="Arial"/>
            <w:iCs/>
            <w:color w:val="000000" w:themeColor="text1"/>
            <w:sz w:val="22"/>
            <w:szCs w:val="22"/>
          </w:rPr>
          <w:id w:val="-1142345034"/>
          <w:placeholder>
            <w:docPart w:val="9078CA1890FF47CE93A680648D673C57"/>
          </w:placeholder>
        </w:sdtPr>
        <w:sdtContent>
          <w:r>
            <w:rPr>
              <w:rFonts w:ascii="Arial" w:hAnsi="Arial" w:cs="Arial"/>
              <w:iCs/>
              <w:color w:val="000000" w:themeColor="text1"/>
              <w:sz w:val="22"/>
              <w:szCs w:val="22"/>
            </w:rPr>
            <w:t>Assistant Professor</w:t>
          </w:r>
        </w:sdtContent>
      </w:sdt>
    </w:p>
    <w:p w14:paraId="7436075C" w14:textId="0A781199" w:rsidR="007C4665" w:rsidRPr="000B3133" w:rsidRDefault="007C4665" w:rsidP="003E1B92">
      <w:pPr>
        <w:pStyle w:val="Default"/>
        <w:ind w:left="720"/>
        <w:rPr>
          <w:rFonts w:ascii="Arial" w:hAnsi="Arial" w:cs="Arial"/>
          <w:iCs/>
          <w:color w:val="000000" w:themeColor="text1"/>
          <w:sz w:val="22"/>
          <w:szCs w:val="22"/>
        </w:rPr>
      </w:pPr>
      <w:r>
        <w:rPr>
          <w:rFonts w:ascii="Arial" w:hAnsi="Arial" w:cs="Arial"/>
          <w:iCs/>
          <w:color w:val="000000" w:themeColor="text1"/>
          <w:sz w:val="22"/>
          <w:szCs w:val="22"/>
        </w:rPr>
        <w:t xml:space="preserve">Department: </w:t>
      </w:r>
      <w:sdt>
        <w:sdtPr>
          <w:rPr>
            <w:rFonts w:ascii="Arial" w:hAnsi="Arial" w:cs="Arial"/>
            <w:iCs/>
            <w:color w:val="000000" w:themeColor="text1"/>
            <w:sz w:val="22"/>
            <w:szCs w:val="22"/>
          </w:rPr>
          <w:id w:val="-1759045632"/>
          <w:placeholder>
            <w:docPart w:val="DefaultPlaceholder_-1854013440"/>
          </w:placeholder>
        </w:sdtPr>
        <w:sdtContent>
          <w:r>
            <w:rPr>
              <w:rFonts w:ascii="Arial" w:hAnsi="Arial" w:cs="Arial"/>
              <w:iCs/>
              <w:color w:val="000000" w:themeColor="text1"/>
              <w:sz w:val="22"/>
              <w:szCs w:val="22"/>
            </w:rPr>
            <w:t>Forestry, Wildlife and Environment</w:t>
          </w:r>
        </w:sdtContent>
      </w:sdt>
    </w:p>
    <w:p w14:paraId="57C53D8C" w14:textId="08FCF2E8" w:rsidR="007C4665" w:rsidRPr="000B3133" w:rsidRDefault="007C4665" w:rsidP="003E1B92">
      <w:pPr>
        <w:pStyle w:val="Default"/>
        <w:ind w:left="720"/>
        <w:rPr>
          <w:rFonts w:ascii="Arial" w:hAnsi="Arial" w:cs="Arial"/>
          <w:iCs/>
          <w:color w:val="000000" w:themeColor="text1"/>
          <w:sz w:val="22"/>
          <w:szCs w:val="22"/>
        </w:rPr>
      </w:pPr>
      <w:r>
        <w:rPr>
          <w:rFonts w:ascii="Arial" w:hAnsi="Arial" w:cs="Arial"/>
          <w:iCs/>
          <w:color w:val="000000" w:themeColor="text1"/>
          <w:sz w:val="22"/>
          <w:szCs w:val="22"/>
        </w:rPr>
        <w:t xml:space="preserve">Telephone Number: </w:t>
      </w:r>
      <w:sdt>
        <w:sdtPr>
          <w:rPr>
            <w:rFonts w:ascii="Arial" w:hAnsi="Arial" w:cs="Arial"/>
            <w:iCs/>
            <w:color w:val="000000" w:themeColor="text1"/>
            <w:sz w:val="22"/>
            <w:szCs w:val="22"/>
          </w:rPr>
          <w:id w:val="1530906265"/>
          <w:placeholder>
            <w:docPart w:val="DefaultPlaceholder_-1854013440"/>
          </w:placeholder>
        </w:sdtPr>
        <w:sdtContent>
          <w:r>
            <w:rPr>
              <w:rFonts w:ascii="Arial" w:hAnsi="Arial" w:cs="Arial"/>
              <w:iCs/>
              <w:color w:val="000000" w:themeColor="text1"/>
              <w:sz w:val="22"/>
              <w:szCs w:val="22"/>
            </w:rPr>
            <w:t>334-844-1059</w:t>
          </w:r>
        </w:sdtContent>
      </w:sdt>
    </w:p>
    <w:p w14:paraId="2C7104F4" w14:textId="5293BCC3" w:rsidR="003B6663" w:rsidRPr="000B3133" w:rsidRDefault="0016117B" w:rsidP="003E1B92">
      <w:pPr>
        <w:pStyle w:val="Default"/>
        <w:ind w:left="720"/>
        <w:rPr>
          <w:rFonts w:ascii="Arial" w:hAnsi="Arial" w:cs="Arial"/>
          <w:iCs/>
          <w:color w:val="000000" w:themeColor="text1"/>
          <w:sz w:val="22"/>
          <w:szCs w:val="22"/>
        </w:rPr>
      </w:pPr>
      <w:r>
        <w:rPr>
          <w:rFonts w:ascii="Arial" w:hAnsi="Arial" w:cs="Arial"/>
          <w:iCs/>
          <w:color w:val="000000" w:themeColor="text1"/>
          <w:sz w:val="22"/>
          <w:szCs w:val="22"/>
        </w:rPr>
        <w:t xml:space="preserve">Auburn Email Address: </w:t>
      </w:r>
      <w:sdt>
        <w:sdtPr>
          <w:rPr>
            <w:rFonts w:ascii="Arial" w:hAnsi="Arial" w:cs="Arial"/>
            <w:iCs/>
            <w:color w:val="000000" w:themeColor="text1"/>
            <w:sz w:val="22"/>
            <w:szCs w:val="22"/>
          </w:rPr>
          <w:id w:val="133459655"/>
          <w:placeholder>
            <w:docPart w:val="DefaultPlaceholder_-1854013440"/>
          </w:placeholder>
        </w:sdtPr>
        <w:sdtContent>
          <w:r>
            <w:rPr>
              <w:rFonts w:ascii="Arial" w:hAnsi="Arial" w:cs="Arial"/>
              <w:iCs/>
              <w:color w:val="000000" w:themeColor="text1"/>
              <w:sz w:val="22"/>
              <w:szCs w:val="22"/>
            </w:rPr>
            <w:t>aem0200@auburn.edu</w:t>
          </w:r>
        </w:sdtContent>
      </w:sdt>
    </w:p>
    <w:p w14:paraId="5BE0FC3F" w14:textId="77777777" w:rsidR="00E17088" w:rsidRDefault="00E17088" w:rsidP="00E17088">
      <w:pPr>
        <w:pStyle w:val="Default"/>
      </w:pPr>
    </w:p>
    <w:p w14:paraId="016D0222" w14:textId="0747785B" w:rsidR="00E17088" w:rsidRPr="000B3133" w:rsidRDefault="00E17088" w:rsidP="000B3133">
      <w:pPr>
        <w:pStyle w:val="Default"/>
        <w:rPr>
          <w:rFonts w:ascii="Arial" w:hAnsi="Arial" w:cs="Arial"/>
          <w:b/>
          <w:color w:val="auto"/>
          <w:sz w:val="28"/>
          <w:szCs w:val="28"/>
        </w:rPr>
      </w:pPr>
      <w:r>
        <w:rPr>
          <w:rFonts w:ascii="Arial" w:hAnsi="Arial" w:cs="Arial"/>
          <w:b/>
          <w:color w:val="auto"/>
          <w:sz w:val="28"/>
          <w:szCs w:val="28"/>
        </w:rPr>
        <w:t>Please complete the following required assurances:</w:t>
      </w:r>
    </w:p>
    <w:bookmarkStart w:id="0" w:name="_Hlk172979714"/>
    <w:p w14:paraId="6E839DC1" w14:textId="50659545" w:rsidR="00784532" w:rsidRPr="00547A98" w:rsidRDefault="002F18C6" w:rsidP="00784532">
      <w:pPr>
        <w:rPr>
          <w:rFonts w:eastAsia="Times New Roman" w:cs="Arial"/>
          <w:iCs/>
          <w:color w:val="000000"/>
          <w:sz w:val="22"/>
        </w:rPr>
      </w:pPr>
      <w:r>
        <w:rPr>
          <w:rFonts w:eastAsia="Times New Roman" w:cs="Arial"/>
          <w:color w:val="000000"/>
          <w:szCs w:val="24"/>
        </w:rPr>
        <w:fldChar w:fldCharType="begin">
          <w:ffData>
            <w:name w:val=""/>
            <w:enabled/>
            <w:calcOnExit w:val="0"/>
            <w:checkBox>
              <w:sizeAuto/>
              <w:default w:val="1"/>
            </w:checkBox>
          </w:ffData>
        </w:fldChar>
      </w:r>
      <w:r>
        <w:rPr>
          <w:rFonts w:eastAsia="Times New Roman" w:cs="Arial"/>
          <w:color w:val="000000"/>
          <w:szCs w:val="24"/>
        </w:rPr>
        <w:instrText xml:space="preserve"> FORMCHECKBOX </w:instrText>
      </w:r>
      <w:r>
        <w:rPr>
          <w:rFonts w:eastAsia="Times New Roman" w:cs="Arial"/>
          <w:color w:val="000000"/>
          <w:szCs w:val="24"/>
        </w:rPr>
      </w:r>
      <w:r>
        <w:rPr>
          <w:rFonts w:eastAsia="Times New Roman" w:cs="Arial"/>
          <w:color w:val="000000"/>
          <w:szCs w:val="24"/>
        </w:rPr>
        <w:fldChar w:fldCharType="separate"/>
      </w:r>
      <w:r>
        <w:rPr>
          <w:rFonts w:eastAsia="Times New Roman" w:cs="Arial"/>
          <w:color w:val="000000"/>
          <w:szCs w:val="24"/>
        </w:rPr>
        <w:fldChar w:fldCharType="end"/>
      </w:r>
      <w:r>
        <w:rPr>
          <w:rFonts w:eastAsia="Times New Roman" w:cs="Arial"/>
          <w:iCs/>
          <w:color w:val="000000"/>
          <w:sz w:val="22"/>
        </w:rPr>
        <w:t xml:space="preserve"> PI is not a student. </w:t>
      </w:r>
    </w:p>
    <w:p w14:paraId="4A47E5A8" w14:textId="641C46F7" w:rsidR="00784532" w:rsidRPr="00547A98" w:rsidRDefault="002F18C6" w:rsidP="00784532">
      <w:pPr>
        <w:rPr>
          <w:rFonts w:eastAsia="Times New Roman" w:cs="Arial"/>
          <w:iCs/>
          <w:color w:val="000000"/>
          <w:sz w:val="22"/>
        </w:rPr>
      </w:pPr>
      <w:r>
        <w:rPr>
          <w:rFonts w:eastAsia="Times New Roman" w:cs="Arial"/>
          <w:color w:val="000000"/>
          <w:szCs w:val="24"/>
        </w:rPr>
        <w:fldChar w:fldCharType="begin">
          <w:ffData>
            <w:name w:val="Check1"/>
            <w:enabled/>
            <w:calcOnExit w:val="0"/>
            <w:checkBox>
              <w:sizeAuto/>
              <w:default w:val="1"/>
            </w:checkBox>
          </w:ffData>
        </w:fldChar>
      </w:r>
      <w:r>
        <w:rPr>
          <w:rFonts w:eastAsia="Times New Roman" w:cs="Arial"/>
          <w:color w:val="000000"/>
          <w:szCs w:val="24"/>
        </w:rPr>
        <w:instrText xml:space="preserve"> </w:instrText>
      </w:r>
      <w:bookmarkStart w:id="1" w:name="Check1"/>
      <w:r>
        <w:rPr>
          <w:rFonts w:eastAsia="Times New Roman" w:cs="Arial"/>
          <w:color w:val="000000"/>
          <w:szCs w:val="24"/>
        </w:rPr>
        <w:instrText xml:space="preserve">FORMCHECKBOX </w:instrText>
      </w:r>
      <w:r>
        <w:rPr>
          <w:rFonts w:eastAsia="Times New Roman" w:cs="Arial"/>
          <w:color w:val="000000"/>
          <w:szCs w:val="24"/>
        </w:rPr>
      </w:r>
      <w:r>
        <w:rPr>
          <w:rFonts w:eastAsia="Times New Roman" w:cs="Arial"/>
          <w:color w:val="000000"/>
          <w:szCs w:val="24"/>
        </w:rPr>
        <w:fldChar w:fldCharType="separate"/>
      </w:r>
      <w:r>
        <w:rPr>
          <w:rFonts w:eastAsia="Times New Roman" w:cs="Arial"/>
          <w:color w:val="000000"/>
          <w:szCs w:val="24"/>
        </w:rPr>
        <w:fldChar w:fldCharType="end"/>
      </w:r>
      <w:bookmarkEnd w:id="1"/>
      <w:r>
        <w:rPr>
          <w:rFonts w:eastAsia="Times New Roman" w:cs="Arial"/>
          <w:iCs/>
          <w:color w:val="000000"/>
          <w:sz w:val="22"/>
        </w:rPr>
        <w:t xml:space="preserve"> I have read the PI eligibility statement and confirm that the above-named PI meets the criteria to be a PI on an IRB protocol at AU. </w:t>
      </w:r>
      <w:bookmarkEnd w:id="0"/>
    </w:p>
    <w:p w14:paraId="43423147" w14:textId="77777777" w:rsidR="00784532" w:rsidRPr="00547A98" w:rsidRDefault="00784532" w:rsidP="00784532">
      <w:pPr>
        <w:ind w:left="720"/>
        <w:rPr>
          <w:rFonts w:eastAsia="Times New Roman" w:cs="Arial"/>
          <w:iCs/>
          <w:color w:val="000000"/>
          <w:sz w:val="22"/>
        </w:rPr>
      </w:pPr>
    </w:p>
    <w:p w14:paraId="2DEB0562" w14:textId="77777777" w:rsidR="00F65DAE" w:rsidRDefault="00784532" w:rsidP="00784532">
      <w:pPr>
        <w:rPr>
          <w:rFonts w:eastAsia="Times New Roman" w:cs="Arial"/>
          <w:szCs w:val="24"/>
        </w:rPr>
      </w:pPr>
      <w:r>
        <w:rPr>
          <w:rFonts w:eastAsia="Times New Roman" w:cs="Arial"/>
          <w:b/>
          <w:sz w:val="28"/>
          <w:szCs w:val="28"/>
        </w:rPr>
        <w:t>Department Head/Chair/or applicable Associate Dean for Research (ADR) Name:</w:t>
      </w:r>
      <w:r>
        <w:rPr>
          <w:rFonts w:eastAsia="Times New Roman" w:cs="Arial"/>
          <w:szCs w:val="24"/>
        </w:rPr>
        <w:t xml:space="preserve"> </w:t>
      </w:r>
    </w:p>
    <w:p w14:paraId="5D694310" w14:textId="1B95C957" w:rsidR="00784532" w:rsidRPr="00547A98" w:rsidRDefault="00000000" w:rsidP="00784532">
      <w:pPr>
        <w:rPr>
          <w:rFonts w:eastAsia="Times New Roman" w:cs="Arial"/>
          <w:szCs w:val="24"/>
        </w:rPr>
      </w:pPr>
      <w:sdt>
        <w:sdtPr>
          <w:rPr>
            <w:rFonts w:eastAsia="Times New Roman" w:cs="Arial"/>
            <w:szCs w:val="24"/>
          </w:rPr>
          <w:id w:val="-615606046"/>
          <w:placeholder>
            <w:docPart w:val="DefaultPlaceholder_-1854013440"/>
          </w:placeholder>
        </w:sdtPr>
        <w:sdtContent>
          <w:r>
            <w:rPr>
              <w:rFonts w:eastAsia="Times New Roman" w:cs="Arial"/>
              <w:szCs w:val="24"/>
            </w:rPr>
            <w:t>Latif Kalin</w:t>
          </w:r>
        </w:sdtContent>
      </w:sdt>
    </w:p>
    <w:p w14:paraId="3ED61C5C" w14:textId="77777777" w:rsidR="00784532" w:rsidRPr="00547A98" w:rsidRDefault="00784532" w:rsidP="00CD2DF6">
      <w:pPr>
        <w:pStyle w:val="Default"/>
        <w:spacing w:after="120"/>
        <w:rPr>
          <w:rFonts w:ascii="Arial" w:hAnsi="Arial" w:cs="Arial"/>
          <w:i/>
          <w:color w:val="auto"/>
          <w:sz w:val="22"/>
          <w:szCs w:val="22"/>
        </w:rPr>
      </w:pPr>
    </w:p>
    <w:p w14:paraId="05E9980D" w14:textId="77777777" w:rsidR="007C4665" w:rsidRPr="00547A98" w:rsidRDefault="007C4665" w:rsidP="007C4665">
      <w:pPr>
        <w:pStyle w:val="Default"/>
        <w:rPr>
          <w:rFonts w:ascii="Arial" w:hAnsi="Arial" w:cs="Arial"/>
          <w:b/>
          <w:color w:val="auto"/>
          <w:sz w:val="28"/>
          <w:szCs w:val="28"/>
        </w:rPr>
      </w:pPr>
      <w:r>
        <w:rPr>
          <w:rFonts w:ascii="Arial" w:hAnsi="Arial" w:cs="Arial"/>
          <w:b/>
          <w:color w:val="auto"/>
          <w:sz w:val="28"/>
          <w:szCs w:val="28"/>
        </w:rPr>
        <w:t>VERSION NUMBER/DATE:</w:t>
      </w:r>
    </w:p>
    <w:p w14:paraId="6D7ACE29" w14:textId="58B69189" w:rsidR="007C4665" w:rsidRPr="00547A98" w:rsidRDefault="00000000" w:rsidP="000B3133">
      <w:pPr>
        <w:pStyle w:val="Default"/>
        <w:pBdr>
          <w:top w:val="single" w:sz="4" w:space="1" w:color="auto"/>
          <w:left w:val="single" w:sz="4" w:space="4" w:color="auto"/>
          <w:bottom w:val="single" w:sz="4" w:space="1" w:color="auto"/>
          <w:right w:val="single" w:sz="4" w:space="4" w:color="auto"/>
        </w:pBdr>
        <w:spacing w:before="120" w:after="120"/>
        <w:rPr>
          <w:rFonts w:ascii="Arial" w:hAnsi="Arial" w:cs="Arial"/>
          <w:iCs/>
          <w:color w:val="auto"/>
          <w:sz w:val="22"/>
          <w:szCs w:val="22"/>
        </w:rPr>
      </w:pPr>
      <w:sdt>
        <w:sdtPr>
          <w:rPr>
            <w:rFonts w:ascii="Arial" w:hAnsi="Arial" w:cs="Arial"/>
            <w:iCs/>
            <w:color w:val="auto"/>
            <w:sz w:val="22"/>
            <w:szCs w:val="22"/>
          </w:rPr>
          <w:id w:val="-2033413859"/>
          <w:placeholder>
            <w:docPart w:val="DefaultPlaceholder_-1854013440"/>
          </w:placeholder>
        </w:sdtPr>
        <w:sdtContent>
          <w:r>
            <w:rPr>
              <w:rFonts w:ascii="Arial" w:hAnsi="Arial" w:cs="Arial"/>
              <w:iCs/>
              <w:color w:val="auto"/>
              <w:sz w:val="22"/>
              <w:szCs w:val="22"/>
            </w:rPr>
            <w:t xml:space="preserve">Version 1- </w:t>
          </w:r>
          <w:r w:rsidR="003149AD">
            <w:rPr>
              <w:rFonts w:ascii="Arial" w:hAnsi="Arial" w:cs="Arial"/>
              <w:iCs/>
              <w:color w:val="auto"/>
              <w:sz w:val="22"/>
              <w:szCs w:val="22"/>
            </w:rPr>
            <w:t>September 24</w:t>
          </w:r>
          <w:r>
            <w:rPr>
              <w:rFonts w:ascii="Arial" w:hAnsi="Arial" w:cs="Arial"/>
              <w:iCs/>
              <w:color w:val="auto"/>
              <w:sz w:val="22"/>
              <w:szCs w:val="22"/>
            </w:rPr>
            <w:t>,2026</w:t>
          </w:r>
        </w:sdtContent>
      </w:sdt>
    </w:p>
    <w:p w14:paraId="1B43F7E1" w14:textId="77777777" w:rsidR="007C4665" w:rsidRPr="00547A98" w:rsidRDefault="007C4665" w:rsidP="007A5A6E">
      <w:pPr>
        <w:pStyle w:val="Default"/>
        <w:spacing w:before="120" w:after="120"/>
        <w:rPr>
          <w:rFonts w:ascii="Arial" w:hAnsi="Arial" w:cs="Arial"/>
          <w:i/>
          <w:color w:val="auto"/>
        </w:rPr>
      </w:pPr>
    </w:p>
    <w:p w14:paraId="19892551" w14:textId="2A153920" w:rsidR="007C4665" w:rsidRPr="00547A98" w:rsidRDefault="007C4665" w:rsidP="007C4665">
      <w:pPr>
        <w:pStyle w:val="Default"/>
        <w:rPr>
          <w:rFonts w:ascii="Arial" w:hAnsi="Arial" w:cs="Arial"/>
          <w:color w:val="auto"/>
        </w:rPr>
      </w:pPr>
      <w:r>
        <w:rPr>
          <w:rFonts w:ascii="Arial" w:hAnsi="Arial" w:cs="Arial"/>
          <w:b/>
          <w:color w:val="auto"/>
          <w:sz w:val="28"/>
          <w:szCs w:val="28"/>
        </w:rPr>
        <w:t>REVISION HISTORY</w:t>
      </w:r>
    </w:p>
    <w:p w14:paraId="3D695F34" w14:textId="77777777" w:rsidR="007C4665" w:rsidRPr="00547A98" w:rsidRDefault="007C4665" w:rsidP="007C4665">
      <w:pPr>
        <w:rPr>
          <w:rFonts w:cs="Arial"/>
        </w:rPr>
      </w:pPr>
    </w:p>
    <w:tbl>
      <w:tblPr>
        <w:tblStyle w:val="TableGrid"/>
        <w:tblW w:w="8856" w:type="dxa"/>
        <w:tblLayout w:type="fixed"/>
        <w:tblLook w:val="0420" w:firstRow="1" w:lastRow="0" w:firstColumn="0" w:lastColumn="0" w:noHBand="0" w:noVBand="1"/>
      </w:tblPr>
      <w:tblGrid>
        <w:gridCol w:w="1640"/>
        <w:gridCol w:w="1126"/>
        <w:gridCol w:w="4802"/>
        <w:gridCol w:w="1288"/>
      </w:tblGrid>
      <w:tr w:rsidR="007C4665" w:rsidRPr="00547A98" w14:paraId="02DE71C4" w14:textId="77777777" w:rsidTr="007C4665">
        <w:tc>
          <w:tcPr>
            <w:tcW w:w="1640" w:type="dxa"/>
          </w:tcPr>
          <w:p w14:paraId="0E76325F" w14:textId="77777777" w:rsidR="007C4665" w:rsidRPr="00547A98" w:rsidRDefault="007C4665" w:rsidP="007355BE">
            <w:pPr>
              <w:rPr>
                <w:rFonts w:cs="Arial"/>
                <w:sz w:val="22"/>
              </w:rPr>
            </w:pPr>
            <w:r>
              <w:rPr>
                <w:rFonts w:cs="Arial"/>
                <w:b/>
                <w:sz w:val="22"/>
              </w:rPr>
              <w:lastRenderedPageBreak/>
              <w:t>Revision #</w:t>
            </w:r>
          </w:p>
        </w:tc>
        <w:tc>
          <w:tcPr>
            <w:tcW w:w="1126" w:type="dxa"/>
          </w:tcPr>
          <w:p w14:paraId="6777303D" w14:textId="77777777" w:rsidR="007C4665" w:rsidRPr="00547A98" w:rsidRDefault="007C4665" w:rsidP="007355BE">
            <w:pPr>
              <w:rPr>
                <w:rFonts w:cs="Arial"/>
                <w:sz w:val="22"/>
              </w:rPr>
            </w:pPr>
            <w:r>
              <w:rPr>
                <w:rFonts w:cs="Arial"/>
                <w:b/>
                <w:sz w:val="22"/>
              </w:rPr>
              <w:t>Version Date</w:t>
            </w:r>
          </w:p>
        </w:tc>
        <w:tc>
          <w:tcPr>
            <w:tcW w:w="4802" w:type="dxa"/>
          </w:tcPr>
          <w:p w14:paraId="62828A2C" w14:textId="77777777" w:rsidR="007C4665" w:rsidRPr="00547A98" w:rsidRDefault="007C4665" w:rsidP="007355BE">
            <w:pPr>
              <w:rPr>
                <w:rFonts w:cs="Arial"/>
                <w:sz w:val="22"/>
              </w:rPr>
            </w:pPr>
            <w:r>
              <w:rPr>
                <w:rFonts w:cs="Arial"/>
                <w:b/>
                <w:sz w:val="22"/>
              </w:rPr>
              <w:t>Summary of Changes</w:t>
            </w:r>
          </w:p>
        </w:tc>
        <w:tc>
          <w:tcPr>
            <w:tcW w:w="1288" w:type="dxa"/>
          </w:tcPr>
          <w:p w14:paraId="44FB970C" w14:textId="77777777" w:rsidR="007C4665" w:rsidRPr="00547A98" w:rsidRDefault="007C4665" w:rsidP="007355BE">
            <w:pPr>
              <w:rPr>
                <w:rFonts w:cs="Arial"/>
                <w:sz w:val="22"/>
              </w:rPr>
            </w:pPr>
            <w:r>
              <w:rPr>
                <w:rFonts w:cs="Arial"/>
                <w:b/>
                <w:sz w:val="22"/>
              </w:rPr>
              <w:t>Consent Change?</w:t>
            </w:r>
          </w:p>
        </w:tc>
      </w:tr>
      <w:tr w:rsidR="007C4665" w:rsidRPr="00547A98" w14:paraId="2C0C4201" w14:textId="77777777" w:rsidTr="007C4665">
        <w:tc>
          <w:tcPr>
            <w:tcW w:w="1640" w:type="dxa"/>
          </w:tcPr>
          <w:p w14:paraId="2ABF2DD8" w14:textId="164C2B3C" w:rsidR="007C4665" w:rsidRPr="00547A98" w:rsidRDefault="00425677" w:rsidP="007355BE">
            <w:pPr>
              <w:rPr>
                <w:rFonts w:cs="Arial"/>
                <w:sz w:val="22"/>
              </w:rPr>
            </w:pPr>
            <w:r>
              <w:rPr>
                <w:rFonts w:cs="Arial"/>
                <w:sz w:val="22"/>
              </w:rPr>
              <w:t>N/A</w:t>
            </w:r>
          </w:p>
        </w:tc>
        <w:tc>
          <w:tcPr>
            <w:tcW w:w="1126" w:type="dxa"/>
          </w:tcPr>
          <w:p w14:paraId="034E6F72" w14:textId="14C125BD" w:rsidR="007C4665" w:rsidRPr="00547A98" w:rsidRDefault="00894157" w:rsidP="007355BE">
            <w:pPr>
              <w:rPr>
                <w:rFonts w:cs="Arial"/>
                <w:sz w:val="22"/>
              </w:rPr>
            </w:pPr>
            <w:r>
              <w:rPr>
                <w:rFonts w:cs="Arial"/>
                <w:sz w:val="22"/>
              </w:rPr>
              <w:t>24 September 2026</w:t>
            </w:r>
          </w:p>
        </w:tc>
        <w:tc>
          <w:tcPr>
            <w:tcW w:w="4802" w:type="dxa"/>
          </w:tcPr>
          <w:p w14:paraId="731626D4" w14:textId="1F3952A0" w:rsidR="007C4665" w:rsidRPr="00547A98" w:rsidRDefault="00425677" w:rsidP="007355BE">
            <w:pPr>
              <w:rPr>
                <w:rFonts w:cs="Arial"/>
                <w:sz w:val="22"/>
              </w:rPr>
            </w:pPr>
            <w:r>
              <w:rPr>
                <w:rFonts w:cs="Arial"/>
                <w:sz w:val="22"/>
              </w:rPr>
              <w:t>Initial version</w:t>
            </w:r>
          </w:p>
        </w:tc>
        <w:tc>
          <w:tcPr>
            <w:tcW w:w="1288" w:type="dxa"/>
          </w:tcPr>
          <w:p w14:paraId="33DC789F" w14:textId="717BEC54" w:rsidR="007C4665" w:rsidRPr="00547A98" w:rsidRDefault="00425677" w:rsidP="007355BE">
            <w:pPr>
              <w:rPr>
                <w:rFonts w:cs="Arial"/>
                <w:sz w:val="22"/>
              </w:rPr>
            </w:pPr>
            <w:r>
              <w:rPr>
                <w:rFonts w:cs="Arial"/>
                <w:sz w:val="22"/>
              </w:rPr>
              <w:t>N/A</w:t>
            </w:r>
          </w:p>
        </w:tc>
      </w:tr>
      <w:tr w:rsidR="007C4665" w:rsidRPr="00547A98" w14:paraId="6B9B5AF4" w14:textId="77777777" w:rsidTr="007C4665">
        <w:tc>
          <w:tcPr>
            <w:tcW w:w="1640" w:type="dxa"/>
          </w:tcPr>
          <w:p w14:paraId="6D4CFCD3" w14:textId="77777777" w:rsidR="007C4665" w:rsidRPr="00547A98" w:rsidRDefault="007C4665" w:rsidP="007355BE">
            <w:pPr>
              <w:rPr>
                <w:rFonts w:cs="Arial"/>
                <w:sz w:val="22"/>
              </w:rPr>
            </w:pPr>
          </w:p>
        </w:tc>
        <w:tc>
          <w:tcPr>
            <w:tcW w:w="1126" w:type="dxa"/>
          </w:tcPr>
          <w:p w14:paraId="3D8C0A09" w14:textId="77777777" w:rsidR="007C4665" w:rsidRPr="00547A98" w:rsidRDefault="007C4665" w:rsidP="007355BE">
            <w:pPr>
              <w:rPr>
                <w:rFonts w:cs="Arial"/>
                <w:sz w:val="22"/>
              </w:rPr>
            </w:pPr>
          </w:p>
        </w:tc>
        <w:tc>
          <w:tcPr>
            <w:tcW w:w="4802" w:type="dxa"/>
          </w:tcPr>
          <w:p w14:paraId="4069DDF3" w14:textId="77777777" w:rsidR="007C4665" w:rsidRPr="00547A98" w:rsidRDefault="007C4665" w:rsidP="007355BE">
            <w:pPr>
              <w:rPr>
                <w:rFonts w:cs="Arial"/>
                <w:sz w:val="22"/>
              </w:rPr>
            </w:pPr>
          </w:p>
        </w:tc>
        <w:tc>
          <w:tcPr>
            <w:tcW w:w="1288" w:type="dxa"/>
          </w:tcPr>
          <w:p w14:paraId="38749596" w14:textId="77777777" w:rsidR="007C4665" w:rsidRPr="00547A98" w:rsidRDefault="007C4665" w:rsidP="007355BE">
            <w:pPr>
              <w:rPr>
                <w:rFonts w:cs="Arial"/>
                <w:sz w:val="22"/>
              </w:rPr>
            </w:pPr>
          </w:p>
        </w:tc>
      </w:tr>
      <w:tr w:rsidR="007C4665" w:rsidRPr="00547A98" w14:paraId="7534A208" w14:textId="77777777" w:rsidTr="007C4665">
        <w:tc>
          <w:tcPr>
            <w:tcW w:w="1640" w:type="dxa"/>
          </w:tcPr>
          <w:p w14:paraId="41FD3D13" w14:textId="77777777" w:rsidR="007C4665" w:rsidRPr="00547A98" w:rsidRDefault="007C4665" w:rsidP="007355BE">
            <w:pPr>
              <w:rPr>
                <w:rFonts w:cs="Arial"/>
                <w:sz w:val="22"/>
              </w:rPr>
            </w:pPr>
          </w:p>
        </w:tc>
        <w:tc>
          <w:tcPr>
            <w:tcW w:w="1126" w:type="dxa"/>
          </w:tcPr>
          <w:p w14:paraId="2B1CD440" w14:textId="77777777" w:rsidR="007C4665" w:rsidRPr="00547A98" w:rsidRDefault="007C4665" w:rsidP="007355BE">
            <w:pPr>
              <w:rPr>
                <w:rFonts w:cs="Arial"/>
                <w:sz w:val="22"/>
              </w:rPr>
            </w:pPr>
          </w:p>
        </w:tc>
        <w:tc>
          <w:tcPr>
            <w:tcW w:w="4802" w:type="dxa"/>
          </w:tcPr>
          <w:p w14:paraId="0C0766A2" w14:textId="77777777" w:rsidR="007C4665" w:rsidRPr="00547A98" w:rsidRDefault="007C4665" w:rsidP="007355BE">
            <w:pPr>
              <w:rPr>
                <w:rFonts w:cs="Arial"/>
                <w:sz w:val="22"/>
              </w:rPr>
            </w:pPr>
          </w:p>
        </w:tc>
        <w:tc>
          <w:tcPr>
            <w:tcW w:w="1288" w:type="dxa"/>
          </w:tcPr>
          <w:p w14:paraId="12F8FDFE" w14:textId="77777777" w:rsidR="007C4665" w:rsidRPr="00547A98" w:rsidRDefault="007C4665" w:rsidP="007355BE">
            <w:pPr>
              <w:rPr>
                <w:rFonts w:cs="Arial"/>
                <w:sz w:val="22"/>
              </w:rPr>
            </w:pPr>
          </w:p>
        </w:tc>
      </w:tr>
      <w:tr w:rsidR="007C4665" w:rsidRPr="00547A98" w14:paraId="38F03D3A" w14:textId="77777777" w:rsidTr="007C4665">
        <w:tc>
          <w:tcPr>
            <w:tcW w:w="1640" w:type="dxa"/>
          </w:tcPr>
          <w:p w14:paraId="7F3905E9" w14:textId="77777777" w:rsidR="007C4665" w:rsidRPr="00547A98" w:rsidRDefault="007C4665" w:rsidP="007355BE">
            <w:pPr>
              <w:rPr>
                <w:rFonts w:cs="Arial"/>
                <w:sz w:val="22"/>
              </w:rPr>
            </w:pPr>
          </w:p>
        </w:tc>
        <w:tc>
          <w:tcPr>
            <w:tcW w:w="1126" w:type="dxa"/>
          </w:tcPr>
          <w:p w14:paraId="49A4C955" w14:textId="77777777" w:rsidR="007C4665" w:rsidRPr="00547A98" w:rsidRDefault="007C4665" w:rsidP="007355BE">
            <w:pPr>
              <w:rPr>
                <w:rFonts w:cs="Arial"/>
                <w:sz w:val="22"/>
              </w:rPr>
            </w:pPr>
          </w:p>
        </w:tc>
        <w:tc>
          <w:tcPr>
            <w:tcW w:w="4802" w:type="dxa"/>
          </w:tcPr>
          <w:p w14:paraId="51CCAE4D" w14:textId="77777777" w:rsidR="007C4665" w:rsidRPr="00547A98" w:rsidRDefault="007C4665" w:rsidP="007355BE">
            <w:pPr>
              <w:rPr>
                <w:rFonts w:cs="Arial"/>
                <w:sz w:val="22"/>
              </w:rPr>
            </w:pPr>
          </w:p>
        </w:tc>
        <w:tc>
          <w:tcPr>
            <w:tcW w:w="1288" w:type="dxa"/>
          </w:tcPr>
          <w:p w14:paraId="34479372" w14:textId="77777777" w:rsidR="007C4665" w:rsidRPr="00547A98" w:rsidRDefault="007C4665" w:rsidP="007355BE">
            <w:pPr>
              <w:rPr>
                <w:rFonts w:cs="Arial"/>
                <w:sz w:val="22"/>
              </w:rPr>
            </w:pPr>
          </w:p>
        </w:tc>
      </w:tr>
      <w:tr w:rsidR="007C4665" w:rsidRPr="00547A98" w14:paraId="2D3CAA52" w14:textId="77777777" w:rsidTr="007C4665">
        <w:tc>
          <w:tcPr>
            <w:tcW w:w="1640" w:type="dxa"/>
          </w:tcPr>
          <w:p w14:paraId="7369B87A" w14:textId="77777777" w:rsidR="007C4665" w:rsidRPr="00547A98" w:rsidRDefault="007C4665" w:rsidP="007355BE">
            <w:pPr>
              <w:rPr>
                <w:rFonts w:cs="Arial"/>
                <w:sz w:val="22"/>
              </w:rPr>
            </w:pPr>
          </w:p>
        </w:tc>
        <w:tc>
          <w:tcPr>
            <w:tcW w:w="1126" w:type="dxa"/>
          </w:tcPr>
          <w:p w14:paraId="39D71B6E" w14:textId="77777777" w:rsidR="007C4665" w:rsidRPr="00547A98" w:rsidRDefault="007C4665" w:rsidP="007355BE">
            <w:pPr>
              <w:rPr>
                <w:rFonts w:cs="Arial"/>
                <w:sz w:val="22"/>
              </w:rPr>
            </w:pPr>
          </w:p>
        </w:tc>
        <w:tc>
          <w:tcPr>
            <w:tcW w:w="4802" w:type="dxa"/>
          </w:tcPr>
          <w:p w14:paraId="0C440F39" w14:textId="77777777" w:rsidR="007C4665" w:rsidRPr="00547A98" w:rsidRDefault="007C4665" w:rsidP="007355BE">
            <w:pPr>
              <w:rPr>
                <w:rFonts w:cs="Arial"/>
                <w:sz w:val="22"/>
              </w:rPr>
            </w:pPr>
          </w:p>
        </w:tc>
        <w:tc>
          <w:tcPr>
            <w:tcW w:w="1288" w:type="dxa"/>
          </w:tcPr>
          <w:p w14:paraId="2A08C364" w14:textId="77777777" w:rsidR="007C4665" w:rsidRPr="00547A98" w:rsidRDefault="007C4665" w:rsidP="007355BE">
            <w:pPr>
              <w:rPr>
                <w:rFonts w:cs="Arial"/>
                <w:sz w:val="22"/>
              </w:rPr>
            </w:pPr>
          </w:p>
        </w:tc>
      </w:tr>
    </w:tbl>
    <w:p w14:paraId="19180A45" w14:textId="4A4EBBC1" w:rsidR="007C4665" w:rsidRPr="00547A98" w:rsidRDefault="007C4665" w:rsidP="007C4665">
      <w:pPr>
        <w:rPr>
          <w:rFonts w:cs="Arial"/>
        </w:rPr>
      </w:pPr>
    </w:p>
    <w:p w14:paraId="03DF7E84" w14:textId="77777777" w:rsidR="007C4665" w:rsidRPr="00547A98" w:rsidRDefault="007C4665">
      <w:pPr>
        <w:autoSpaceDE/>
        <w:autoSpaceDN/>
        <w:adjustRightInd/>
        <w:spacing w:after="160" w:line="259" w:lineRule="auto"/>
        <w:rPr>
          <w:rFonts w:eastAsia="MS Gothic" w:cs="Arial"/>
          <w:b/>
          <w:bCs/>
          <w:sz w:val="28"/>
          <w:szCs w:val="28"/>
          <w:lang w:eastAsia="ja-JP"/>
        </w:rPr>
      </w:pPr>
      <w:r>
        <w:rPr>
          <w:rFonts w:cs="Arial"/>
        </w:rPr>
        <w:br w:type="page"/>
      </w:r>
    </w:p>
    <w:p w14:paraId="27879CD1" w14:textId="464C9AE8" w:rsidR="007C4665" w:rsidRPr="00547A98" w:rsidRDefault="007C4665" w:rsidP="007C4665">
      <w:pPr>
        <w:pStyle w:val="TOCHeading"/>
        <w:spacing w:before="0" w:line="240" w:lineRule="auto"/>
        <w:rPr>
          <w:rFonts w:ascii="Arial" w:hAnsi="Arial" w:cs="Arial"/>
          <w:color w:val="auto"/>
        </w:rPr>
      </w:pPr>
      <w:r>
        <w:rPr>
          <w:rFonts w:ascii="Arial" w:hAnsi="Arial" w:cs="Arial"/>
          <w:color w:val="auto"/>
        </w:rPr>
        <w:lastRenderedPageBreak/>
        <w:t>Contents</w:t>
      </w:r>
    </w:p>
    <w:p w14:paraId="14D03B74" w14:textId="6648000C" w:rsidR="000B3133" w:rsidRDefault="007C4665">
      <w:pPr>
        <w:pStyle w:val="TOC1"/>
        <w:rPr>
          <w:rFonts w:asciiTheme="minorHAnsi" w:eastAsiaTheme="minorEastAsia" w:hAnsiTheme="minorHAnsi"/>
          <w:noProof/>
          <w:szCs w:val="24"/>
        </w:rPr>
      </w:pPr>
      <w:r>
        <w:rPr>
          <w:rFonts w:cs="Arial"/>
          <w:sz w:val="22"/>
        </w:rPr>
        <w:fldChar w:fldCharType="begin"/>
      </w:r>
      <w:r>
        <w:rPr>
          <w:rFonts w:cs="Arial"/>
          <w:sz w:val="22"/>
        </w:rPr>
        <w:instrText xml:space="preserve"> TOC \o "1-3" \h \z \u </w:instrText>
      </w:r>
      <w:r>
        <w:rPr>
          <w:rFonts w:cs="Arial"/>
          <w:sz w:val="22"/>
        </w:rPr>
        <w:fldChar w:fldCharType="separate"/>
      </w:r>
      <w:hyperlink w:anchor="_Toc226630088" w:history="1">
        <w:r>
          <w:rPr>
            <w:rStyle w:val="Hyperlink"/>
            <w:rFonts w:cs="Arial"/>
            <w:noProof/>
          </w:rPr>
          <w:t>1.0</w:t>
        </w:r>
        <w:r>
          <w:rPr>
            <w:rFonts w:asciiTheme="minorHAnsi" w:eastAsiaTheme="minorEastAsia" w:hAnsiTheme="minorHAnsi"/>
            <w:noProof/>
            <w:szCs w:val="24"/>
          </w:rPr>
          <w:tab/>
        </w:r>
        <w:r>
          <w:rPr>
            <w:rStyle w:val="Hyperlink"/>
            <w:rFonts w:cs="Arial"/>
            <w:noProof/>
          </w:rPr>
          <w:t>Objectives</w:t>
        </w:r>
        <w:r>
          <w:rPr>
            <w:noProof/>
            <w:webHidden/>
          </w:rPr>
          <w:tab/>
        </w:r>
        <w:r>
          <w:rPr>
            <w:noProof/>
            <w:webHidden/>
          </w:rPr>
          <w:fldChar w:fldCharType="begin"/>
        </w:r>
        <w:r>
          <w:rPr>
            <w:noProof/>
            <w:webHidden/>
          </w:rPr>
          <w:instrText xml:space="preserve"> PAGEREF _Toc226630088 \h </w:instrText>
        </w:r>
        <w:r>
          <w:rPr>
            <w:noProof/>
            <w:webHidden/>
          </w:rPr>
        </w:r>
        <w:r>
          <w:rPr>
            <w:noProof/>
            <w:webHidden/>
          </w:rPr>
          <w:fldChar w:fldCharType="separate"/>
        </w:r>
        <w:r>
          <w:rPr>
            <w:noProof/>
            <w:webHidden/>
          </w:rPr>
          <w:t>4</w:t>
        </w:r>
        <w:r>
          <w:rPr>
            <w:noProof/>
            <w:webHidden/>
          </w:rPr>
          <w:fldChar w:fldCharType="end"/>
        </w:r>
      </w:hyperlink>
    </w:p>
    <w:p w14:paraId="13858A64" w14:textId="5FC72FB8" w:rsidR="000B3133" w:rsidRDefault="000B3133">
      <w:pPr>
        <w:pStyle w:val="TOC1"/>
        <w:rPr>
          <w:rFonts w:asciiTheme="minorHAnsi" w:eastAsiaTheme="minorEastAsia" w:hAnsiTheme="minorHAnsi"/>
          <w:noProof/>
          <w:szCs w:val="24"/>
        </w:rPr>
      </w:pPr>
      <w:hyperlink w:anchor="_Toc226630089" w:history="1">
        <w:r>
          <w:rPr>
            <w:rStyle w:val="Hyperlink"/>
            <w:rFonts w:cs="Arial"/>
            <w:noProof/>
          </w:rPr>
          <w:t>2.0</w:t>
        </w:r>
        <w:r>
          <w:rPr>
            <w:rFonts w:asciiTheme="minorHAnsi" w:eastAsiaTheme="minorEastAsia" w:hAnsiTheme="minorHAnsi"/>
            <w:noProof/>
            <w:szCs w:val="24"/>
          </w:rPr>
          <w:tab/>
        </w:r>
        <w:r>
          <w:rPr>
            <w:rStyle w:val="Hyperlink"/>
            <w:rFonts w:cs="Arial"/>
            <w:noProof/>
          </w:rPr>
          <w:t>Background</w:t>
        </w:r>
        <w:r>
          <w:rPr>
            <w:noProof/>
            <w:webHidden/>
          </w:rPr>
          <w:tab/>
        </w:r>
        <w:r>
          <w:rPr>
            <w:noProof/>
            <w:webHidden/>
          </w:rPr>
          <w:fldChar w:fldCharType="begin"/>
        </w:r>
        <w:r>
          <w:rPr>
            <w:noProof/>
            <w:webHidden/>
          </w:rPr>
          <w:instrText xml:space="preserve"> PAGEREF _Toc226630089 \h </w:instrText>
        </w:r>
        <w:r>
          <w:rPr>
            <w:noProof/>
            <w:webHidden/>
          </w:rPr>
        </w:r>
        <w:r>
          <w:rPr>
            <w:noProof/>
            <w:webHidden/>
          </w:rPr>
          <w:fldChar w:fldCharType="separate"/>
        </w:r>
        <w:r>
          <w:rPr>
            <w:noProof/>
            <w:webHidden/>
          </w:rPr>
          <w:t>4</w:t>
        </w:r>
        <w:r>
          <w:rPr>
            <w:noProof/>
            <w:webHidden/>
          </w:rPr>
          <w:fldChar w:fldCharType="end"/>
        </w:r>
      </w:hyperlink>
    </w:p>
    <w:p w14:paraId="051AC91E" w14:textId="4FA2ED8B" w:rsidR="000B3133" w:rsidRDefault="000B3133">
      <w:pPr>
        <w:pStyle w:val="TOC1"/>
        <w:rPr>
          <w:rFonts w:asciiTheme="minorHAnsi" w:eastAsiaTheme="minorEastAsia" w:hAnsiTheme="minorHAnsi"/>
          <w:noProof/>
          <w:szCs w:val="24"/>
        </w:rPr>
      </w:pPr>
      <w:hyperlink w:anchor="_Toc226630090" w:history="1">
        <w:r>
          <w:rPr>
            <w:rStyle w:val="Hyperlink"/>
            <w:rFonts w:cs="Arial"/>
            <w:noProof/>
          </w:rPr>
          <w:t>3.0</w:t>
        </w:r>
        <w:r>
          <w:rPr>
            <w:rFonts w:asciiTheme="minorHAnsi" w:eastAsiaTheme="minorEastAsia" w:hAnsiTheme="minorHAnsi"/>
            <w:noProof/>
            <w:szCs w:val="24"/>
          </w:rPr>
          <w:tab/>
        </w:r>
        <w:r>
          <w:rPr>
            <w:rStyle w:val="Hyperlink"/>
            <w:rFonts w:cs="Arial"/>
            <w:noProof/>
          </w:rPr>
          <w:t>Study Outcomes</w:t>
        </w:r>
        <w:r>
          <w:rPr>
            <w:noProof/>
            <w:webHidden/>
          </w:rPr>
          <w:tab/>
        </w:r>
        <w:r>
          <w:rPr>
            <w:noProof/>
            <w:webHidden/>
          </w:rPr>
          <w:fldChar w:fldCharType="begin"/>
        </w:r>
        <w:r>
          <w:rPr>
            <w:noProof/>
            <w:webHidden/>
          </w:rPr>
          <w:instrText xml:space="preserve"> PAGEREF _Toc226630090 \h </w:instrText>
        </w:r>
        <w:r>
          <w:rPr>
            <w:noProof/>
            <w:webHidden/>
          </w:rPr>
        </w:r>
        <w:r>
          <w:rPr>
            <w:noProof/>
            <w:webHidden/>
          </w:rPr>
          <w:fldChar w:fldCharType="separate"/>
        </w:r>
        <w:r>
          <w:rPr>
            <w:noProof/>
            <w:webHidden/>
          </w:rPr>
          <w:t>4</w:t>
        </w:r>
        <w:r>
          <w:rPr>
            <w:noProof/>
            <w:webHidden/>
          </w:rPr>
          <w:fldChar w:fldCharType="end"/>
        </w:r>
      </w:hyperlink>
    </w:p>
    <w:p w14:paraId="6FA22C82" w14:textId="441B24C8" w:rsidR="000B3133" w:rsidRDefault="000B3133">
      <w:pPr>
        <w:pStyle w:val="TOC1"/>
        <w:rPr>
          <w:rFonts w:asciiTheme="minorHAnsi" w:eastAsiaTheme="minorEastAsia" w:hAnsiTheme="minorHAnsi"/>
          <w:noProof/>
          <w:szCs w:val="24"/>
        </w:rPr>
      </w:pPr>
      <w:hyperlink w:anchor="_Toc226630091" w:history="1">
        <w:r>
          <w:rPr>
            <w:rStyle w:val="Hyperlink"/>
            <w:rFonts w:cs="Arial"/>
            <w:noProof/>
          </w:rPr>
          <w:t>4.0</w:t>
        </w:r>
        <w:r>
          <w:rPr>
            <w:rFonts w:asciiTheme="minorHAnsi" w:eastAsiaTheme="minorEastAsia" w:hAnsiTheme="minorHAnsi"/>
            <w:noProof/>
            <w:szCs w:val="24"/>
          </w:rPr>
          <w:tab/>
        </w:r>
        <w:r>
          <w:rPr>
            <w:rStyle w:val="Hyperlink"/>
            <w:rFonts w:cs="Arial"/>
            <w:noProof/>
          </w:rPr>
          <w:t>Study Intervention or Interaction</w:t>
        </w:r>
        <w:r>
          <w:rPr>
            <w:noProof/>
            <w:webHidden/>
          </w:rPr>
          <w:tab/>
        </w:r>
        <w:r>
          <w:rPr>
            <w:noProof/>
            <w:webHidden/>
          </w:rPr>
          <w:fldChar w:fldCharType="begin"/>
        </w:r>
        <w:r>
          <w:rPr>
            <w:noProof/>
            <w:webHidden/>
          </w:rPr>
          <w:instrText xml:space="preserve"> PAGEREF _Toc226630091 \h </w:instrText>
        </w:r>
        <w:r>
          <w:rPr>
            <w:noProof/>
            <w:webHidden/>
          </w:rPr>
        </w:r>
        <w:r>
          <w:rPr>
            <w:noProof/>
            <w:webHidden/>
          </w:rPr>
          <w:fldChar w:fldCharType="separate"/>
        </w:r>
        <w:r>
          <w:rPr>
            <w:noProof/>
            <w:webHidden/>
          </w:rPr>
          <w:t>4</w:t>
        </w:r>
        <w:r>
          <w:rPr>
            <w:noProof/>
            <w:webHidden/>
          </w:rPr>
          <w:fldChar w:fldCharType="end"/>
        </w:r>
      </w:hyperlink>
    </w:p>
    <w:p w14:paraId="3B92624D" w14:textId="046BB54C" w:rsidR="000B3133" w:rsidRDefault="000B3133">
      <w:pPr>
        <w:pStyle w:val="TOC1"/>
        <w:rPr>
          <w:rFonts w:asciiTheme="minorHAnsi" w:eastAsiaTheme="minorEastAsia" w:hAnsiTheme="minorHAnsi"/>
          <w:noProof/>
          <w:szCs w:val="24"/>
        </w:rPr>
      </w:pPr>
      <w:hyperlink w:anchor="_Toc226630092" w:history="1">
        <w:r>
          <w:rPr>
            <w:rStyle w:val="Hyperlink"/>
            <w:rFonts w:cs="Arial"/>
            <w:noProof/>
          </w:rPr>
          <w:t>5.0</w:t>
        </w:r>
        <w:r>
          <w:rPr>
            <w:rFonts w:asciiTheme="minorHAnsi" w:eastAsiaTheme="minorEastAsia" w:hAnsiTheme="minorHAnsi"/>
            <w:noProof/>
            <w:szCs w:val="24"/>
          </w:rPr>
          <w:tab/>
        </w:r>
        <w:r>
          <w:rPr>
            <w:rStyle w:val="Hyperlink"/>
            <w:rFonts w:cs="Arial"/>
            <w:noProof/>
          </w:rPr>
          <w:t>Procedures Involved</w:t>
        </w:r>
        <w:r>
          <w:rPr>
            <w:noProof/>
            <w:webHidden/>
          </w:rPr>
          <w:tab/>
        </w:r>
        <w:r>
          <w:rPr>
            <w:noProof/>
            <w:webHidden/>
          </w:rPr>
          <w:fldChar w:fldCharType="begin"/>
        </w:r>
        <w:r>
          <w:rPr>
            <w:noProof/>
            <w:webHidden/>
          </w:rPr>
          <w:instrText xml:space="preserve"> PAGEREF _Toc226630092 \h </w:instrText>
        </w:r>
        <w:r>
          <w:rPr>
            <w:noProof/>
            <w:webHidden/>
          </w:rPr>
        </w:r>
        <w:r>
          <w:rPr>
            <w:noProof/>
            <w:webHidden/>
          </w:rPr>
          <w:fldChar w:fldCharType="separate"/>
        </w:r>
        <w:r>
          <w:rPr>
            <w:noProof/>
            <w:webHidden/>
          </w:rPr>
          <w:t>4</w:t>
        </w:r>
        <w:r>
          <w:rPr>
            <w:noProof/>
            <w:webHidden/>
          </w:rPr>
          <w:fldChar w:fldCharType="end"/>
        </w:r>
      </w:hyperlink>
    </w:p>
    <w:p w14:paraId="79D1ED2D" w14:textId="5883E06D" w:rsidR="000B3133" w:rsidRDefault="000B3133">
      <w:pPr>
        <w:pStyle w:val="TOC1"/>
        <w:rPr>
          <w:rFonts w:asciiTheme="minorHAnsi" w:eastAsiaTheme="minorEastAsia" w:hAnsiTheme="minorHAnsi"/>
          <w:noProof/>
          <w:szCs w:val="24"/>
        </w:rPr>
      </w:pPr>
      <w:hyperlink w:anchor="_Toc226630093" w:history="1">
        <w:r>
          <w:rPr>
            <w:rStyle w:val="Hyperlink"/>
            <w:rFonts w:cs="Arial"/>
            <w:noProof/>
          </w:rPr>
          <w:t>6.0</w:t>
        </w:r>
        <w:r>
          <w:rPr>
            <w:rFonts w:asciiTheme="minorHAnsi" w:eastAsiaTheme="minorEastAsia" w:hAnsiTheme="minorHAnsi"/>
            <w:noProof/>
            <w:szCs w:val="24"/>
          </w:rPr>
          <w:tab/>
        </w:r>
        <w:r>
          <w:rPr>
            <w:rStyle w:val="Hyperlink"/>
            <w:rFonts w:cs="Arial"/>
            <w:noProof/>
          </w:rPr>
          <w:t>Banking Data and/or Specimens</w:t>
        </w:r>
        <w:r>
          <w:rPr>
            <w:noProof/>
            <w:webHidden/>
          </w:rPr>
          <w:tab/>
        </w:r>
        <w:r>
          <w:rPr>
            <w:noProof/>
            <w:webHidden/>
          </w:rPr>
          <w:fldChar w:fldCharType="begin"/>
        </w:r>
        <w:r>
          <w:rPr>
            <w:noProof/>
            <w:webHidden/>
          </w:rPr>
          <w:instrText xml:space="preserve"> PAGEREF _Toc226630093 \h </w:instrText>
        </w:r>
        <w:r>
          <w:rPr>
            <w:noProof/>
            <w:webHidden/>
          </w:rPr>
        </w:r>
        <w:r>
          <w:rPr>
            <w:noProof/>
            <w:webHidden/>
          </w:rPr>
          <w:fldChar w:fldCharType="separate"/>
        </w:r>
        <w:r>
          <w:rPr>
            <w:noProof/>
            <w:webHidden/>
          </w:rPr>
          <w:t>6</w:t>
        </w:r>
        <w:r>
          <w:rPr>
            <w:noProof/>
            <w:webHidden/>
          </w:rPr>
          <w:fldChar w:fldCharType="end"/>
        </w:r>
      </w:hyperlink>
    </w:p>
    <w:p w14:paraId="0584C2F3" w14:textId="77CC1F66" w:rsidR="000B3133" w:rsidRDefault="000B3133">
      <w:pPr>
        <w:pStyle w:val="TOC1"/>
        <w:rPr>
          <w:rFonts w:asciiTheme="minorHAnsi" w:eastAsiaTheme="minorEastAsia" w:hAnsiTheme="minorHAnsi"/>
          <w:noProof/>
          <w:szCs w:val="24"/>
        </w:rPr>
      </w:pPr>
      <w:hyperlink w:anchor="_Toc226630094" w:history="1">
        <w:r>
          <w:rPr>
            <w:rStyle w:val="Hyperlink"/>
            <w:rFonts w:cs="Arial"/>
            <w:noProof/>
          </w:rPr>
          <w:t>7.0</w:t>
        </w:r>
        <w:r>
          <w:rPr>
            <w:rFonts w:asciiTheme="minorHAnsi" w:eastAsiaTheme="minorEastAsia" w:hAnsiTheme="minorHAnsi"/>
            <w:noProof/>
            <w:szCs w:val="24"/>
          </w:rPr>
          <w:tab/>
        </w:r>
        <w:r>
          <w:rPr>
            <w:rStyle w:val="Hyperlink"/>
            <w:rFonts w:cs="Arial"/>
            <w:noProof/>
          </w:rPr>
          <w:t>Setting</w:t>
        </w:r>
        <w:r>
          <w:rPr>
            <w:noProof/>
            <w:webHidden/>
          </w:rPr>
          <w:tab/>
        </w:r>
        <w:r>
          <w:rPr>
            <w:noProof/>
            <w:webHidden/>
          </w:rPr>
          <w:fldChar w:fldCharType="begin"/>
        </w:r>
        <w:r>
          <w:rPr>
            <w:noProof/>
            <w:webHidden/>
          </w:rPr>
          <w:instrText xml:space="preserve"> PAGEREF _Toc226630094 \h </w:instrText>
        </w:r>
        <w:r>
          <w:rPr>
            <w:noProof/>
            <w:webHidden/>
          </w:rPr>
        </w:r>
        <w:r>
          <w:rPr>
            <w:noProof/>
            <w:webHidden/>
          </w:rPr>
          <w:fldChar w:fldCharType="separate"/>
        </w:r>
        <w:r>
          <w:rPr>
            <w:noProof/>
            <w:webHidden/>
          </w:rPr>
          <w:t>6</w:t>
        </w:r>
        <w:r>
          <w:rPr>
            <w:noProof/>
            <w:webHidden/>
          </w:rPr>
          <w:fldChar w:fldCharType="end"/>
        </w:r>
      </w:hyperlink>
    </w:p>
    <w:p w14:paraId="51379175" w14:textId="2B7F975F" w:rsidR="000B3133" w:rsidRDefault="000B3133">
      <w:pPr>
        <w:pStyle w:val="TOC1"/>
        <w:rPr>
          <w:rFonts w:asciiTheme="minorHAnsi" w:eastAsiaTheme="minorEastAsia" w:hAnsiTheme="minorHAnsi"/>
          <w:noProof/>
          <w:szCs w:val="24"/>
        </w:rPr>
      </w:pPr>
      <w:hyperlink w:anchor="_Toc226630095" w:history="1">
        <w:r>
          <w:rPr>
            <w:rStyle w:val="Hyperlink"/>
            <w:rFonts w:cs="Arial"/>
            <w:noProof/>
          </w:rPr>
          <w:t>8.0</w:t>
        </w:r>
        <w:r>
          <w:rPr>
            <w:rFonts w:asciiTheme="minorHAnsi" w:eastAsiaTheme="minorEastAsia" w:hAnsiTheme="minorHAnsi"/>
            <w:noProof/>
            <w:szCs w:val="24"/>
          </w:rPr>
          <w:tab/>
        </w:r>
        <w:r>
          <w:rPr>
            <w:rStyle w:val="Hyperlink"/>
            <w:rFonts w:cs="Arial"/>
            <w:noProof/>
          </w:rPr>
          <w:t>Resources Available</w:t>
        </w:r>
        <w:r>
          <w:rPr>
            <w:noProof/>
            <w:webHidden/>
          </w:rPr>
          <w:tab/>
        </w:r>
        <w:r>
          <w:rPr>
            <w:noProof/>
            <w:webHidden/>
          </w:rPr>
          <w:fldChar w:fldCharType="begin"/>
        </w:r>
        <w:r>
          <w:rPr>
            <w:noProof/>
            <w:webHidden/>
          </w:rPr>
          <w:instrText xml:space="preserve"> PAGEREF _Toc226630095 \h </w:instrText>
        </w:r>
        <w:r>
          <w:rPr>
            <w:noProof/>
            <w:webHidden/>
          </w:rPr>
        </w:r>
        <w:r>
          <w:rPr>
            <w:noProof/>
            <w:webHidden/>
          </w:rPr>
          <w:fldChar w:fldCharType="separate"/>
        </w:r>
        <w:r>
          <w:rPr>
            <w:noProof/>
            <w:webHidden/>
          </w:rPr>
          <w:t>7</w:t>
        </w:r>
        <w:r>
          <w:rPr>
            <w:noProof/>
            <w:webHidden/>
          </w:rPr>
          <w:fldChar w:fldCharType="end"/>
        </w:r>
      </w:hyperlink>
    </w:p>
    <w:p w14:paraId="5BD423A6" w14:textId="674BF034" w:rsidR="000B3133" w:rsidRDefault="000B3133">
      <w:pPr>
        <w:pStyle w:val="TOC1"/>
        <w:rPr>
          <w:rFonts w:asciiTheme="minorHAnsi" w:eastAsiaTheme="minorEastAsia" w:hAnsiTheme="minorHAnsi"/>
          <w:noProof/>
          <w:szCs w:val="24"/>
        </w:rPr>
      </w:pPr>
      <w:hyperlink w:anchor="_Toc226630096" w:history="1">
        <w:r>
          <w:rPr>
            <w:rStyle w:val="Hyperlink"/>
            <w:rFonts w:cs="Arial"/>
            <w:noProof/>
          </w:rPr>
          <w:t>9.0</w:t>
        </w:r>
        <w:r>
          <w:rPr>
            <w:rFonts w:asciiTheme="minorHAnsi" w:eastAsiaTheme="minorEastAsia" w:hAnsiTheme="minorHAnsi"/>
            <w:noProof/>
            <w:szCs w:val="24"/>
          </w:rPr>
          <w:tab/>
        </w:r>
        <w:r>
          <w:rPr>
            <w:rStyle w:val="Hyperlink"/>
            <w:rFonts w:cs="Arial"/>
            <w:noProof/>
          </w:rPr>
          <w:t>Sharing of Results with Participants</w:t>
        </w:r>
        <w:r>
          <w:rPr>
            <w:noProof/>
            <w:webHidden/>
          </w:rPr>
          <w:tab/>
        </w:r>
        <w:r>
          <w:rPr>
            <w:noProof/>
            <w:webHidden/>
          </w:rPr>
          <w:fldChar w:fldCharType="begin"/>
        </w:r>
        <w:r>
          <w:rPr>
            <w:noProof/>
            <w:webHidden/>
          </w:rPr>
          <w:instrText xml:space="preserve"> PAGEREF _Toc226630096 \h </w:instrText>
        </w:r>
        <w:r>
          <w:rPr>
            <w:noProof/>
            <w:webHidden/>
          </w:rPr>
        </w:r>
        <w:r>
          <w:rPr>
            <w:noProof/>
            <w:webHidden/>
          </w:rPr>
          <w:fldChar w:fldCharType="separate"/>
        </w:r>
        <w:r>
          <w:rPr>
            <w:noProof/>
            <w:webHidden/>
          </w:rPr>
          <w:t>7</w:t>
        </w:r>
        <w:r>
          <w:rPr>
            <w:noProof/>
            <w:webHidden/>
          </w:rPr>
          <w:fldChar w:fldCharType="end"/>
        </w:r>
      </w:hyperlink>
    </w:p>
    <w:p w14:paraId="74687197" w14:textId="25EB5247" w:rsidR="000B3133" w:rsidRDefault="000B3133">
      <w:pPr>
        <w:pStyle w:val="TOC1"/>
        <w:rPr>
          <w:rFonts w:asciiTheme="minorHAnsi" w:eastAsiaTheme="minorEastAsia" w:hAnsiTheme="minorHAnsi"/>
          <w:noProof/>
          <w:szCs w:val="24"/>
        </w:rPr>
      </w:pPr>
      <w:hyperlink w:anchor="_Toc226630097" w:history="1">
        <w:r>
          <w:rPr>
            <w:rStyle w:val="Hyperlink"/>
            <w:rFonts w:cs="Arial"/>
            <w:noProof/>
          </w:rPr>
          <w:t>10.0</w:t>
        </w:r>
        <w:r>
          <w:rPr>
            <w:rFonts w:asciiTheme="minorHAnsi" w:eastAsiaTheme="minorEastAsia" w:hAnsiTheme="minorHAnsi"/>
            <w:noProof/>
            <w:szCs w:val="24"/>
          </w:rPr>
          <w:tab/>
        </w:r>
        <w:r>
          <w:rPr>
            <w:rStyle w:val="Hyperlink"/>
            <w:rFonts w:cs="Arial"/>
            <w:noProof/>
          </w:rPr>
          <w:t>Study Timelines</w:t>
        </w:r>
        <w:r>
          <w:rPr>
            <w:noProof/>
            <w:webHidden/>
          </w:rPr>
          <w:tab/>
        </w:r>
        <w:r>
          <w:rPr>
            <w:noProof/>
            <w:webHidden/>
          </w:rPr>
          <w:fldChar w:fldCharType="begin"/>
        </w:r>
        <w:r>
          <w:rPr>
            <w:noProof/>
            <w:webHidden/>
          </w:rPr>
          <w:instrText xml:space="preserve"> PAGEREF _Toc226630097 \h </w:instrText>
        </w:r>
        <w:r>
          <w:rPr>
            <w:noProof/>
            <w:webHidden/>
          </w:rPr>
        </w:r>
        <w:r>
          <w:rPr>
            <w:noProof/>
            <w:webHidden/>
          </w:rPr>
          <w:fldChar w:fldCharType="separate"/>
        </w:r>
        <w:r>
          <w:rPr>
            <w:noProof/>
            <w:webHidden/>
          </w:rPr>
          <w:t>8</w:t>
        </w:r>
        <w:r>
          <w:rPr>
            <w:noProof/>
            <w:webHidden/>
          </w:rPr>
          <w:fldChar w:fldCharType="end"/>
        </w:r>
      </w:hyperlink>
    </w:p>
    <w:p w14:paraId="65DAA956" w14:textId="06BA94C4" w:rsidR="000B3133" w:rsidRDefault="000B3133">
      <w:pPr>
        <w:pStyle w:val="TOC1"/>
        <w:rPr>
          <w:rFonts w:asciiTheme="minorHAnsi" w:eastAsiaTheme="minorEastAsia" w:hAnsiTheme="minorHAnsi"/>
          <w:noProof/>
          <w:szCs w:val="24"/>
        </w:rPr>
      </w:pPr>
      <w:hyperlink w:anchor="_Toc226630098" w:history="1">
        <w:r>
          <w:rPr>
            <w:rStyle w:val="Hyperlink"/>
            <w:rFonts w:cs="Arial"/>
            <w:bCs/>
            <w:noProof/>
          </w:rPr>
          <w:t>11.0</w:t>
        </w:r>
        <w:r>
          <w:rPr>
            <w:rFonts w:asciiTheme="minorHAnsi" w:eastAsiaTheme="minorEastAsia" w:hAnsiTheme="minorHAnsi"/>
            <w:noProof/>
            <w:szCs w:val="24"/>
          </w:rPr>
          <w:tab/>
        </w:r>
        <w:r>
          <w:rPr>
            <w:rStyle w:val="Hyperlink"/>
            <w:rFonts w:cs="Arial"/>
            <w:noProof/>
          </w:rPr>
          <w:t>Participant Population</w:t>
        </w:r>
        <w:r>
          <w:rPr>
            <w:noProof/>
            <w:webHidden/>
          </w:rPr>
          <w:tab/>
        </w:r>
        <w:r>
          <w:rPr>
            <w:noProof/>
            <w:webHidden/>
          </w:rPr>
          <w:fldChar w:fldCharType="begin"/>
        </w:r>
        <w:r>
          <w:rPr>
            <w:noProof/>
            <w:webHidden/>
          </w:rPr>
          <w:instrText xml:space="preserve"> PAGEREF _Toc226630098 \h </w:instrText>
        </w:r>
        <w:r>
          <w:rPr>
            <w:noProof/>
            <w:webHidden/>
          </w:rPr>
        </w:r>
        <w:r>
          <w:rPr>
            <w:noProof/>
            <w:webHidden/>
          </w:rPr>
          <w:fldChar w:fldCharType="separate"/>
        </w:r>
        <w:r>
          <w:rPr>
            <w:noProof/>
            <w:webHidden/>
          </w:rPr>
          <w:t>8</w:t>
        </w:r>
        <w:r>
          <w:rPr>
            <w:noProof/>
            <w:webHidden/>
          </w:rPr>
          <w:fldChar w:fldCharType="end"/>
        </w:r>
      </w:hyperlink>
    </w:p>
    <w:p w14:paraId="109F2F46" w14:textId="14CD7474" w:rsidR="000B3133" w:rsidRDefault="000B3133">
      <w:pPr>
        <w:pStyle w:val="TOC1"/>
        <w:rPr>
          <w:rFonts w:asciiTheme="minorHAnsi" w:eastAsiaTheme="minorEastAsia" w:hAnsiTheme="minorHAnsi"/>
          <w:noProof/>
          <w:szCs w:val="24"/>
        </w:rPr>
      </w:pPr>
      <w:hyperlink w:anchor="_Toc226630099" w:history="1">
        <w:r>
          <w:rPr>
            <w:rStyle w:val="Hyperlink"/>
            <w:rFonts w:cs="Arial"/>
            <w:noProof/>
          </w:rPr>
          <w:t>12.0</w:t>
        </w:r>
        <w:r>
          <w:rPr>
            <w:rFonts w:asciiTheme="minorHAnsi" w:eastAsiaTheme="minorEastAsia" w:hAnsiTheme="minorHAnsi"/>
            <w:noProof/>
            <w:szCs w:val="24"/>
          </w:rPr>
          <w:tab/>
        </w:r>
        <w:r>
          <w:rPr>
            <w:rStyle w:val="Hyperlink"/>
            <w:rFonts w:cs="Arial"/>
            <w:noProof/>
          </w:rPr>
          <w:t xml:space="preserve">Vulnerable Populations </w:t>
        </w:r>
        <w:r>
          <w:rPr>
            <w:noProof/>
            <w:webHidden/>
          </w:rPr>
          <w:tab/>
        </w:r>
        <w:r>
          <w:rPr>
            <w:noProof/>
            <w:webHidden/>
          </w:rPr>
          <w:fldChar w:fldCharType="begin"/>
        </w:r>
        <w:r>
          <w:rPr>
            <w:noProof/>
            <w:webHidden/>
          </w:rPr>
          <w:instrText xml:space="preserve"> PAGEREF _Toc226630099 \h </w:instrText>
        </w:r>
        <w:r>
          <w:rPr>
            <w:noProof/>
            <w:webHidden/>
          </w:rPr>
        </w:r>
        <w:r>
          <w:rPr>
            <w:noProof/>
            <w:webHidden/>
          </w:rPr>
          <w:fldChar w:fldCharType="separate"/>
        </w:r>
        <w:r>
          <w:rPr>
            <w:noProof/>
            <w:webHidden/>
          </w:rPr>
          <w:t>8</w:t>
        </w:r>
        <w:r>
          <w:rPr>
            <w:noProof/>
            <w:webHidden/>
          </w:rPr>
          <w:fldChar w:fldCharType="end"/>
        </w:r>
      </w:hyperlink>
    </w:p>
    <w:p w14:paraId="45E53A8A" w14:textId="4EA7B0B5" w:rsidR="000B3133" w:rsidRDefault="000B3133">
      <w:pPr>
        <w:pStyle w:val="TOC1"/>
        <w:rPr>
          <w:rFonts w:asciiTheme="minorHAnsi" w:eastAsiaTheme="minorEastAsia" w:hAnsiTheme="minorHAnsi"/>
          <w:noProof/>
          <w:szCs w:val="24"/>
        </w:rPr>
      </w:pPr>
      <w:hyperlink w:anchor="_Toc226630100" w:history="1">
        <w:r>
          <w:rPr>
            <w:rStyle w:val="Hyperlink"/>
            <w:rFonts w:cs="Arial"/>
            <w:bCs/>
            <w:noProof/>
          </w:rPr>
          <w:t>13.0</w:t>
        </w:r>
        <w:r>
          <w:rPr>
            <w:rFonts w:asciiTheme="minorHAnsi" w:eastAsiaTheme="minorEastAsia" w:hAnsiTheme="minorHAnsi"/>
            <w:noProof/>
            <w:szCs w:val="24"/>
          </w:rPr>
          <w:tab/>
        </w:r>
        <w:r>
          <w:rPr>
            <w:rStyle w:val="Hyperlink"/>
            <w:rFonts w:cs="Arial"/>
            <w:noProof/>
          </w:rPr>
          <w:t>Local Number of Participants</w:t>
        </w:r>
        <w:r>
          <w:rPr>
            <w:noProof/>
            <w:webHidden/>
          </w:rPr>
          <w:tab/>
        </w:r>
        <w:r>
          <w:rPr>
            <w:noProof/>
            <w:webHidden/>
          </w:rPr>
          <w:fldChar w:fldCharType="begin"/>
        </w:r>
        <w:r>
          <w:rPr>
            <w:noProof/>
            <w:webHidden/>
          </w:rPr>
          <w:instrText xml:space="preserve"> PAGEREF _Toc226630100 \h </w:instrText>
        </w:r>
        <w:r>
          <w:rPr>
            <w:noProof/>
            <w:webHidden/>
          </w:rPr>
        </w:r>
        <w:r>
          <w:rPr>
            <w:noProof/>
            <w:webHidden/>
          </w:rPr>
          <w:fldChar w:fldCharType="separate"/>
        </w:r>
        <w:r>
          <w:rPr>
            <w:noProof/>
            <w:webHidden/>
          </w:rPr>
          <w:t>9</w:t>
        </w:r>
        <w:r>
          <w:rPr>
            <w:noProof/>
            <w:webHidden/>
          </w:rPr>
          <w:fldChar w:fldCharType="end"/>
        </w:r>
      </w:hyperlink>
    </w:p>
    <w:p w14:paraId="06039D1F" w14:textId="32923076" w:rsidR="000B3133" w:rsidRDefault="000B3133">
      <w:pPr>
        <w:pStyle w:val="TOC1"/>
        <w:rPr>
          <w:rFonts w:asciiTheme="minorHAnsi" w:eastAsiaTheme="minorEastAsia" w:hAnsiTheme="minorHAnsi"/>
          <w:noProof/>
          <w:szCs w:val="24"/>
        </w:rPr>
      </w:pPr>
      <w:hyperlink w:anchor="_Toc226630101" w:history="1">
        <w:r>
          <w:rPr>
            <w:rStyle w:val="Hyperlink"/>
            <w:rFonts w:cs="Arial"/>
            <w:noProof/>
          </w:rPr>
          <w:t>14.0</w:t>
        </w:r>
        <w:r>
          <w:rPr>
            <w:rFonts w:asciiTheme="minorHAnsi" w:eastAsiaTheme="minorEastAsia" w:hAnsiTheme="minorHAnsi"/>
            <w:noProof/>
            <w:szCs w:val="24"/>
          </w:rPr>
          <w:tab/>
        </w:r>
        <w:r>
          <w:rPr>
            <w:rStyle w:val="Hyperlink"/>
            <w:rFonts w:cs="Arial"/>
            <w:noProof/>
          </w:rPr>
          <w:t xml:space="preserve">Recruitment Methods and Compensation </w:t>
        </w:r>
        <w:r>
          <w:rPr>
            <w:noProof/>
            <w:webHidden/>
          </w:rPr>
          <w:tab/>
        </w:r>
        <w:r>
          <w:rPr>
            <w:noProof/>
            <w:webHidden/>
          </w:rPr>
          <w:fldChar w:fldCharType="begin"/>
        </w:r>
        <w:r>
          <w:rPr>
            <w:noProof/>
            <w:webHidden/>
          </w:rPr>
          <w:instrText xml:space="preserve"> PAGEREF _Toc226630101 \h </w:instrText>
        </w:r>
        <w:r>
          <w:rPr>
            <w:noProof/>
            <w:webHidden/>
          </w:rPr>
        </w:r>
        <w:r>
          <w:rPr>
            <w:noProof/>
            <w:webHidden/>
          </w:rPr>
          <w:fldChar w:fldCharType="separate"/>
        </w:r>
        <w:r>
          <w:rPr>
            <w:noProof/>
            <w:webHidden/>
          </w:rPr>
          <w:t>9</w:t>
        </w:r>
        <w:r>
          <w:rPr>
            <w:noProof/>
            <w:webHidden/>
          </w:rPr>
          <w:fldChar w:fldCharType="end"/>
        </w:r>
      </w:hyperlink>
    </w:p>
    <w:p w14:paraId="53AF71B2" w14:textId="440DFF40" w:rsidR="000B3133" w:rsidRDefault="000B3133">
      <w:pPr>
        <w:pStyle w:val="TOC1"/>
        <w:rPr>
          <w:rFonts w:asciiTheme="minorHAnsi" w:eastAsiaTheme="minorEastAsia" w:hAnsiTheme="minorHAnsi"/>
          <w:noProof/>
          <w:szCs w:val="24"/>
        </w:rPr>
      </w:pPr>
      <w:hyperlink w:anchor="_Toc226630102" w:history="1">
        <w:r>
          <w:rPr>
            <w:rStyle w:val="Hyperlink"/>
            <w:rFonts w:cs="Arial"/>
            <w:noProof/>
          </w:rPr>
          <w:t>15.0</w:t>
        </w:r>
        <w:r>
          <w:rPr>
            <w:rFonts w:asciiTheme="minorHAnsi" w:eastAsiaTheme="minorEastAsia" w:hAnsiTheme="minorHAnsi"/>
            <w:noProof/>
            <w:szCs w:val="24"/>
          </w:rPr>
          <w:tab/>
        </w:r>
        <w:r>
          <w:rPr>
            <w:rStyle w:val="Hyperlink"/>
            <w:rFonts w:cs="Arial"/>
            <w:noProof/>
          </w:rPr>
          <w:t>Withdrawal of Participants</w:t>
        </w:r>
        <w:r>
          <w:rPr>
            <w:noProof/>
            <w:webHidden/>
          </w:rPr>
          <w:tab/>
        </w:r>
        <w:r>
          <w:rPr>
            <w:noProof/>
            <w:webHidden/>
          </w:rPr>
          <w:fldChar w:fldCharType="begin"/>
        </w:r>
        <w:r>
          <w:rPr>
            <w:noProof/>
            <w:webHidden/>
          </w:rPr>
          <w:instrText xml:space="preserve"> PAGEREF _Toc226630102 \h </w:instrText>
        </w:r>
        <w:r>
          <w:rPr>
            <w:noProof/>
            <w:webHidden/>
          </w:rPr>
        </w:r>
        <w:r>
          <w:rPr>
            <w:noProof/>
            <w:webHidden/>
          </w:rPr>
          <w:fldChar w:fldCharType="separate"/>
        </w:r>
        <w:r>
          <w:rPr>
            <w:noProof/>
            <w:webHidden/>
          </w:rPr>
          <w:t>10</w:t>
        </w:r>
        <w:r>
          <w:rPr>
            <w:noProof/>
            <w:webHidden/>
          </w:rPr>
          <w:fldChar w:fldCharType="end"/>
        </w:r>
      </w:hyperlink>
    </w:p>
    <w:p w14:paraId="0CA9A5CA" w14:textId="6262AC73" w:rsidR="000B3133" w:rsidRDefault="000B3133">
      <w:pPr>
        <w:pStyle w:val="TOC1"/>
        <w:rPr>
          <w:rFonts w:asciiTheme="minorHAnsi" w:eastAsiaTheme="minorEastAsia" w:hAnsiTheme="minorHAnsi"/>
          <w:noProof/>
          <w:szCs w:val="24"/>
        </w:rPr>
      </w:pPr>
      <w:hyperlink w:anchor="_Toc226630103" w:history="1">
        <w:r>
          <w:rPr>
            <w:rStyle w:val="Hyperlink"/>
            <w:rFonts w:cs="Arial"/>
            <w:noProof/>
          </w:rPr>
          <w:t>16.0</w:t>
        </w:r>
        <w:r>
          <w:rPr>
            <w:rFonts w:asciiTheme="minorHAnsi" w:eastAsiaTheme="minorEastAsia" w:hAnsiTheme="minorHAnsi"/>
            <w:noProof/>
            <w:szCs w:val="24"/>
          </w:rPr>
          <w:tab/>
        </w:r>
        <w:r>
          <w:rPr>
            <w:rStyle w:val="Hyperlink"/>
            <w:rFonts w:cs="Arial"/>
            <w:noProof/>
          </w:rPr>
          <w:t>Risks to Participants and Procedures to Minimize Risk</w:t>
        </w:r>
        <w:r>
          <w:rPr>
            <w:noProof/>
            <w:webHidden/>
          </w:rPr>
          <w:tab/>
        </w:r>
        <w:r>
          <w:rPr>
            <w:noProof/>
            <w:webHidden/>
          </w:rPr>
          <w:fldChar w:fldCharType="begin"/>
        </w:r>
        <w:r>
          <w:rPr>
            <w:noProof/>
            <w:webHidden/>
          </w:rPr>
          <w:instrText xml:space="preserve"> PAGEREF _Toc226630103 \h </w:instrText>
        </w:r>
        <w:r>
          <w:rPr>
            <w:noProof/>
            <w:webHidden/>
          </w:rPr>
        </w:r>
        <w:r>
          <w:rPr>
            <w:noProof/>
            <w:webHidden/>
          </w:rPr>
          <w:fldChar w:fldCharType="separate"/>
        </w:r>
        <w:r>
          <w:rPr>
            <w:noProof/>
            <w:webHidden/>
          </w:rPr>
          <w:t>11</w:t>
        </w:r>
        <w:r>
          <w:rPr>
            <w:noProof/>
            <w:webHidden/>
          </w:rPr>
          <w:fldChar w:fldCharType="end"/>
        </w:r>
      </w:hyperlink>
    </w:p>
    <w:p w14:paraId="6349EDFA" w14:textId="1E1214F1" w:rsidR="000B3133" w:rsidRDefault="000B3133">
      <w:pPr>
        <w:pStyle w:val="TOC1"/>
        <w:rPr>
          <w:rFonts w:asciiTheme="minorHAnsi" w:eastAsiaTheme="minorEastAsia" w:hAnsiTheme="minorHAnsi"/>
          <w:noProof/>
          <w:szCs w:val="24"/>
        </w:rPr>
      </w:pPr>
      <w:hyperlink w:anchor="_Toc226630104" w:history="1">
        <w:r>
          <w:rPr>
            <w:rStyle w:val="Hyperlink"/>
            <w:rFonts w:cs="Arial"/>
            <w:noProof/>
          </w:rPr>
          <w:t>17.0</w:t>
        </w:r>
        <w:r>
          <w:rPr>
            <w:rFonts w:asciiTheme="minorHAnsi" w:eastAsiaTheme="minorEastAsia" w:hAnsiTheme="minorHAnsi"/>
            <w:noProof/>
            <w:szCs w:val="24"/>
          </w:rPr>
          <w:tab/>
        </w:r>
        <w:r>
          <w:rPr>
            <w:rStyle w:val="Hyperlink"/>
            <w:rFonts w:cs="Arial"/>
            <w:noProof/>
          </w:rPr>
          <w:t>Provisions to Protect the Privacy Interests of Participants</w:t>
        </w:r>
        <w:r>
          <w:rPr>
            <w:noProof/>
            <w:webHidden/>
          </w:rPr>
          <w:tab/>
        </w:r>
        <w:r>
          <w:rPr>
            <w:noProof/>
            <w:webHidden/>
          </w:rPr>
          <w:fldChar w:fldCharType="begin"/>
        </w:r>
        <w:r>
          <w:rPr>
            <w:noProof/>
            <w:webHidden/>
          </w:rPr>
          <w:instrText xml:space="preserve"> PAGEREF _Toc226630104 \h </w:instrText>
        </w:r>
        <w:r>
          <w:rPr>
            <w:noProof/>
            <w:webHidden/>
          </w:rPr>
        </w:r>
        <w:r>
          <w:rPr>
            <w:noProof/>
            <w:webHidden/>
          </w:rPr>
          <w:fldChar w:fldCharType="separate"/>
        </w:r>
        <w:r>
          <w:rPr>
            <w:noProof/>
            <w:webHidden/>
          </w:rPr>
          <w:t>12</w:t>
        </w:r>
        <w:r>
          <w:rPr>
            <w:noProof/>
            <w:webHidden/>
          </w:rPr>
          <w:fldChar w:fldCharType="end"/>
        </w:r>
      </w:hyperlink>
    </w:p>
    <w:p w14:paraId="263B877C" w14:textId="4350EDAD" w:rsidR="000B3133" w:rsidRDefault="000B3133">
      <w:pPr>
        <w:pStyle w:val="TOC1"/>
        <w:rPr>
          <w:rFonts w:asciiTheme="minorHAnsi" w:eastAsiaTheme="minorEastAsia" w:hAnsiTheme="minorHAnsi"/>
          <w:noProof/>
          <w:szCs w:val="24"/>
        </w:rPr>
      </w:pPr>
      <w:hyperlink w:anchor="_Toc226630105" w:history="1">
        <w:r>
          <w:rPr>
            <w:rStyle w:val="Hyperlink"/>
            <w:rFonts w:cs="Arial"/>
            <w:noProof/>
          </w:rPr>
          <w:t>18.0</w:t>
        </w:r>
        <w:r>
          <w:rPr>
            <w:rFonts w:asciiTheme="minorHAnsi" w:eastAsiaTheme="minorEastAsia" w:hAnsiTheme="minorHAnsi"/>
            <w:noProof/>
            <w:szCs w:val="24"/>
          </w:rPr>
          <w:tab/>
        </w:r>
        <w:r>
          <w:rPr>
            <w:rStyle w:val="Hyperlink"/>
            <w:rFonts w:cs="Arial"/>
            <w:noProof/>
          </w:rPr>
          <w:t>Potential Benefits to Participants</w:t>
        </w:r>
        <w:r>
          <w:rPr>
            <w:noProof/>
            <w:webHidden/>
          </w:rPr>
          <w:tab/>
        </w:r>
        <w:r>
          <w:rPr>
            <w:noProof/>
            <w:webHidden/>
          </w:rPr>
          <w:fldChar w:fldCharType="begin"/>
        </w:r>
        <w:r>
          <w:rPr>
            <w:noProof/>
            <w:webHidden/>
          </w:rPr>
          <w:instrText xml:space="preserve"> PAGEREF _Toc226630105 \h </w:instrText>
        </w:r>
        <w:r>
          <w:rPr>
            <w:noProof/>
            <w:webHidden/>
          </w:rPr>
        </w:r>
        <w:r>
          <w:rPr>
            <w:noProof/>
            <w:webHidden/>
          </w:rPr>
          <w:fldChar w:fldCharType="separate"/>
        </w:r>
        <w:r>
          <w:rPr>
            <w:noProof/>
            <w:webHidden/>
          </w:rPr>
          <w:t>12</w:t>
        </w:r>
        <w:r>
          <w:rPr>
            <w:noProof/>
            <w:webHidden/>
          </w:rPr>
          <w:fldChar w:fldCharType="end"/>
        </w:r>
      </w:hyperlink>
    </w:p>
    <w:p w14:paraId="54C95698" w14:textId="08DA850C" w:rsidR="000B3133" w:rsidRDefault="000B3133">
      <w:pPr>
        <w:pStyle w:val="TOC1"/>
        <w:rPr>
          <w:rFonts w:asciiTheme="minorHAnsi" w:eastAsiaTheme="minorEastAsia" w:hAnsiTheme="minorHAnsi"/>
          <w:noProof/>
          <w:szCs w:val="24"/>
        </w:rPr>
      </w:pPr>
      <w:hyperlink w:anchor="_Toc226630106" w:history="1">
        <w:r>
          <w:rPr>
            <w:rStyle w:val="Hyperlink"/>
            <w:rFonts w:cs="Arial"/>
            <w:noProof/>
          </w:rPr>
          <w:t>19.0</w:t>
        </w:r>
        <w:r>
          <w:rPr>
            <w:rFonts w:asciiTheme="minorHAnsi" w:eastAsiaTheme="minorEastAsia" w:hAnsiTheme="minorHAnsi"/>
            <w:noProof/>
            <w:szCs w:val="24"/>
          </w:rPr>
          <w:tab/>
        </w:r>
        <w:r>
          <w:rPr>
            <w:rStyle w:val="Hyperlink"/>
            <w:rFonts w:cs="Arial"/>
            <w:noProof/>
          </w:rPr>
          <w:t>Data Management and Confidentiality</w:t>
        </w:r>
        <w:r>
          <w:rPr>
            <w:noProof/>
            <w:webHidden/>
          </w:rPr>
          <w:tab/>
        </w:r>
        <w:r>
          <w:rPr>
            <w:noProof/>
            <w:webHidden/>
          </w:rPr>
          <w:fldChar w:fldCharType="begin"/>
        </w:r>
        <w:r>
          <w:rPr>
            <w:noProof/>
            <w:webHidden/>
          </w:rPr>
          <w:instrText xml:space="preserve"> PAGEREF _Toc226630106 \h </w:instrText>
        </w:r>
        <w:r>
          <w:rPr>
            <w:noProof/>
            <w:webHidden/>
          </w:rPr>
        </w:r>
        <w:r>
          <w:rPr>
            <w:noProof/>
            <w:webHidden/>
          </w:rPr>
          <w:fldChar w:fldCharType="separate"/>
        </w:r>
        <w:r>
          <w:rPr>
            <w:noProof/>
            <w:webHidden/>
          </w:rPr>
          <w:t>13</w:t>
        </w:r>
        <w:r>
          <w:rPr>
            <w:noProof/>
            <w:webHidden/>
          </w:rPr>
          <w:fldChar w:fldCharType="end"/>
        </w:r>
      </w:hyperlink>
    </w:p>
    <w:p w14:paraId="4B0BE80C" w14:textId="74F1E02B" w:rsidR="000B3133" w:rsidRDefault="000B3133">
      <w:pPr>
        <w:pStyle w:val="TOC1"/>
        <w:rPr>
          <w:rFonts w:asciiTheme="minorHAnsi" w:eastAsiaTheme="minorEastAsia" w:hAnsiTheme="minorHAnsi"/>
          <w:noProof/>
          <w:szCs w:val="24"/>
        </w:rPr>
      </w:pPr>
      <w:hyperlink w:anchor="_Toc226630107" w:history="1">
        <w:r>
          <w:rPr>
            <w:rStyle w:val="Hyperlink"/>
            <w:rFonts w:cs="Arial"/>
            <w:noProof/>
          </w:rPr>
          <w:t>20.0</w:t>
        </w:r>
        <w:r>
          <w:rPr>
            <w:rFonts w:asciiTheme="minorHAnsi" w:eastAsiaTheme="minorEastAsia" w:hAnsiTheme="minorHAnsi"/>
            <w:noProof/>
            <w:szCs w:val="24"/>
          </w:rPr>
          <w:tab/>
        </w:r>
        <w:r>
          <w:rPr>
            <w:rStyle w:val="Hyperlink"/>
            <w:rFonts w:cs="Arial"/>
            <w:noProof/>
          </w:rPr>
          <w:t>Compensation for Research-Related Injury</w:t>
        </w:r>
        <w:r>
          <w:rPr>
            <w:noProof/>
            <w:webHidden/>
          </w:rPr>
          <w:tab/>
        </w:r>
        <w:r>
          <w:rPr>
            <w:noProof/>
            <w:webHidden/>
          </w:rPr>
          <w:fldChar w:fldCharType="begin"/>
        </w:r>
        <w:r>
          <w:rPr>
            <w:noProof/>
            <w:webHidden/>
          </w:rPr>
          <w:instrText xml:space="preserve"> PAGEREF _Toc226630107 \h </w:instrText>
        </w:r>
        <w:r>
          <w:rPr>
            <w:noProof/>
            <w:webHidden/>
          </w:rPr>
        </w:r>
        <w:r>
          <w:rPr>
            <w:noProof/>
            <w:webHidden/>
          </w:rPr>
          <w:fldChar w:fldCharType="separate"/>
        </w:r>
        <w:r>
          <w:rPr>
            <w:noProof/>
            <w:webHidden/>
          </w:rPr>
          <w:t>14</w:t>
        </w:r>
        <w:r>
          <w:rPr>
            <w:noProof/>
            <w:webHidden/>
          </w:rPr>
          <w:fldChar w:fldCharType="end"/>
        </w:r>
      </w:hyperlink>
    </w:p>
    <w:p w14:paraId="22D2049B" w14:textId="4824672E" w:rsidR="000B3133" w:rsidRDefault="000B3133">
      <w:pPr>
        <w:pStyle w:val="TOC1"/>
        <w:rPr>
          <w:rFonts w:asciiTheme="minorHAnsi" w:eastAsiaTheme="minorEastAsia" w:hAnsiTheme="minorHAnsi"/>
          <w:noProof/>
          <w:szCs w:val="24"/>
        </w:rPr>
      </w:pPr>
      <w:hyperlink w:anchor="_Toc226630108" w:history="1">
        <w:r>
          <w:rPr>
            <w:rStyle w:val="Hyperlink"/>
            <w:rFonts w:cs="Arial"/>
            <w:noProof/>
          </w:rPr>
          <w:t>21.0</w:t>
        </w:r>
        <w:r>
          <w:rPr>
            <w:rFonts w:asciiTheme="minorHAnsi" w:eastAsiaTheme="minorEastAsia" w:hAnsiTheme="minorHAnsi"/>
            <w:noProof/>
            <w:szCs w:val="24"/>
          </w:rPr>
          <w:tab/>
        </w:r>
        <w:r>
          <w:rPr>
            <w:rStyle w:val="Hyperlink"/>
            <w:rFonts w:cs="Arial"/>
            <w:noProof/>
          </w:rPr>
          <w:t>Economic Burden to Participants</w:t>
        </w:r>
        <w:r>
          <w:rPr>
            <w:noProof/>
            <w:webHidden/>
          </w:rPr>
          <w:tab/>
        </w:r>
        <w:r>
          <w:rPr>
            <w:noProof/>
            <w:webHidden/>
          </w:rPr>
          <w:fldChar w:fldCharType="begin"/>
        </w:r>
        <w:r>
          <w:rPr>
            <w:noProof/>
            <w:webHidden/>
          </w:rPr>
          <w:instrText xml:space="preserve"> PAGEREF _Toc226630108 \h </w:instrText>
        </w:r>
        <w:r>
          <w:rPr>
            <w:noProof/>
            <w:webHidden/>
          </w:rPr>
        </w:r>
        <w:r>
          <w:rPr>
            <w:noProof/>
            <w:webHidden/>
          </w:rPr>
          <w:fldChar w:fldCharType="separate"/>
        </w:r>
        <w:r>
          <w:rPr>
            <w:noProof/>
            <w:webHidden/>
          </w:rPr>
          <w:t>14</w:t>
        </w:r>
        <w:r>
          <w:rPr>
            <w:noProof/>
            <w:webHidden/>
          </w:rPr>
          <w:fldChar w:fldCharType="end"/>
        </w:r>
      </w:hyperlink>
    </w:p>
    <w:p w14:paraId="6E076587" w14:textId="29EC54E1" w:rsidR="000B3133" w:rsidRDefault="000B3133">
      <w:pPr>
        <w:pStyle w:val="TOC1"/>
        <w:rPr>
          <w:rFonts w:asciiTheme="minorHAnsi" w:eastAsiaTheme="minorEastAsia" w:hAnsiTheme="minorHAnsi"/>
          <w:noProof/>
          <w:szCs w:val="24"/>
        </w:rPr>
      </w:pPr>
      <w:hyperlink w:anchor="_Toc226630109" w:history="1">
        <w:r>
          <w:rPr>
            <w:rStyle w:val="Hyperlink"/>
            <w:rFonts w:cs="Arial"/>
            <w:noProof/>
          </w:rPr>
          <w:t>22.0</w:t>
        </w:r>
        <w:r>
          <w:rPr>
            <w:rFonts w:asciiTheme="minorHAnsi" w:eastAsiaTheme="minorEastAsia" w:hAnsiTheme="minorHAnsi"/>
            <w:noProof/>
            <w:szCs w:val="24"/>
          </w:rPr>
          <w:tab/>
        </w:r>
        <w:r>
          <w:rPr>
            <w:rStyle w:val="Hyperlink"/>
            <w:rFonts w:cs="Arial"/>
            <w:noProof/>
          </w:rPr>
          <w:t>Consent Process</w:t>
        </w:r>
        <w:r>
          <w:rPr>
            <w:noProof/>
            <w:webHidden/>
          </w:rPr>
          <w:tab/>
        </w:r>
        <w:r>
          <w:rPr>
            <w:noProof/>
            <w:webHidden/>
          </w:rPr>
          <w:fldChar w:fldCharType="begin"/>
        </w:r>
        <w:r>
          <w:rPr>
            <w:noProof/>
            <w:webHidden/>
          </w:rPr>
          <w:instrText xml:space="preserve"> PAGEREF _Toc226630109 \h </w:instrText>
        </w:r>
        <w:r>
          <w:rPr>
            <w:noProof/>
            <w:webHidden/>
          </w:rPr>
        </w:r>
        <w:r>
          <w:rPr>
            <w:noProof/>
            <w:webHidden/>
          </w:rPr>
          <w:fldChar w:fldCharType="separate"/>
        </w:r>
        <w:r>
          <w:rPr>
            <w:noProof/>
            <w:webHidden/>
          </w:rPr>
          <w:t>14</w:t>
        </w:r>
        <w:r>
          <w:rPr>
            <w:noProof/>
            <w:webHidden/>
          </w:rPr>
          <w:fldChar w:fldCharType="end"/>
        </w:r>
      </w:hyperlink>
    </w:p>
    <w:p w14:paraId="2CCEE73A" w14:textId="193EF459" w:rsidR="000B3133" w:rsidRDefault="000B3133">
      <w:pPr>
        <w:pStyle w:val="TOC1"/>
        <w:rPr>
          <w:rFonts w:asciiTheme="minorHAnsi" w:eastAsiaTheme="minorEastAsia" w:hAnsiTheme="minorHAnsi"/>
          <w:noProof/>
          <w:szCs w:val="24"/>
        </w:rPr>
      </w:pPr>
      <w:hyperlink w:anchor="_Toc226630110" w:history="1">
        <w:r>
          <w:rPr>
            <w:rStyle w:val="Hyperlink"/>
            <w:rFonts w:cs="Arial"/>
            <w:noProof/>
          </w:rPr>
          <w:t>23.0</w:t>
        </w:r>
        <w:r>
          <w:rPr>
            <w:rFonts w:asciiTheme="minorHAnsi" w:eastAsiaTheme="minorEastAsia" w:hAnsiTheme="minorHAnsi"/>
            <w:noProof/>
            <w:szCs w:val="24"/>
          </w:rPr>
          <w:tab/>
        </w:r>
        <w:r>
          <w:rPr>
            <w:rStyle w:val="Hyperlink"/>
            <w:rFonts w:cs="Arial"/>
            <w:noProof/>
          </w:rPr>
          <w:t>Process to Document Consent in Writing</w:t>
        </w:r>
        <w:r>
          <w:rPr>
            <w:noProof/>
            <w:webHidden/>
          </w:rPr>
          <w:tab/>
        </w:r>
        <w:r>
          <w:rPr>
            <w:noProof/>
            <w:webHidden/>
          </w:rPr>
          <w:fldChar w:fldCharType="begin"/>
        </w:r>
        <w:r>
          <w:rPr>
            <w:noProof/>
            <w:webHidden/>
          </w:rPr>
          <w:instrText xml:space="preserve"> PAGEREF _Toc226630110 \h </w:instrText>
        </w:r>
        <w:r>
          <w:rPr>
            <w:noProof/>
            <w:webHidden/>
          </w:rPr>
        </w:r>
        <w:r>
          <w:rPr>
            <w:noProof/>
            <w:webHidden/>
          </w:rPr>
          <w:fldChar w:fldCharType="separate"/>
        </w:r>
        <w:r>
          <w:rPr>
            <w:noProof/>
            <w:webHidden/>
          </w:rPr>
          <w:t>17</w:t>
        </w:r>
        <w:r>
          <w:rPr>
            <w:noProof/>
            <w:webHidden/>
          </w:rPr>
          <w:fldChar w:fldCharType="end"/>
        </w:r>
      </w:hyperlink>
    </w:p>
    <w:p w14:paraId="1889673A" w14:textId="103AAA12" w:rsidR="000B3133" w:rsidRDefault="000B3133">
      <w:pPr>
        <w:pStyle w:val="TOC1"/>
        <w:rPr>
          <w:rFonts w:asciiTheme="minorHAnsi" w:eastAsiaTheme="minorEastAsia" w:hAnsiTheme="minorHAnsi"/>
          <w:noProof/>
          <w:szCs w:val="24"/>
        </w:rPr>
      </w:pPr>
      <w:hyperlink w:anchor="_Toc226630111" w:history="1">
        <w:r>
          <w:rPr>
            <w:rStyle w:val="Hyperlink"/>
            <w:rFonts w:cs="Arial"/>
            <w:noProof/>
          </w:rPr>
          <w:t>24.0</w:t>
        </w:r>
        <w:r>
          <w:rPr>
            <w:rFonts w:asciiTheme="minorHAnsi" w:eastAsiaTheme="minorEastAsia" w:hAnsiTheme="minorHAnsi"/>
            <w:noProof/>
            <w:szCs w:val="24"/>
          </w:rPr>
          <w:tab/>
        </w:r>
        <w:r>
          <w:rPr>
            <w:rStyle w:val="Hyperlink"/>
            <w:rFonts w:cs="Arial"/>
            <w:noProof/>
          </w:rPr>
          <w:t>Multi-Site Research</w:t>
        </w:r>
        <w:r>
          <w:rPr>
            <w:noProof/>
            <w:webHidden/>
          </w:rPr>
          <w:tab/>
        </w:r>
        <w:r>
          <w:rPr>
            <w:noProof/>
            <w:webHidden/>
          </w:rPr>
          <w:fldChar w:fldCharType="begin"/>
        </w:r>
        <w:r>
          <w:rPr>
            <w:noProof/>
            <w:webHidden/>
          </w:rPr>
          <w:instrText xml:space="preserve"> PAGEREF _Toc226630111 \h </w:instrText>
        </w:r>
        <w:r>
          <w:rPr>
            <w:noProof/>
            <w:webHidden/>
          </w:rPr>
        </w:r>
        <w:r>
          <w:rPr>
            <w:noProof/>
            <w:webHidden/>
          </w:rPr>
          <w:fldChar w:fldCharType="separate"/>
        </w:r>
        <w:r>
          <w:rPr>
            <w:noProof/>
            <w:webHidden/>
          </w:rPr>
          <w:t>18</w:t>
        </w:r>
        <w:r>
          <w:rPr>
            <w:noProof/>
            <w:webHidden/>
          </w:rPr>
          <w:fldChar w:fldCharType="end"/>
        </w:r>
      </w:hyperlink>
    </w:p>
    <w:p w14:paraId="2C2C8E90" w14:textId="1DD523EF" w:rsidR="007C4665" w:rsidRPr="00547A98" w:rsidRDefault="007C4665" w:rsidP="007C4665">
      <w:pPr>
        <w:rPr>
          <w:rFonts w:cs="Arial"/>
          <w:sz w:val="22"/>
        </w:rPr>
      </w:pPr>
      <w:r>
        <w:rPr>
          <w:rFonts w:cs="Arial"/>
          <w:b/>
          <w:bCs/>
          <w:noProof/>
          <w:sz w:val="22"/>
        </w:rPr>
        <w:fldChar w:fldCharType="end"/>
      </w:r>
    </w:p>
    <w:p w14:paraId="3D5768E8" w14:textId="656C537A" w:rsidR="007C4665" w:rsidRPr="00547A98" w:rsidRDefault="007C4665" w:rsidP="00833776">
      <w:pPr>
        <w:pStyle w:val="Heading1"/>
        <w:rPr>
          <w:rFonts w:ascii="Arial" w:hAnsi="Arial" w:cs="Arial"/>
        </w:rPr>
      </w:pPr>
      <w:r>
        <w:rPr>
          <w:rFonts w:cs="Arial"/>
          <w:sz w:val="22"/>
        </w:rPr>
        <w:br w:type="page"/>
      </w:r>
      <w:bookmarkStart w:id="2" w:name="_Toc226630088"/>
      <w:r>
        <w:rPr>
          <w:rFonts w:ascii="Arial" w:hAnsi="Arial" w:cs="Arial"/>
        </w:rPr>
        <w:lastRenderedPageBreak/>
        <w:t>Objectives</w:t>
      </w:r>
      <w:bookmarkEnd w:id="2"/>
    </w:p>
    <w:p w14:paraId="5D6062BF" w14:textId="77777777" w:rsidR="007C4665" w:rsidRPr="00547A98" w:rsidRDefault="007C4665"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Pr>
          <w:rFonts w:ascii="Arial" w:hAnsi="Arial" w:cs="Arial"/>
          <w:color w:val="auto"/>
          <w:sz w:val="22"/>
        </w:rPr>
        <w:t>Describe the purpose, specific aims, or objectives.</w:t>
      </w:r>
    </w:p>
    <w:sdt>
      <w:sdtPr>
        <w:rPr>
          <w:rFonts w:ascii="Arial" w:hAnsi="Arial" w:cs="Arial"/>
          <w:i w:val="0"/>
          <w:iCs w:val="0"/>
          <w:color w:val="auto"/>
          <w:sz w:val="22"/>
        </w:rPr>
        <w:id w:val="-2091303531"/>
        <w:placeholder>
          <w:docPart w:val="DefaultPlaceholder_-1854013440"/>
        </w:placeholder>
      </w:sdtPr>
      <w:sdtContent>
        <w:sdt>
          <w:sdtPr>
            <w:rPr>
              <w:rFonts w:ascii="Arial" w:hAnsi="Arial" w:cs="Arial"/>
              <w:i w:val="0"/>
              <w:iCs w:val="0"/>
              <w:color w:val="auto"/>
              <w:sz w:val="22"/>
            </w:rPr>
            <w:id w:val="-1180734978"/>
            <w:placeholder>
              <w:docPart w:val="DefaultPlaceholder_-1854013440"/>
            </w:placeholder>
          </w:sdtPr>
          <w:sdtContent>
            <w:sdt>
              <w:sdtPr>
                <w:rPr>
                  <w:rFonts w:ascii="Arial" w:hAnsi="Arial" w:cs="Arial"/>
                  <w:i w:val="0"/>
                  <w:iCs w:val="0"/>
                  <w:color w:val="auto"/>
                  <w:sz w:val="22"/>
                </w:rPr>
                <w:id w:val="-1993321263"/>
                <w:placeholder>
                  <w:docPart w:val="960A7F7A0A9CB346B385F322A5846874"/>
                </w:placeholder>
              </w:sdtPr>
              <w:sdtEndPr>
                <w:rPr>
                  <w:rFonts w:asciiTheme="minorHAnsi" w:hAnsiTheme="minorHAnsi"/>
                  <w:i/>
                  <w:iCs/>
                  <w:color w:val="4472C4" w:themeColor="accent1"/>
                </w:rPr>
              </w:sdtEndPr>
              <w:sdtContent>
                <w:p w14:paraId="6BA57534" w14:textId="2BF24DBF" w:rsidR="00226883" w:rsidRDefault="00226883" w:rsidP="00226883">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Pr>
                      <w:rFonts w:ascii="Arial" w:hAnsi="Arial" w:cs="Arial"/>
                      <w:color w:val="auto"/>
                      <w:sz w:val="22"/>
                    </w:rPr>
                    <w:t xml:space="preserve">Zoonotic diseases that spill over between wildlife, domestic animals, and humans represent a growing risk to public health, and </w:t>
                  </w:r>
                  <w:proofErr w:type="gramStart"/>
                  <w:r>
                    <w:rPr>
                      <w:rFonts w:ascii="Arial" w:hAnsi="Arial" w:cs="Arial"/>
                      <w:color w:val="auto"/>
                      <w:sz w:val="22"/>
                    </w:rPr>
                    <w:t>the majority of</w:t>
                  </w:r>
                  <w:proofErr w:type="gramEnd"/>
                  <w:r>
                    <w:rPr>
                      <w:rFonts w:ascii="Arial" w:hAnsi="Arial" w:cs="Arial"/>
                      <w:color w:val="auto"/>
                      <w:sz w:val="22"/>
                    </w:rPr>
                    <w:t xml:space="preserve"> emerging infectious diseases originate at small-scale interfaces where these groups interact. Backyard bird feeding and small-scale poultry keeping are widespread and growing activities that combine these interactions in residential settings, yet the impacts of these practices and the human dimensions that influence participant behavior in these contexts remain poorly understood. The overarching goals of this study are to (1) quantify the conditions associated with backyard activities that may increase disease risk in wild songbird communities; (2) understand the behaviors of wild birds and environmental conditions at the human-wildlife interface that create potential for spillover to people and other animals, and (3) to characterize how participants perceive and respond to that risk. This research will inform conservation and public health practices in the Southeastern United States.</w:t>
                  </w:r>
                </w:p>
                <w:p w14:paraId="65711D60" w14:textId="7ADEB6E4" w:rsidR="00C330AF" w:rsidRDefault="00226883" w:rsidP="00C330AF">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Pr>
                      <w:rFonts w:ascii="Arial" w:hAnsi="Arial" w:cs="Arial"/>
                      <w:color w:val="auto"/>
                      <w:sz w:val="22"/>
                    </w:rPr>
                    <w:t xml:space="preserve"> This study comprises three specific aims. Aims 1 and 2 concern pathogen prevalence in wild birds and the backyard environment; these are addressed through field and laboratory work/procedures that are reviewed and approved separately under Auburn University Institutional Animal Care and Use Committee (IACUC) protocol IPROTO202500000090 ("Backyard bird behavior and disease," approved 12 January 2026). They are summarized here only as context for the human-subjects’ activities. Aim 3 is the human-subjects component addressed by this protocol.</w:t>
                  </w:r>
                </w:p>
                <w:p w14:paraId="69E63F48" w14:textId="3DFF458C" w:rsidR="00C330AF" w:rsidRPr="00C330AF" w:rsidRDefault="00C330AF" w:rsidP="00C330AF">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000000" w:themeColor="text1"/>
                      <w:sz w:val="22"/>
                    </w:rPr>
                  </w:pPr>
                  <w:r>
                    <w:rPr>
                      <w:rFonts w:ascii="Arial" w:hAnsi="Arial" w:cs="Arial"/>
                      <w:color w:val="000000" w:themeColor="text1"/>
                      <w:sz w:val="22"/>
                    </w:rPr>
                    <w:t xml:space="preserve">Aim 1 (context; IACUC-reviewed): Quantify the relationship between the frequency in which wild birds visit backyard food sources and the probability of pathogen infection in order to test the “super spreader” theory, in which one or a few individuals are responsible for most of the infections occurring at these interfaces. </w:t>
                  </w:r>
                </w:p>
                <w:p w14:paraId="444211BC" w14:textId="736E1ECD" w:rsidR="00C330AF" w:rsidRPr="00C330AF" w:rsidRDefault="00C330AF" w:rsidP="00C330AF">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000000" w:themeColor="text1"/>
                      <w:sz w:val="22"/>
                    </w:rPr>
                  </w:pPr>
                  <w:r>
                    <w:rPr>
                      <w:rFonts w:ascii="Arial" w:hAnsi="Arial" w:cs="Arial"/>
                      <w:color w:val="000000" w:themeColor="text1"/>
                      <w:sz w:val="22"/>
                    </w:rPr>
                    <w:t>Aim 2 (context; IACUC-reviewed): Compare pathogen prevalence in wild songbirds across four site types: bird feeder only, backyard poultry only, both, and control sites with neither; to determine which backyard components are associated with higher infection rates.</w:t>
                  </w:r>
                </w:p>
                <w:p w14:paraId="363A45FD" w14:textId="005D4AA3" w:rsidR="00C330AF" w:rsidRPr="00C330AF" w:rsidRDefault="00C330AF" w:rsidP="00C330AF">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000000" w:themeColor="text1"/>
                      <w:sz w:val="22"/>
                    </w:rPr>
                  </w:pPr>
                  <w:r>
                    <w:rPr>
                      <w:rFonts w:ascii="Arial" w:hAnsi="Arial" w:cs="Arial"/>
                      <w:color w:val="000000" w:themeColor="text1"/>
                      <w:sz w:val="22"/>
                    </w:rPr>
                    <w:t xml:space="preserve">Aim 3 (this protocol): Utilize survey-based research to characterize (a) disease-risk perceptions, (b) biosecurity practice engagement, (c) willingness to modify backyard behaviors, (d) place attachment, and (e) pro-conservation attitudes and behaviors, among adults who feed backyard birds and/or keep backyard poultry. A standardized questionnaire (see full survey questionnaire in Local Site Documents-Other Attachments) will be completed by eligible </w:t>
                  </w:r>
                  <w:r w:rsidR="009B3069">
                    <w:rPr>
                      <w:rFonts w:ascii="Arial" w:hAnsi="Arial" w:cs="Arial"/>
                      <w:color w:val="000000" w:themeColor="text1"/>
                      <w:sz w:val="22"/>
                    </w:rPr>
                    <w:t>participants</w:t>
                  </w:r>
                  <w:r>
                    <w:rPr>
                      <w:rFonts w:ascii="Arial" w:hAnsi="Arial" w:cs="Arial"/>
                      <w:color w:val="000000" w:themeColor="text1"/>
                      <w:sz w:val="22"/>
                    </w:rPr>
                    <w:t xml:space="preserve">, i.e., </w:t>
                  </w:r>
                  <w:r w:rsidR="009C1968">
                    <w:rPr>
                      <w:rFonts w:ascii="Arial" w:hAnsi="Arial" w:cs="Arial"/>
                      <w:color w:val="000000" w:themeColor="text1"/>
                      <w:sz w:val="22"/>
                    </w:rPr>
                    <w:t xml:space="preserve">adults who feed backyard birds, and/or keep backyard poultry, or have interest and knowledge of these activities, who </w:t>
                  </w:r>
                  <w:r>
                    <w:rPr>
                      <w:rFonts w:ascii="Arial" w:hAnsi="Arial" w:cs="Arial"/>
                      <w:color w:val="000000" w:themeColor="text1"/>
                      <w:sz w:val="22"/>
                    </w:rPr>
                    <w:t>voluntarily agree to participate in Aim 3</w:t>
                  </w:r>
                  <w:r>
                    <w:rPr>
                      <w:color w:val="000000" w:themeColor="text1"/>
                    </w:rPr>
                    <w:t>.</w:t>
                  </w:r>
                  <w:r w:rsidR="009C1968">
                    <w:rPr>
                      <w:color w:val="000000" w:themeColor="text1"/>
                    </w:rPr>
                    <w:t xml:space="preserve"> </w:t>
                  </w:r>
                </w:p>
                <w:p w14:paraId="10E4EE6F" w14:textId="77777777" w:rsidR="00C330AF" w:rsidRDefault="00C330AF" w:rsidP="00226883">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p>
                <w:p w14:paraId="151B39A5" w14:textId="77777777" w:rsidR="00C330AF" w:rsidRPr="00226883" w:rsidRDefault="00000000" w:rsidP="00226883">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p>
              </w:sdtContent>
            </w:sdt>
            <w:p w14:paraId="2C7B9176" w14:textId="413CE033" w:rsidR="005C5A4D" w:rsidRPr="000B3133" w:rsidRDefault="00000000" w:rsidP="00F6290A">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i w:val="0"/>
                  <w:iCs w:val="0"/>
                  <w:color w:val="auto"/>
                  <w:sz w:val="22"/>
                </w:rPr>
              </w:pPr>
            </w:p>
          </w:sdtContent>
        </w:sdt>
      </w:sdtContent>
    </w:sdt>
    <w:p w14:paraId="55B92AC1" w14:textId="37CC677D" w:rsidR="007C4665" w:rsidRDefault="007C4665"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Pr>
          <w:rFonts w:ascii="Arial" w:hAnsi="Arial" w:cs="Arial"/>
          <w:color w:val="auto"/>
          <w:sz w:val="22"/>
        </w:rPr>
        <w:t>State the hypotheses to be tested or research questions, when appropriate to the research design.</w:t>
      </w:r>
    </w:p>
    <w:sdt>
      <w:sdtPr>
        <w:id w:val="-1814632982"/>
        <w:placeholder>
          <w:docPart w:val="DefaultPlaceholder_-1854013440"/>
        </w:placeholder>
      </w:sdtPr>
      <w:sdtContent>
        <w:p w14:paraId="59EF5DC6" w14:textId="340F39BE" w:rsidR="00C330AF" w:rsidRPr="00C330AF" w:rsidRDefault="00C330AF" w:rsidP="00C330AF">
          <w:pPr>
            <w:pStyle w:val="Default"/>
            <w:rPr>
              <w:rFonts w:ascii="Arial" w:hAnsi="Arial" w:cs="Arial"/>
              <w:sz w:val="22"/>
              <w:szCs w:val="22"/>
            </w:rPr>
          </w:pPr>
          <w:r>
            <w:rPr>
              <w:rFonts w:ascii="Arial" w:hAnsi="Arial" w:cs="Arial"/>
              <w:sz w:val="22"/>
              <w:szCs w:val="22"/>
            </w:rPr>
            <w:t>H1: Participants who report greater perceived risk of disease events will report higher engagement in biosecurity practices and greater willingness to change their backyard practices.</w:t>
          </w:r>
        </w:p>
        <w:p w14:paraId="4EED69F8" w14:textId="77777777" w:rsidR="00C330AF" w:rsidRPr="00C330AF" w:rsidRDefault="00C330AF" w:rsidP="00C330AF">
          <w:pPr>
            <w:pStyle w:val="Default"/>
            <w:rPr>
              <w:rFonts w:ascii="Arial" w:hAnsi="Arial" w:cs="Arial"/>
              <w:sz w:val="22"/>
              <w:szCs w:val="22"/>
            </w:rPr>
          </w:pPr>
          <w:r>
            <w:rPr>
              <w:rFonts w:ascii="Arial" w:hAnsi="Arial" w:cs="Arial"/>
              <w:sz w:val="22"/>
              <w:szCs w:val="22"/>
            </w:rPr>
            <w:t>H2: Participants with greater knowledge of zoonotic disease will report more proactive responses to disease risk, including greater willingness to adopt evidence-based biosecurity recommendations.</w:t>
          </w:r>
        </w:p>
        <w:p w14:paraId="0507354D" w14:textId="77777777" w:rsidR="00C330AF" w:rsidRPr="00C330AF" w:rsidRDefault="00C330AF" w:rsidP="00C330AF">
          <w:pPr>
            <w:pStyle w:val="Default"/>
            <w:rPr>
              <w:rFonts w:ascii="Arial" w:hAnsi="Arial" w:cs="Arial"/>
              <w:sz w:val="22"/>
              <w:szCs w:val="22"/>
            </w:rPr>
          </w:pPr>
          <w:r>
            <w:rPr>
              <w:rFonts w:ascii="Arial" w:hAnsi="Arial" w:cs="Arial"/>
              <w:sz w:val="22"/>
              <w:szCs w:val="22"/>
            </w:rPr>
            <w:t>H3: Greater engagement in backyard wildlife activities will be associated with stronger pro-conservation attitudes and behaviors.</w:t>
          </w:r>
        </w:p>
        <w:p w14:paraId="54696EDB" w14:textId="00947529" w:rsidR="002D72B3" w:rsidRPr="00547A98" w:rsidRDefault="00000000" w:rsidP="00C330AF">
          <w:pPr>
            <w:pStyle w:val="Default"/>
          </w:pPr>
        </w:p>
      </w:sdtContent>
    </w:sdt>
    <w:p w14:paraId="728642CF" w14:textId="729676B5" w:rsidR="005C5A4D" w:rsidRPr="000B3133" w:rsidRDefault="005C5A4D" w:rsidP="002D72B3">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0"/>
          <w:szCs w:val="20"/>
        </w:rPr>
      </w:pPr>
    </w:p>
    <w:p w14:paraId="3BAA0122" w14:textId="709406DA" w:rsidR="007C4665" w:rsidRPr="00547A98" w:rsidRDefault="007C4665" w:rsidP="007C4665">
      <w:pPr>
        <w:pStyle w:val="Heading1"/>
        <w:rPr>
          <w:rFonts w:ascii="Arial" w:hAnsi="Arial" w:cs="Arial"/>
        </w:rPr>
      </w:pPr>
      <w:bookmarkStart w:id="3" w:name="_Toc226630089"/>
      <w:r>
        <w:rPr>
          <w:rFonts w:ascii="Arial" w:hAnsi="Arial" w:cs="Arial"/>
        </w:rPr>
        <w:t>Background</w:t>
      </w:r>
      <w:bookmarkEnd w:id="3"/>
    </w:p>
    <w:p w14:paraId="28B180EA" w14:textId="22B3911E" w:rsidR="007C4665" w:rsidRPr="00547A98" w:rsidRDefault="007C4665" w:rsidP="00CE49DD">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Pr>
          <w:rFonts w:ascii="Arial" w:hAnsi="Arial" w:cs="Arial"/>
          <w:color w:val="auto"/>
          <w:sz w:val="22"/>
        </w:rPr>
        <w:t>Describe the researcher’s relevant prior experience and/or gaps in current knowledge, any relevant preliminary data, and provide the scientific or scholarly background for, rationale for, and significance of the research based on the existing literature and how it will add to existing knowledge.</w:t>
      </w:r>
    </w:p>
    <w:sdt>
      <w:sdtPr>
        <w:rPr>
          <w:rFonts w:ascii="Arial" w:hAnsi="Arial" w:cs="Arial"/>
          <w:color w:val="auto"/>
          <w:sz w:val="22"/>
        </w:rPr>
        <w:id w:val="927001459"/>
        <w:placeholder>
          <w:docPart w:val="DefaultPlaceholder_-1854013440"/>
        </w:placeholder>
      </w:sdtPr>
      <w:sdtContent>
        <w:p w14:paraId="56053EAB" w14:textId="19D1B8A4" w:rsidR="00B029DF" w:rsidRPr="00737730" w:rsidRDefault="00B029DF" w:rsidP="00CD2DF6">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p>
        <w:p w14:paraId="476F3DE4" w14:textId="77777777" w:rsidR="00F723ED" w:rsidRPr="00737730" w:rsidRDefault="00F723ED" w:rsidP="00CD2DF6">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p>
        <w:p w14:paraId="7757E1D9" w14:textId="06487B66" w:rsidR="00F723ED" w:rsidRDefault="00F723ED" w:rsidP="00CD2DF6">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Pr>
              <w:rFonts w:ascii="Arial" w:hAnsi="Arial" w:cs="Arial"/>
              <w:color w:val="auto"/>
              <w:sz w:val="22"/>
            </w:rPr>
            <w:t xml:space="preserve">Allie McCreary (PI/committee member supervising research) has extensive experience with survey-based research methodologies. Her work is focused on understanding the human dimensions of natural resource management issues. Recent survey-based research includes surveying community members living near protected areas, visitors to parks, and natural resource managers. She is providing guidance to the research assistant, Alex Fisher, related to survey design, data collection, data analysis, human subjects research ethics and IRB submission. Dr. McCreary commonly works with interdisciplinary research teams to understand the natural and social dimensions of a particular nature-related issue. That model is being applied by Mr. Fisher here, to understand both the infection rates and pathogen prevalence associated with backyard bird activities (e.g., bird feeding, poultry keeping) and the attitudes and behaviors of the individuals engaging in these activities toward disease, conservation, and the places they live. While these concepts have been studied separately, i.e., understanding disease rates in wildlife or understanding human affinity for wildlife-related activities, this research uses a novel mixed-methods design to understand how disease pathways might be connected to human attitudes and behaviors. This research will uncover not only what activities are associated with disease but how human beliefs and actions may be able to impact the spread of such disease. With this knowledge, it is possible to design education interventions or other mechanisms to reduce the spread of disease between wildlife and human populations. </w:t>
          </w:r>
        </w:p>
      </w:sdtContent>
    </w:sdt>
    <w:p w14:paraId="4F7FFCC6" w14:textId="77777777" w:rsidR="00AE4735" w:rsidRPr="00AE4735" w:rsidRDefault="00AE4735" w:rsidP="00CD2DF6">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i w:val="0"/>
          <w:iCs w:val="0"/>
          <w:color w:val="auto"/>
          <w:sz w:val="22"/>
        </w:rPr>
      </w:pPr>
    </w:p>
    <w:p w14:paraId="3CAB6A53" w14:textId="1713DD32" w:rsidR="007C4665" w:rsidRPr="00547A98" w:rsidRDefault="007C4665" w:rsidP="007C4665">
      <w:pPr>
        <w:pStyle w:val="Heading1"/>
        <w:rPr>
          <w:rFonts w:ascii="Arial" w:hAnsi="Arial" w:cs="Arial"/>
        </w:rPr>
      </w:pPr>
      <w:bookmarkStart w:id="4" w:name="_Toc226630090"/>
      <w:r>
        <w:rPr>
          <w:rFonts w:ascii="Arial" w:hAnsi="Arial" w:cs="Arial"/>
        </w:rPr>
        <w:t>Study Outcomes</w:t>
      </w:r>
      <w:bookmarkEnd w:id="4"/>
    </w:p>
    <w:p w14:paraId="171AB969" w14:textId="1AE48CD1" w:rsidR="007C4665" w:rsidRPr="00547A98" w:rsidRDefault="007C4665"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Pr>
          <w:rFonts w:ascii="Arial" w:hAnsi="Arial" w:cs="Arial"/>
          <w:color w:val="auto"/>
          <w:sz w:val="22"/>
        </w:rPr>
        <w:t xml:space="preserve">Describe the anticipated outcomes, results, or knowledge to be obtained.  </w:t>
      </w:r>
    </w:p>
    <w:sdt>
      <w:sdtPr>
        <w:rPr>
          <w:rFonts w:ascii="Arial" w:hAnsi="Arial" w:cs="Arial"/>
          <w:color w:val="auto"/>
          <w:sz w:val="22"/>
        </w:rPr>
        <w:id w:val="918595556"/>
        <w:placeholder>
          <w:docPart w:val="DefaultPlaceholder_-1854013440"/>
        </w:placeholder>
      </w:sdtPr>
      <w:sdtContent>
        <w:p w14:paraId="1B84C10D" w14:textId="78BDE688" w:rsidR="00C32CD7" w:rsidRDefault="00C45EC8" w:rsidP="00F6290A">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Pr>
              <w:rFonts w:ascii="Arial" w:hAnsi="Arial" w:cs="Arial"/>
              <w:color w:val="auto"/>
              <w:sz w:val="22"/>
            </w:rPr>
            <w:t xml:space="preserve">This study is anticipated to produce multiple outcomes that will supplement understanding of the human dimensions of disease risk at the backyard human-wildlife interface. First, it will improve understanding of how the attitudes, beliefs, and behaviors of participants who feed backyard birds and/or keep backyard </w:t>
          </w:r>
          <w:r>
            <w:rPr>
              <w:rFonts w:ascii="Arial" w:hAnsi="Arial" w:cs="Arial"/>
              <w:color w:val="auto"/>
              <w:sz w:val="22"/>
            </w:rPr>
            <w:lastRenderedPageBreak/>
            <w:t>poultry influence potential disease transmission pathways among wild birds, domestic poultry, and people. Second, it will identify which reported practices and behaviors may increase or decrease disease transmission risk in backyard settings, allowing for the development of accessible biosecurity guidance for backyard activities in the Southeastern United States. Third, it will produce new knowledge about the connections between wildlife disease ecology and the human dimensions of conservation and recreation, including how perceptions of disease, wildlife, and place attachment relate to participation and management in these backyard activities. These outcomes are intended to inform conservation and public health practices that help proactively reduce spillover risk while preserving the benefits that participants experience from backyard bird feeding and poultry keeping.</w:t>
          </w:r>
        </w:p>
      </w:sdtContent>
    </w:sdt>
    <w:p w14:paraId="373C845B" w14:textId="77777777" w:rsidR="00AE4735" w:rsidRPr="00AE4735" w:rsidRDefault="00AE4735" w:rsidP="00F6290A">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i w:val="0"/>
          <w:iCs w:val="0"/>
          <w:color w:val="auto"/>
          <w:sz w:val="22"/>
        </w:rPr>
      </w:pPr>
    </w:p>
    <w:p w14:paraId="7747C104" w14:textId="17DB6014" w:rsidR="007C4665" w:rsidRPr="00547A98" w:rsidRDefault="007C4665" w:rsidP="007C4665">
      <w:pPr>
        <w:pStyle w:val="Heading1"/>
        <w:rPr>
          <w:rFonts w:ascii="Arial" w:hAnsi="Arial" w:cs="Arial"/>
        </w:rPr>
      </w:pPr>
      <w:bookmarkStart w:id="5" w:name="_Toc226630091"/>
      <w:r>
        <w:rPr>
          <w:rFonts w:ascii="Arial" w:hAnsi="Arial" w:cs="Arial"/>
        </w:rPr>
        <w:t xml:space="preserve">Study </w:t>
      </w:r>
      <w:r>
        <w:rPr>
          <w:rFonts w:ascii="Arial" w:hAnsi="Arial" w:cs="Arial"/>
          <w:u w:val="double"/>
        </w:rPr>
        <w:t>Intervention</w:t>
      </w:r>
      <w:r>
        <w:rPr>
          <w:rFonts w:ascii="Arial" w:hAnsi="Arial" w:cs="Arial"/>
        </w:rPr>
        <w:t xml:space="preserve"> or </w:t>
      </w:r>
      <w:r>
        <w:rPr>
          <w:rFonts w:ascii="Arial" w:hAnsi="Arial" w:cs="Arial"/>
          <w:u w:val="double"/>
        </w:rPr>
        <w:t>Interaction</w:t>
      </w:r>
      <w:bookmarkEnd w:id="5"/>
    </w:p>
    <w:p w14:paraId="76BD5A53" w14:textId="1DA52D25" w:rsidR="006327A5" w:rsidRPr="00547A98" w:rsidRDefault="00000000" w:rsidP="006327A5">
      <w:pPr>
        <w:pStyle w:val="List"/>
        <w:numPr>
          <w:ilvl w:val="0"/>
          <w:numId w:val="0"/>
        </w:numPr>
        <w:spacing w:before="120" w:beforeAutospacing="0" w:after="120" w:afterAutospacing="0"/>
        <w:ind w:left="720"/>
        <w:rPr>
          <w:rFonts w:ascii="Arial" w:hAnsi="Arial" w:cs="Arial"/>
          <w:i w:val="0"/>
          <w:iCs/>
          <w:sz w:val="22"/>
        </w:rPr>
      </w:pPr>
      <w:sdt>
        <w:sdtPr>
          <w:rPr>
            <w:rFonts w:ascii="Segoe UI Symbol" w:hAnsi="Segoe UI Symbol" w:cs="Segoe UI Symbol"/>
            <w:i w:val="0"/>
            <w:iCs/>
            <w:sz w:val="22"/>
          </w:rPr>
          <w:id w:val="1030918370"/>
          <w14:checkbox>
            <w14:checked w14:val="1"/>
            <w14:checkedState w14:val="2612" w14:font="MS Gothic"/>
            <w14:uncheckedState w14:val="2610" w14:font="MS Gothic"/>
          </w14:checkbox>
        </w:sdtPr>
        <w:sdtContent>
          <w:r>
            <w:rPr>
              <w:rFonts w:ascii="MS Gothic" w:eastAsia="MS Gothic" w:hAnsi="MS Gothic" w:cs="Segoe UI Symbol" w:hint="eastAsia"/>
              <w:i w:val="0"/>
              <w:iCs/>
              <w:sz w:val="22"/>
            </w:rPr>
            <w:t>☒</w:t>
          </w:r>
        </w:sdtContent>
      </w:sdt>
      <w:r>
        <w:rPr>
          <w:rFonts w:ascii="Arial" w:hAnsi="Arial" w:cs="Arial"/>
          <w:i w:val="0"/>
          <w:iCs/>
          <w:sz w:val="22"/>
        </w:rPr>
        <w:t xml:space="preserve"> </w:t>
      </w:r>
      <w:bookmarkStart w:id="6" w:name="_Hlk203555646"/>
      <w:r>
        <w:rPr>
          <w:rFonts w:ascii="Arial" w:hAnsi="Arial" w:cs="Arial"/>
          <w:i w:val="0"/>
          <w:iCs/>
          <w:sz w:val="22"/>
        </w:rPr>
        <w:t>Select if section 4.0 is not applicable to your research project</w:t>
      </w:r>
      <w:bookmarkEnd w:id="6"/>
    </w:p>
    <w:p w14:paraId="16C4A86C" w14:textId="1122C908" w:rsidR="007C4665" w:rsidRPr="00547A98" w:rsidRDefault="00AE4735" w:rsidP="007C4665">
      <w:pPr>
        <w:autoSpaceDE/>
        <w:autoSpaceDN/>
        <w:adjustRightInd/>
        <w:spacing w:before="120" w:after="120"/>
        <w:ind w:left="720" w:right="720"/>
        <w:rPr>
          <w:rFonts w:cs="Arial"/>
          <w:i/>
          <w:sz w:val="22"/>
        </w:rPr>
      </w:pPr>
      <w:r>
        <w:rPr>
          <w:rFonts w:cs="Arial"/>
          <w:i/>
          <w:iCs/>
          <w:sz w:val="22"/>
        </w:rPr>
        <w:t>4.1</w:t>
      </w:r>
      <w:r>
        <w:rPr>
          <w:rFonts w:cs="Arial"/>
          <w:sz w:val="22"/>
        </w:rPr>
        <w:tab/>
      </w:r>
      <w:r>
        <w:rPr>
          <w:rFonts w:cs="Arial"/>
          <w:i/>
          <w:sz w:val="22"/>
        </w:rPr>
        <w:t xml:space="preserve">Describe the study </w:t>
      </w:r>
      <w:r>
        <w:rPr>
          <w:rFonts w:cs="Arial"/>
          <w:i/>
          <w:sz w:val="22"/>
          <w:u w:val="double"/>
        </w:rPr>
        <w:t>intervention</w:t>
      </w:r>
      <w:r>
        <w:rPr>
          <w:rFonts w:cs="Arial"/>
          <w:i/>
          <w:sz w:val="22"/>
        </w:rPr>
        <w:t xml:space="preserve"> or </w:t>
      </w:r>
      <w:r>
        <w:rPr>
          <w:rFonts w:cs="Arial"/>
          <w:i/>
          <w:sz w:val="22"/>
          <w:u w:val="double"/>
        </w:rPr>
        <w:t>interaction</w:t>
      </w:r>
      <w:r>
        <w:rPr>
          <w:rFonts w:cs="Arial"/>
          <w:i/>
          <w:sz w:val="22"/>
        </w:rPr>
        <w:t xml:space="preserve"> that is being evaluated.</w:t>
      </w:r>
    </w:p>
    <w:sdt>
      <w:sdtPr>
        <w:rPr>
          <w:rFonts w:cs="Arial"/>
          <w:sz w:val="22"/>
        </w:rPr>
        <w:id w:val="-940752055"/>
        <w:placeholder>
          <w:docPart w:val="DefaultPlaceholder_-1854013440"/>
        </w:placeholder>
        <w:showingPlcHdr/>
      </w:sdtPr>
      <w:sdtContent>
        <w:p w14:paraId="77EAC137" w14:textId="53D3AEBE" w:rsidR="009F1858" w:rsidRPr="00547A98" w:rsidRDefault="009F1858" w:rsidP="007C4665">
          <w:pPr>
            <w:autoSpaceDE/>
            <w:autoSpaceDN/>
            <w:adjustRightInd/>
            <w:spacing w:before="120" w:after="120"/>
            <w:ind w:left="720" w:right="720"/>
            <w:rPr>
              <w:rFonts w:cs="Arial"/>
              <w:sz w:val="22"/>
            </w:rPr>
          </w:pPr>
          <w:r>
            <w:rPr>
              <w:rStyle w:val="PlaceholderText"/>
              <w:rFonts w:cs="Arial"/>
              <w:color w:val="000000" w:themeColor="text1"/>
              <w:bdr w:val="single" w:sz="4" w:space="0" w:color="auto"/>
            </w:rPr>
            <w:t>Click or tap here to enter text.</w:t>
          </w:r>
        </w:p>
      </w:sdtContent>
    </w:sdt>
    <w:p w14:paraId="117DF55A" w14:textId="77777777" w:rsidR="007C4665" w:rsidRPr="00547A98" w:rsidRDefault="007C4665" w:rsidP="007C4665">
      <w:pPr>
        <w:pStyle w:val="Heading1"/>
        <w:numPr>
          <w:ilvl w:val="0"/>
          <w:numId w:val="0"/>
        </w:numPr>
        <w:rPr>
          <w:rFonts w:ascii="Arial" w:hAnsi="Arial" w:cs="Arial"/>
          <w:bCs/>
        </w:rPr>
      </w:pPr>
    </w:p>
    <w:p w14:paraId="283A476D" w14:textId="2EB2B692" w:rsidR="007C4665" w:rsidRPr="00547A98" w:rsidRDefault="007C4665" w:rsidP="007C4665">
      <w:pPr>
        <w:pStyle w:val="Heading1"/>
        <w:rPr>
          <w:rFonts w:ascii="Arial" w:hAnsi="Arial" w:cs="Arial"/>
        </w:rPr>
      </w:pPr>
      <w:bookmarkStart w:id="7" w:name="_Toc226630092"/>
      <w:r>
        <w:rPr>
          <w:rFonts w:ascii="Arial" w:hAnsi="Arial" w:cs="Arial"/>
        </w:rPr>
        <w:t>Procedures Involved</w:t>
      </w:r>
      <w:bookmarkEnd w:id="7"/>
    </w:p>
    <w:p w14:paraId="5ED2F03F" w14:textId="77777777" w:rsidR="007C4665" w:rsidRPr="00547A98" w:rsidRDefault="007C4665"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Pr>
          <w:rFonts w:ascii="Arial" w:hAnsi="Arial" w:cs="Arial"/>
          <w:color w:val="auto"/>
          <w:sz w:val="22"/>
        </w:rPr>
        <w:t>Describe and explain the study design.</w:t>
      </w:r>
    </w:p>
    <w:sdt>
      <w:sdtPr>
        <w:rPr>
          <w:rFonts w:cstheme="minorHAnsi"/>
          <w:color w:val="auto"/>
          <w:sz w:val="22"/>
        </w:rPr>
        <w:id w:val="-116608467"/>
        <w:placeholder>
          <w:docPart w:val="DefaultPlaceholder_-1854013440"/>
        </w:placeholder>
      </w:sdtPr>
      <w:sdtContent>
        <w:p w14:paraId="6F8A87FD" w14:textId="67586961" w:rsidR="006E0763" w:rsidRPr="006E0763" w:rsidRDefault="00C45EC8" w:rsidP="00C45EC8">
          <w:pPr>
            <w:pStyle w:val="BlockText"/>
            <w:autoSpaceDE/>
            <w:autoSpaceDN/>
            <w:adjustRightInd/>
            <w:spacing w:before="120" w:after="120"/>
            <w:ind w:left="720" w:right="720"/>
            <w:rPr>
              <w:rFonts w:ascii="Arial" w:hAnsi="Arial" w:cs="Arial"/>
              <w:color w:val="000000" w:themeColor="text1"/>
              <w:sz w:val="22"/>
            </w:rPr>
          </w:pPr>
          <w:r>
            <w:rPr>
              <w:rFonts w:ascii="Arial" w:hAnsi="Arial" w:cs="Arial"/>
              <w:color w:val="000000" w:themeColor="text1"/>
              <w:sz w:val="22"/>
            </w:rPr>
            <w:t xml:space="preserve">This study will employ a cross-sectional survey research design -- Participants will be recruited </w:t>
          </w:r>
          <w:r w:rsidR="009C1968">
            <w:rPr>
              <w:rFonts w:ascii="Arial" w:hAnsi="Arial" w:cs="Arial"/>
              <w:color w:val="000000" w:themeColor="text1"/>
              <w:sz w:val="22"/>
            </w:rPr>
            <w:t xml:space="preserve">two groups: (1) individuals already participating in the field study, which involves monitoring wild birds and backyard poultry and assessing pathogen prevalence (hereafter, “field-study participants”), and (2) members of the public who receive the survey invitation via email/newsletter; this will most likely be through local outreach systems such as the Alabama Cooperative Extension program, and local interest groups that advertise similar activities (hereafter, “general-audience participants”). Eligibility for this component of the research will be limited to adults who engage in backyard activities like bird-feeding and poultry keeping or have interest and knowledge of them and volunteer to take the survey. Both groups complete the same survey instrument, but may only take certain portions, relevant to their knowledge and current practices. </w:t>
          </w:r>
        </w:p>
        <w:p w14:paraId="1C8C4FB0" w14:textId="2841E92B" w:rsidR="006E0763" w:rsidRPr="006E0763" w:rsidRDefault="00C45EC8" w:rsidP="006E0763">
          <w:pPr>
            <w:pStyle w:val="BlockText"/>
            <w:autoSpaceDE/>
            <w:autoSpaceDN/>
            <w:adjustRightInd/>
            <w:spacing w:before="120" w:after="120"/>
            <w:ind w:left="720" w:right="720"/>
            <w:rPr>
              <w:rFonts w:ascii="Arial" w:hAnsi="Arial" w:cs="Arial"/>
              <w:color w:val="000000" w:themeColor="text1"/>
              <w:sz w:val="22"/>
            </w:rPr>
          </w:pPr>
          <w:r>
            <w:rPr>
              <w:rFonts w:ascii="Arial" w:hAnsi="Arial" w:cs="Arial"/>
              <w:color w:val="000000" w:themeColor="text1"/>
              <w:sz w:val="22"/>
            </w:rPr>
            <w:t>Data will be collected using a standardized questionnaire (see Local Site Documents–Other Attachments).</w:t>
          </w:r>
        </w:p>
        <w:p w14:paraId="305DB8FB" w14:textId="00C27BD9" w:rsidR="00E65AA8" w:rsidRDefault="00E65AA8" w:rsidP="006E0763">
          <w:pPr>
            <w:pStyle w:val="BlockText"/>
            <w:autoSpaceDE/>
            <w:autoSpaceDN/>
            <w:adjustRightInd/>
            <w:spacing w:before="120" w:after="120"/>
            <w:ind w:left="720" w:right="720"/>
            <w:rPr>
              <w:rFonts w:ascii="Arial" w:hAnsi="Arial" w:cs="Arial"/>
              <w:color w:val="000000" w:themeColor="text1"/>
              <w:sz w:val="22"/>
            </w:rPr>
          </w:pPr>
          <w:r>
            <w:rPr>
              <w:rFonts w:ascii="Arial" w:hAnsi="Arial" w:cs="Arial"/>
              <w:color w:val="000000" w:themeColor="text1"/>
              <w:sz w:val="22"/>
            </w:rPr>
            <w:t xml:space="preserve">Survey responses will be collected at a single point in time. Rather than collecting names or other directly identifying information, each </w:t>
          </w:r>
          <w:r w:rsidR="009C1968">
            <w:rPr>
              <w:rFonts w:ascii="Arial" w:hAnsi="Arial" w:cs="Arial"/>
              <w:color w:val="000000" w:themeColor="text1"/>
              <w:sz w:val="22"/>
            </w:rPr>
            <w:t xml:space="preserve">field-study </w:t>
          </w:r>
          <w:r>
            <w:rPr>
              <w:rFonts w:ascii="Arial" w:hAnsi="Arial" w:cs="Arial"/>
              <w:color w:val="000000" w:themeColor="text1"/>
              <w:sz w:val="22"/>
            </w:rPr>
            <w:t>participant's responses will be labeled with a unique site identification code. This code links the survey responses to the biological and environmental data collected at that household through Aims 1 and 2. The list connecting site identification codes to participating households will be maintained separately from the survey data and from any file containing participant names, in an access-restricted, password-protected location available only to the Principal Investigator and the graduate student researcher (see Section 19.0).</w:t>
          </w:r>
          <w:r w:rsidR="009C1968">
            <w:rPr>
              <w:rFonts w:ascii="Arial" w:hAnsi="Arial" w:cs="Arial"/>
              <w:color w:val="000000" w:themeColor="text1"/>
              <w:sz w:val="22"/>
            </w:rPr>
            <w:t xml:space="preserve"> General-</w:t>
          </w:r>
          <w:r w:rsidR="009C1968">
            <w:rPr>
              <w:rFonts w:ascii="Arial" w:hAnsi="Arial" w:cs="Arial"/>
              <w:color w:val="000000" w:themeColor="text1"/>
              <w:sz w:val="22"/>
            </w:rPr>
            <w:lastRenderedPageBreak/>
            <w:t xml:space="preserve">audience participants access the survey through a single public link/QR code; their responses are not labeled with any identifiers and are anonymous. </w:t>
          </w:r>
        </w:p>
        <w:p w14:paraId="3AABB5D8" w14:textId="38D07678" w:rsidR="006E0763" w:rsidRPr="006E0763" w:rsidRDefault="006E0763" w:rsidP="006E0763">
          <w:pPr>
            <w:pStyle w:val="BlockText"/>
            <w:autoSpaceDE/>
            <w:autoSpaceDN/>
            <w:adjustRightInd/>
            <w:spacing w:before="120" w:after="120"/>
            <w:ind w:left="720" w:right="720"/>
            <w:rPr>
              <w:rFonts w:ascii="Arial" w:hAnsi="Arial" w:cs="Arial"/>
              <w:color w:val="000000" w:themeColor="text1"/>
              <w:sz w:val="22"/>
            </w:rPr>
          </w:pPr>
          <w:r>
            <w:rPr>
              <w:rFonts w:ascii="Arial" w:hAnsi="Arial" w:cs="Arial"/>
              <w:color w:val="000000" w:themeColor="text1"/>
              <w:sz w:val="22"/>
            </w:rPr>
            <w:t xml:space="preserve">Quantitative analyses will be used to describe participant characteristics and assess relationships among disease-risk perceptions, conservation attitudes, biosecurity practices, and willingness to adopt recommended behaviors. </w:t>
          </w:r>
        </w:p>
        <w:p w14:paraId="361EBF81" w14:textId="2F38A7DF" w:rsidR="00C45EC8" w:rsidRPr="006E0763" w:rsidRDefault="006E0763" w:rsidP="006E0763">
          <w:pPr>
            <w:pStyle w:val="BlockText"/>
            <w:autoSpaceDE/>
            <w:autoSpaceDN/>
            <w:adjustRightInd/>
            <w:spacing w:before="120" w:after="120"/>
            <w:ind w:left="720" w:right="720"/>
            <w:rPr>
              <w:rFonts w:ascii="Arial" w:hAnsi="Arial" w:cs="Arial"/>
              <w:color w:val="000000" w:themeColor="text1"/>
              <w:sz w:val="22"/>
            </w:rPr>
          </w:pPr>
          <w:r>
            <w:rPr>
              <w:rFonts w:ascii="Arial" w:hAnsi="Arial" w:cs="Arial"/>
              <w:color w:val="000000" w:themeColor="text1"/>
              <w:sz w:val="22"/>
            </w:rPr>
            <w:t>Findings may also be compared with pathogen prevalence data collected through the broader study to explore potential associations between human behaviors and disease outcomes</w:t>
          </w:r>
        </w:p>
        <w:p w14:paraId="0045D67A" w14:textId="42E0421A" w:rsidR="00DA0BBE" w:rsidRPr="006E0763" w:rsidRDefault="00000000" w:rsidP="00C45EC8">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cstheme="minorHAnsi"/>
              <w:color w:val="auto"/>
              <w:sz w:val="22"/>
            </w:rPr>
          </w:pPr>
        </w:p>
      </w:sdtContent>
    </w:sdt>
    <w:p w14:paraId="20C10A7E" w14:textId="77777777" w:rsidR="0030682C" w:rsidRDefault="007C4665"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Pr>
          <w:rFonts w:ascii="Arial" w:hAnsi="Arial" w:cs="Arial"/>
          <w:color w:val="auto"/>
          <w:sz w:val="22"/>
        </w:rPr>
        <w:t xml:space="preserve">Provide a description of all research procedures being performed and when they are performed.  </w:t>
      </w:r>
    </w:p>
    <w:sdt>
      <w:sdtPr>
        <w:rPr>
          <w:rFonts w:ascii="Arial" w:hAnsi="Arial" w:cs="Arial"/>
          <w:color w:val="auto"/>
          <w:sz w:val="22"/>
        </w:rPr>
        <w:id w:val="2013718856"/>
        <w:placeholder>
          <w:docPart w:val="DefaultPlaceholder_-1854013440"/>
        </w:placeholder>
      </w:sdtPr>
      <w:sdtContent>
        <w:p w14:paraId="1265CFDA" w14:textId="4CD0EB4F" w:rsidR="00A9039D" w:rsidRDefault="004617DE" w:rsidP="007355BE">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Pr>
              <w:rFonts w:ascii="Arial" w:hAnsi="Arial" w:cs="Arial"/>
              <w:color w:val="auto"/>
              <w:sz w:val="22"/>
            </w:rPr>
            <w:t xml:space="preserve">Survey administration will occur over an approximately two-month recruitment window during October through December 2026, corresponding to the latter portion of the associated field-sampling effort. The primary mode of administration is a self-administered online questionnaire hosted on Qualtrics (see Local Site Documents–Other Attachments). </w:t>
          </w:r>
          <w:r w:rsidR="009B3069" w:rsidRPr="009B3069">
            <w:rPr>
              <w:rFonts w:ascii="Arial" w:hAnsi="Arial" w:cs="Arial"/>
              <w:color w:val="auto"/>
              <w:sz w:val="22"/>
            </w:rPr>
            <w:t>Eligible adults will be invited to participate (see Section 14.0.</w:t>
          </w:r>
          <w:r w:rsidR="009C1968">
            <w:rPr>
              <w:rFonts w:ascii="Arial" w:hAnsi="Arial" w:cs="Arial"/>
              <w:color w:val="auto"/>
              <w:sz w:val="22"/>
            </w:rPr>
            <w:t xml:space="preserve"> Field-study participants will be given a </w:t>
          </w:r>
          <w:r w:rsidR="006C37FA">
            <w:rPr>
              <w:rFonts w:ascii="Arial" w:hAnsi="Arial" w:cs="Arial"/>
              <w:color w:val="auto"/>
              <w:sz w:val="22"/>
            </w:rPr>
            <w:t>personal</w:t>
          </w:r>
          <w:r w:rsidR="009C1968">
            <w:rPr>
              <w:rFonts w:ascii="Arial" w:hAnsi="Arial" w:cs="Arial"/>
              <w:color w:val="auto"/>
              <w:sz w:val="22"/>
            </w:rPr>
            <w:t xml:space="preserve"> survey link </w:t>
          </w:r>
          <w:r w:rsidR="006C37FA">
            <w:rPr>
              <w:rFonts w:ascii="Arial" w:hAnsi="Arial" w:cs="Arial"/>
              <w:color w:val="auto"/>
              <w:sz w:val="22"/>
            </w:rPr>
            <w:t>by email or in-person; general-audience participants will receive a public survey link through email newsletter.</w:t>
          </w:r>
          <w:r w:rsidR="009B3069" w:rsidRPr="009B3069">
            <w:rPr>
              <w:rFonts w:ascii="Arial" w:hAnsi="Arial" w:cs="Arial"/>
              <w:color w:val="auto"/>
              <w:sz w:val="22"/>
            </w:rPr>
            <w:t xml:space="preserve"> They access the survey by following the link to the Qualtrics instrument, which they may complete at a time and location of their choosing</w:t>
          </w:r>
          <w:r>
            <w:rPr>
              <w:rFonts w:ascii="Arial" w:hAnsi="Arial" w:cs="Arial"/>
              <w:color w:val="auto"/>
              <w:sz w:val="22"/>
            </w:rPr>
            <w:t>. A paper version of the same questionnaire will be offered as an alternative for</w:t>
          </w:r>
          <w:r w:rsidR="006C37FA">
            <w:rPr>
              <w:rFonts w:ascii="Arial" w:hAnsi="Arial" w:cs="Arial"/>
              <w:color w:val="auto"/>
              <w:sz w:val="22"/>
            </w:rPr>
            <w:t xml:space="preserve"> field-study</w:t>
          </w:r>
          <w:r>
            <w:rPr>
              <w:rFonts w:ascii="Arial" w:hAnsi="Arial" w:cs="Arial"/>
              <w:color w:val="auto"/>
              <w:sz w:val="22"/>
            </w:rPr>
            <w:t xml:space="preserve"> participants who prefer not to complete the survey online. Paper surveys will contain no participant name or contact information; each will be labeled only with the participant’s site identification code and returned to the researcher in a sealed envelope. Completed paper responses are identified by site code rather than by name, and the list linking codes to households is stored separately and securely (see Section 19.0). Each </w:t>
          </w:r>
          <w:r w:rsidR="006C37FA">
            <w:rPr>
              <w:rFonts w:ascii="Arial" w:hAnsi="Arial" w:cs="Arial"/>
              <w:color w:val="auto"/>
              <w:sz w:val="22"/>
            </w:rPr>
            <w:t xml:space="preserve">field-study </w:t>
          </w:r>
          <w:r>
            <w:rPr>
              <w:rFonts w:ascii="Arial" w:hAnsi="Arial" w:cs="Arial"/>
              <w:color w:val="auto"/>
              <w:sz w:val="22"/>
            </w:rPr>
            <w:t>participant will receive one initial invitation followed by up to two reminder contacts before recruitment closes</w:t>
          </w:r>
          <w:r w:rsidR="006C37FA">
            <w:rPr>
              <w:rFonts w:ascii="Arial" w:hAnsi="Arial" w:cs="Arial"/>
              <w:color w:val="auto"/>
              <w:sz w:val="22"/>
            </w:rPr>
            <w:t>; the general-audience participants will only receive the initial email invitation</w:t>
          </w:r>
          <w:r>
            <w:rPr>
              <w:rFonts w:ascii="Arial" w:hAnsi="Arial" w:cs="Arial"/>
              <w:color w:val="auto"/>
              <w:sz w:val="22"/>
            </w:rPr>
            <w:t>. Completion of the survey is expected to take approximately 10 to 15 minutes.</w:t>
          </w:r>
        </w:p>
      </w:sdtContent>
    </w:sdt>
    <w:p w14:paraId="5D577DF2" w14:textId="370EFB49" w:rsidR="007C4665" w:rsidRPr="007B57C4" w:rsidRDefault="00C55BC7" w:rsidP="007B57C4">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Pr>
          <w:rFonts w:ascii="Arial" w:hAnsi="Arial" w:cs="Arial"/>
          <w:color w:val="auto"/>
          <w:sz w:val="22"/>
        </w:rPr>
        <w:t xml:space="preserve">If you are proposing collecting research data on pre-existing standard operating procedures, programs, classroom activities, etc., please distinguish between (as applicable): (a) what (if any) additional procedures participants would engage in that are solely for research purposes and (b) the components of the non-research procedures (i.e., standard practice in that program, classroom) from which you will collect data and/or observations. </w:t>
      </w:r>
    </w:p>
    <w:p w14:paraId="1D433290" w14:textId="64C19571" w:rsidR="00F349A2" w:rsidRPr="007355BE" w:rsidRDefault="00000000" w:rsidP="007355BE">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i w:val="0"/>
          <w:iCs w:val="0"/>
          <w:color w:val="auto"/>
          <w:sz w:val="22"/>
        </w:rPr>
      </w:pPr>
      <w:sdt>
        <w:sdtPr>
          <w:rPr>
            <w:rFonts w:ascii="Segoe UI Symbol" w:hAnsi="Segoe UI Symbol" w:cs="Segoe UI Symbol"/>
            <w:i w:val="0"/>
            <w:iCs w:val="0"/>
            <w:color w:val="auto"/>
            <w:sz w:val="22"/>
          </w:rPr>
          <w:id w:val="1854766192"/>
          <w14:checkbox>
            <w14:checked w14:val="1"/>
            <w14:checkedState w14:val="2612" w14:font="MS Gothic"/>
            <w14:uncheckedState w14:val="2610" w14:font="MS Gothic"/>
          </w14:checkbox>
        </w:sdtPr>
        <w:sdtContent>
          <w:r>
            <w:rPr>
              <w:rFonts w:ascii="MS Gothic" w:eastAsia="MS Gothic" w:hAnsi="MS Gothic" w:cs="Segoe UI Symbol" w:hint="eastAsia"/>
              <w:i w:val="0"/>
              <w:iCs w:val="0"/>
              <w:color w:val="auto"/>
              <w:sz w:val="22"/>
            </w:rPr>
            <w:t>☒</w:t>
          </w:r>
        </w:sdtContent>
      </w:sdt>
      <w:r>
        <w:rPr>
          <w:rFonts w:ascii="Arial" w:hAnsi="Arial" w:cs="Arial"/>
          <w:i w:val="0"/>
          <w:iCs w:val="0"/>
          <w:color w:val="auto"/>
          <w:sz w:val="22"/>
        </w:rPr>
        <w:t xml:space="preserve">Select if section 5.3 is not applicable to your research project because you are not collecting research data on pre-existing activities. </w:t>
      </w:r>
    </w:p>
    <w:sdt>
      <w:sdtPr>
        <w:rPr>
          <w:rFonts w:ascii="Arial" w:hAnsi="Arial" w:cs="Arial"/>
          <w:color w:val="auto"/>
          <w:sz w:val="22"/>
        </w:rPr>
        <w:id w:val="-704483867"/>
        <w:placeholder>
          <w:docPart w:val="DefaultPlaceholder_-1854013440"/>
        </w:placeholder>
        <w:showingPlcHdr/>
      </w:sdtPr>
      <w:sdtContent>
        <w:p w14:paraId="0FBD8136" w14:textId="2806429F" w:rsidR="00EC277A" w:rsidRDefault="00EC277A" w:rsidP="00F6290A">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Pr>
              <w:rStyle w:val="PlaceholderText"/>
              <w:rFonts w:ascii="Arial" w:hAnsi="Arial" w:cs="Arial"/>
              <w:i w:val="0"/>
              <w:iCs w:val="0"/>
              <w:color w:val="000000" w:themeColor="text1"/>
              <w:bdr w:val="single" w:sz="4" w:space="0" w:color="auto"/>
            </w:rPr>
            <w:t>Click or tap here to enter text.</w:t>
          </w:r>
        </w:p>
      </w:sdtContent>
    </w:sdt>
    <w:p w14:paraId="161E5578" w14:textId="77777777" w:rsidR="00A77EBA" w:rsidRDefault="007F37E7" w:rsidP="00A77EBA">
      <w:pPr>
        <w:pStyle w:val="List"/>
        <w:numPr>
          <w:ilvl w:val="1"/>
          <w:numId w:val="2"/>
        </w:numPr>
        <w:spacing w:before="120" w:beforeAutospacing="0" w:after="120" w:afterAutospacing="0"/>
        <w:ind w:left="1267" w:hanging="547"/>
        <w:rPr>
          <w:rFonts w:ascii="Arial" w:hAnsi="Arial" w:cs="Arial"/>
          <w:sz w:val="22"/>
        </w:rPr>
      </w:pPr>
      <w:r>
        <w:rPr>
          <w:rFonts w:ascii="Arial" w:hAnsi="Arial" w:cs="Arial"/>
          <w:sz w:val="22"/>
        </w:rPr>
        <w:t xml:space="preserve">Describe all data that will be collected during the study and how those data will be obtained. Distinguish between: (a) data collected from research-specific study procedures, (b) observation/data collected from standard operation procedures, programs, classroom activities, etc., and/or (c) data </w:t>
      </w:r>
      <w:r>
        <w:rPr>
          <w:rFonts w:ascii="Arial" w:hAnsi="Arial" w:cs="Arial"/>
          <w:sz w:val="22"/>
        </w:rPr>
        <w:lastRenderedPageBreak/>
        <w:t xml:space="preserve">obtained from pre-existing source records (e.g., medical records, academic records, etc.), as applicable. </w:t>
      </w:r>
    </w:p>
    <w:p w14:paraId="3D6DBCB2" w14:textId="5E950644" w:rsidR="00A77EBA" w:rsidRPr="00A77EBA" w:rsidRDefault="00A77EBA" w:rsidP="000B3133">
      <w:pPr>
        <w:pStyle w:val="List"/>
        <w:numPr>
          <w:ilvl w:val="0"/>
          <w:numId w:val="0"/>
        </w:numPr>
        <w:spacing w:before="120" w:beforeAutospacing="0" w:after="120" w:afterAutospacing="0"/>
        <w:ind w:left="1267"/>
        <w:rPr>
          <w:rFonts w:ascii="Arial" w:hAnsi="Arial" w:cs="Arial"/>
          <w:sz w:val="22"/>
        </w:rPr>
      </w:pPr>
      <w:r>
        <w:rPr>
          <w:rFonts w:ascii="Arial" w:hAnsi="Arial" w:cs="Arial"/>
          <w:sz w:val="22"/>
        </w:rPr>
        <w:t>If genomic data will be collected and submitted to an NIH designated data repository, review HRP-322 - WORKSHEET - NIH GDS Institutional Certification to ensure that you have provided sufficient information.</w:t>
      </w:r>
    </w:p>
    <w:p w14:paraId="6D8F642D" w14:textId="50571614" w:rsidR="0062518C" w:rsidRPr="000B3133" w:rsidRDefault="001D3A17" w:rsidP="000B3133">
      <w:pPr>
        <w:pStyle w:val="List"/>
        <w:numPr>
          <w:ilvl w:val="0"/>
          <w:numId w:val="0"/>
        </w:numPr>
        <w:spacing w:before="120" w:beforeAutospacing="0" w:after="120" w:afterAutospacing="0"/>
        <w:ind w:left="1267"/>
        <w:rPr>
          <w:rFonts w:ascii="Arial" w:hAnsi="Arial" w:cs="Arial"/>
          <w:b/>
          <w:bCs/>
          <w:color w:val="000000" w:themeColor="text1"/>
          <w:sz w:val="22"/>
        </w:rPr>
      </w:pPr>
      <w:r>
        <w:rPr>
          <w:rFonts w:ascii="Arial" w:hAnsi="Arial" w:cs="Arial"/>
          <w:b/>
          <w:bCs/>
          <w:sz w:val="22"/>
        </w:rPr>
        <w:t xml:space="preserve">Upload all surveys, interview scripts, and data collection forms to the respective section of the “Local Site </w:t>
      </w:r>
      <w:r>
        <w:rPr>
          <w:rFonts w:ascii="Arial" w:hAnsi="Arial" w:cs="Arial"/>
          <w:b/>
          <w:bCs/>
          <w:color w:val="000000" w:themeColor="text1"/>
          <w:sz w:val="22"/>
        </w:rPr>
        <w:t>Documents” page of the Endeavor application.</w:t>
      </w:r>
    </w:p>
    <w:sdt>
      <w:sdtPr>
        <w:rPr>
          <w:rFonts w:ascii="Arial" w:hAnsi="Arial" w:cs="Arial"/>
          <w:color w:val="000000" w:themeColor="text1"/>
          <w:sz w:val="22"/>
        </w:rPr>
        <w:id w:val="1894691815"/>
        <w:placeholder>
          <w:docPart w:val="DefaultPlaceholder_-1854013440"/>
        </w:placeholder>
      </w:sdtPr>
      <w:sdtContent>
        <w:p w14:paraId="6F0F809A" w14:textId="2CBC8747" w:rsidR="00777D78" w:rsidRPr="00E65AA8" w:rsidRDefault="00777D78" w:rsidP="00737730">
          <w:pPr>
            <w:pStyle w:val="List"/>
            <w:numPr>
              <w:ilvl w:val="0"/>
              <w:numId w:val="0"/>
            </w:numPr>
            <w:spacing w:before="120" w:after="120"/>
            <w:ind w:left="720"/>
            <w:rPr>
              <w:rFonts w:ascii="Arial" w:hAnsi="Arial" w:cs="Arial"/>
              <w:color w:val="000000" w:themeColor="text1"/>
              <w:sz w:val="22"/>
            </w:rPr>
          </w:pPr>
          <w:r>
            <w:rPr>
              <w:rFonts w:ascii="Arial" w:hAnsi="Arial" w:cs="Arial"/>
              <w:color w:val="000000" w:themeColor="text1"/>
              <w:sz w:val="22"/>
            </w:rPr>
            <w:t>All data will be collected through the survey instrument (see Local Site Documents–Other Attachments), a standardized questionnaire administered online via Qualtrics or on paper. The instrument measures several main concepts through closed- and open-ended items: motivations for backyard bird feeding and poultry keeping; place attachment to the participant's yard or property; knowledge of zoonotic disease and familiarity with specific avian diseases; perceptions of disease risk, likelihood, and severity; feeder and coop maintenance and biosecurity practices; pro-conservation attitudes and behaviors; willingness to modify backyard practices and to financially support conservation initiatives; and standard demographic characteristics. All items are self-reported, and participants may skip any question they prefer not to answer.</w:t>
          </w:r>
          <w:r>
            <w:rPr>
              <w:rFonts w:ascii="Arial" w:eastAsiaTheme="minorHAnsi" w:hAnsi="Arial" w:cstheme="minorBidi"/>
              <w:i w:val="0"/>
            </w:rPr>
            <w:t xml:space="preserve"> </w:t>
          </w:r>
          <w:r>
            <w:rPr>
              <w:rFonts w:ascii="Arial" w:hAnsi="Arial" w:cs="Arial"/>
              <w:color w:val="000000" w:themeColor="text1"/>
              <w:sz w:val="22"/>
            </w:rPr>
            <w:t>No biological specimens or directly identifying information (such as name or address) are collected through this survey.</w:t>
          </w:r>
        </w:p>
        <w:p w14:paraId="57E86B20" w14:textId="05A7586D" w:rsidR="00EC277A" w:rsidRPr="00777D78" w:rsidRDefault="00E65AA8" w:rsidP="00F6290A">
          <w:pPr>
            <w:pStyle w:val="List"/>
            <w:numPr>
              <w:ilvl w:val="0"/>
              <w:numId w:val="0"/>
            </w:numPr>
            <w:spacing w:before="120" w:beforeAutospacing="0" w:after="120" w:afterAutospacing="0"/>
            <w:ind w:left="720"/>
            <w:rPr>
              <w:rFonts w:ascii="Arial" w:hAnsi="Arial" w:cs="Arial"/>
              <w:color w:val="000000" w:themeColor="text1"/>
              <w:sz w:val="22"/>
            </w:rPr>
          </w:pPr>
          <w:r>
            <w:rPr>
              <w:rFonts w:ascii="Arial" w:hAnsi="Arial" w:cs="Arial"/>
              <w:color w:val="000000" w:themeColor="text1"/>
              <w:sz w:val="22"/>
            </w:rPr>
            <w:t>Findings from these survey data may be examined in relation to pathogen-prevalence and environmental data generated through the associated field and laboratory objectives (Aims 1 and 2, reviewed under IACUC protocol IPROTO202500000090). Survey responses</w:t>
          </w:r>
          <w:r w:rsidR="006C37FA">
            <w:rPr>
              <w:rFonts w:ascii="Arial" w:hAnsi="Arial" w:cs="Arial"/>
              <w:color w:val="000000" w:themeColor="text1"/>
              <w:sz w:val="22"/>
            </w:rPr>
            <w:t xml:space="preserve"> from field-study participants</w:t>
          </w:r>
          <w:r>
            <w:rPr>
              <w:rFonts w:ascii="Arial" w:hAnsi="Arial" w:cs="Arial"/>
              <w:color w:val="000000" w:themeColor="text1"/>
              <w:sz w:val="22"/>
            </w:rPr>
            <w:t xml:space="preserve"> are labeled with a unique site identification code that links them to the biological and environmental data collected at that household, allowing associations between reported backyard practices and patterns of disease risk to be examined at the household and site level. </w:t>
          </w:r>
          <w:r w:rsidR="006C37FA">
            <w:rPr>
              <w:rFonts w:ascii="Arial" w:hAnsi="Arial" w:cs="Arial"/>
              <w:color w:val="000000" w:themeColor="text1"/>
              <w:sz w:val="22"/>
            </w:rPr>
            <w:t>These responses</w:t>
          </w:r>
          <w:r>
            <w:rPr>
              <w:rFonts w:ascii="Arial" w:hAnsi="Arial" w:cs="Arial"/>
              <w:color w:val="000000" w:themeColor="text1"/>
              <w:sz w:val="22"/>
            </w:rPr>
            <w:t xml:space="preserve"> are coded rather than anonymous; </w:t>
          </w:r>
          <w:proofErr w:type="gramStart"/>
          <w:r>
            <w:rPr>
              <w:rFonts w:ascii="Arial" w:hAnsi="Arial" w:cs="Arial"/>
              <w:color w:val="000000" w:themeColor="text1"/>
              <w:sz w:val="22"/>
            </w:rPr>
            <w:t>no</w:t>
          </w:r>
          <w:proofErr w:type="gramEnd"/>
          <w:r>
            <w:rPr>
              <w:rFonts w:ascii="Arial" w:hAnsi="Arial" w:cs="Arial"/>
              <w:color w:val="000000" w:themeColor="text1"/>
              <w:sz w:val="22"/>
            </w:rPr>
            <w:t xml:space="preserve"> directly identifying information is collected through the survey, and the list linking site codes to households is stored separately and securely (see Section 19.0).</w:t>
          </w:r>
          <w:r w:rsidR="006C37FA">
            <w:rPr>
              <w:rFonts w:ascii="Arial" w:hAnsi="Arial" w:cs="Arial"/>
              <w:color w:val="000000" w:themeColor="text1"/>
              <w:sz w:val="22"/>
            </w:rPr>
            <w:t xml:space="preserve"> Responses from general audience participants carry no site code, are anonymous, and will be analyzed only in aggregate. </w:t>
          </w:r>
        </w:p>
      </w:sdtContent>
    </w:sdt>
    <w:p w14:paraId="54CFF435" w14:textId="77777777" w:rsidR="007C4665" w:rsidRPr="00547A98" w:rsidRDefault="007C4665" w:rsidP="007C4665">
      <w:pPr>
        <w:pStyle w:val="List"/>
        <w:numPr>
          <w:ilvl w:val="1"/>
          <w:numId w:val="2"/>
        </w:numPr>
        <w:spacing w:before="120" w:beforeAutospacing="0" w:after="120" w:afterAutospacing="0"/>
        <w:ind w:left="1267" w:hanging="547"/>
        <w:rPr>
          <w:rFonts w:ascii="Arial" w:hAnsi="Arial" w:cs="Arial"/>
          <w:sz w:val="22"/>
        </w:rPr>
      </w:pPr>
      <w:r>
        <w:rPr>
          <w:rFonts w:ascii="Arial" w:hAnsi="Arial" w:cs="Arial"/>
          <w:sz w:val="22"/>
        </w:rPr>
        <w:t xml:space="preserve">If there are plans for long-term follow-up (once all research related procedures are complete), what data will be collected during this period. </w:t>
      </w:r>
    </w:p>
    <w:sdt>
      <w:sdtPr>
        <w:rPr>
          <w:rFonts w:ascii="Arial" w:hAnsi="Arial" w:cs="Arial"/>
          <w:sz w:val="22"/>
        </w:rPr>
        <w:id w:val="-1182964339"/>
        <w:placeholder>
          <w:docPart w:val="DefaultPlaceholder_-1854013440"/>
        </w:placeholder>
      </w:sdtPr>
      <w:sdtEndPr>
        <w:rPr>
          <w:color w:val="000000" w:themeColor="text1"/>
        </w:rPr>
      </w:sdtEndPr>
      <w:sdtContent>
        <w:p w14:paraId="23E602F2" w14:textId="1271BA3C" w:rsidR="00EC277A" w:rsidRPr="000B3133" w:rsidRDefault="00196A7E" w:rsidP="00F6290A">
          <w:pPr>
            <w:pStyle w:val="List"/>
            <w:numPr>
              <w:ilvl w:val="0"/>
              <w:numId w:val="0"/>
            </w:numPr>
            <w:spacing w:before="120" w:beforeAutospacing="0" w:after="120" w:afterAutospacing="0"/>
            <w:ind w:left="720"/>
            <w:rPr>
              <w:rFonts w:ascii="Arial" w:hAnsi="Arial" w:cs="Arial"/>
              <w:color w:val="000000" w:themeColor="text1"/>
              <w:sz w:val="22"/>
            </w:rPr>
          </w:pPr>
          <w:r>
            <w:rPr>
              <w:rFonts w:ascii="Arial" w:hAnsi="Arial" w:cs="Arial"/>
              <w:sz w:val="22"/>
            </w:rPr>
            <w:t>Study results will be shared with participants after all data have been collected, analyzed, and interpreted, but no further data is to be collected during this follow-up.</w:t>
          </w:r>
          <w:r>
            <w:rPr>
              <w:rFonts w:ascii="Arial" w:eastAsiaTheme="minorHAnsi" w:hAnsi="Arial" w:cstheme="minorBidi"/>
              <w:i w:val="0"/>
            </w:rPr>
            <w:t xml:space="preserve"> </w:t>
          </w:r>
          <w:r>
            <w:rPr>
              <w:rFonts w:ascii="Arial" w:hAnsi="Arial" w:cs="Arial"/>
              <w:sz w:val="22"/>
            </w:rPr>
            <w:t>Aggregate study findings will be shared with participants following analysis and interpretation of the data; this is described in Section 9.0 (Sharing of Results with Participants).</w:t>
          </w:r>
          <w:r>
            <w:rPr>
              <w:rFonts w:ascii="Arial" w:hAnsi="Arial" w:cs="Arial"/>
              <w:iCs/>
              <w:sz w:val="22"/>
            </w:rPr>
            <w:t xml:space="preserve"> </w:t>
          </w:r>
        </w:p>
      </w:sdtContent>
    </w:sdt>
    <w:p w14:paraId="677B996C" w14:textId="77777777" w:rsidR="00A77EBA" w:rsidRPr="00A77EBA" w:rsidRDefault="00F70C10" w:rsidP="00A77EBA">
      <w:pPr>
        <w:pStyle w:val="List"/>
        <w:numPr>
          <w:ilvl w:val="1"/>
          <w:numId w:val="2"/>
        </w:numPr>
        <w:ind w:left="1267" w:hanging="547"/>
        <w:rPr>
          <w:rFonts w:ascii="Arial" w:hAnsi="Arial" w:cs="Arial"/>
          <w:b/>
          <w:sz w:val="22"/>
        </w:rPr>
      </w:pPr>
      <w:r>
        <w:rPr>
          <w:rFonts w:ascii="Arial" w:hAnsi="Arial" w:cs="Arial"/>
          <w:sz w:val="22"/>
        </w:rPr>
        <w:t xml:space="preserve">If there are plans to use an Artificial Intelligence (AI) tool, please outline those. Please see </w:t>
      </w:r>
      <w:hyperlink r:id="rId14" w:history="1">
        <w:r>
          <w:rPr>
            <w:rStyle w:val="Hyperlink"/>
            <w:rFonts w:ascii="Arial" w:hAnsi="Arial" w:cs="Arial"/>
            <w:sz w:val="22"/>
          </w:rPr>
          <w:t>Guidance for Responsible Use of Artificial Intelligence | OACP</w:t>
        </w:r>
      </w:hyperlink>
      <w:r>
        <w:rPr>
          <w:rFonts w:ascii="Arial" w:hAnsi="Arial" w:cs="Arial"/>
          <w:sz w:val="22"/>
        </w:rPr>
        <w:t xml:space="preserve"> for AU guidance on the use of AI. If developing, testing, or deploying AI technology, review HRP-334 - WORKSHEET - Artificial Intelligence to ensure you have provided sufficient background information for the IRB’s review.  If AI technology is used as part of study interventions, summarize:</w:t>
      </w:r>
    </w:p>
    <w:p w14:paraId="0BB9B9F3" w14:textId="77777777" w:rsidR="00A77EBA" w:rsidRPr="000B3133" w:rsidRDefault="00A77EBA" w:rsidP="000B3133">
      <w:pPr>
        <w:pStyle w:val="List"/>
        <w:numPr>
          <w:ilvl w:val="2"/>
          <w:numId w:val="2"/>
        </w:numPr>
        <w:tabs>
          <w:tab w:val="left" w:pos="1800"/>
        </w:tabs>
        <w:ind w:left="1800" w:hanging="540"/>
        <w:rPr>
          <w:rFonts w:ascii="Arial" w:hAnsi="Arial" w:cs="Arial"/>
          <w:sz w:val="22"/>
        </w:rPr>
      </w:pPr>
      <w:r>
        <w:rPr>
          <w:rFonts w:ascii="Arial" w:hAnsi="Arial" w:cs="Arial"/>
          <w:sz w:val="22"/>
        </w:rPr>
        <w:lastRenderedPageBreak/>
        <w:t>How subject data will be used by the AI.</w:t>
      </w:r>
    </w:p>
    <w:p w14:paraId="6F1F6076" w14:textId="77777777" w:rsidR="00A77EBA" w:rsidRPr="000B3133" w:rsidRDefault="00A77EBA" w:rsidP="000B3133">
      <w:pPr>
        <w:pStyle w:val="List"/>
        <w:numPr>
          <w:ilvl w:val="2"/>
          <w:numId w:val="2"/>
        </w:numPr>
        <w:tabs>
          <w:tab w:val="left" w:pos="1800"/>
        </w:tabs>
        <w:ind w:left="1800" w:hanging="540"/>
        <w:rPr>
          <w:rFonts w:ascii="Arial" w:hAnsi="Arial" w:cs="Arial"/>
          <w:sz w:val="22"/>
        </w:rPr>
      </w:pPr>
      <w:r>
        <w:rPr>
          <w:rFonts w:ascii="Arial" w:hAnsi="Arial" w:cs="Arial"/>
          <w:sz w:val="22"/>
        </w:rPr>
        <w:t>Suitability of the AI for its intended use and compliance with institutional policies.</w:t>
      </w:r>
    </w:p>
    <w:p w14:paraId="21C4901F" w14:textId="77777777" w:rsidR="00A77EBA" w:rsidRPr="000B3133" w:rsidRDefault="00A77EBA" w:rsidP="000B3133">
      <w:pPr>
        <w:pStyle w:val="List"/>
        <w:numPr>
          <w:ilvl w:val="2"/>
          <w:numId w:val="2"/>
        </w:numPr>
        <w:tabs>
          <w:tab w:val="left" w:pos="1800"/>
        </w:tabs>
        <w:ind w:left="1800" w:hanging="540"/>
        <w:rPr>
          <w:rFonts w:ascii="Arial" w:hAnsi="Arial" w:cs="Arial"/>
          <w:sz w:val="22"/>
        </w:rPr>
      </w:pPr>
      <w:r>
        <w:rPr>
          <w:rFonts w:ascii="Arial" w:hAnsi="Arial" w:cs="Arial"/>
          <w:sz w:val="22"/>
        </w:rPr>
        <w:t>Any risk of re-identification, and measures to reduce such risks.</w:t>
      </w:r>
    </w:p>
    <w:p w14:paraId="0CD9B57B" w14:textId="77777777" w:rsidR="00A77EBA" w:rsidRPr="000B3133" w:rsidRDefault="00A77EBA" w:rsidP="000B3133">
      <w:pPr>
        <w:pStyle w:val="List"/>
        <w:numPr>
          <w:ilvl w:val="2"/>
          <w:numId w:val="2"/>
        </w:numPr>
        <w:tabs>
          <w:tab w:val="left" w:pos="1800"/>
        </w:tabs>
        <w:ind w:left="1800" w:hanging="540"/>
        <w:rPr>
          <w:rFonts w:ascii="Arial" w:hAnsi="Arial" w:cs="Arial"/>
          <w:sz w:val="22"/>
        </w:rPr>
      </w:pPr>
      <w:r>
        <w:rPr>
          <w:rFonts w:ascii="Arial" w:hAnsi="Arial" w:cs="Arial"/>
          <w:sz w:val="22"/>
        </w:rPr>
        <w:t>How AI outputs may influence clinical decisions or be shared with subjects.</w:t>
      </w:r>
    </w:p>
    <w:p w14:paraId="1E7924A0" w14:textId="36E91E69" w:rsidR="00F70C10" w:rsidRDefault="00A77EBA" w:rsidP="00A77EBA">
      <w:pPr>
        <w:pStyle w:val="List"/>
        <w:numPr>
          <w:ilvl w:val="2"/>
          <w:numId w:val="2"/>
        </w:numPr>
        <w:tabs>
          <w:tab w:val="left" w:pos="1800"/>
        </w:tabs>
        <w:ind w:left="1800" w:hanging="540"/>
        <w:rPr>
          <w:rFonts w:ascii="Arial" w:hAnsi="Arial" w:cs="Arial"/>
          <w:sz w:val="22"/>
        </w:rPr>
      </w:pPr>
      <w:r>
        <w:rPr>
          <w:rFonts w:ascii="Arial" w:hAnsi="Arial" w:cs="Arial"/>
          <w:sz w:val="22"/>
        </w:rPr>
        <w:t>Known limitations of the AI technology relevant to the research.</w:t>
      </w:r>
    </w:p>
    <w:p w14:paraId="72D05944" w14:textId="77777777" w:rsidR="00A77EBA" w:rsidRPr="00FF495E" w:rsidRDefault="00A77EBA" w:rsidP="000B3133">
      <w:pPr>
        <w:pStyle w:val="List"/>
        <w:numPr>
          <w:ilvl w:val="2"/>
          <w:numId w:val="2"/>
        </w:numPr>
        <w:tabs>
          <w:tab w:val="left" w:pos="1800"/>
        </w:tabs>
        <w:ind w:left="1800" w:hanging="540"/>
        <w:rPr>
          <w:rFonts w:ascii="Arial" w:hAnsi="Arial" w:cs="Arial"/>
          <w:sz w:val="22"/>
        </w:rPr>
      </w:pPr>
      <w:r>
        <w:rPr>
          <w:rFonts w:ascii="Arial" w:hAnsi="Arial" w:cs="Arial"/>
          <w:sz w:val="22"/>
        </w:rPr>
        <w:t>The intended use of AI technology in the research (including whether it is a standard or novel application).</w:t>
      </w:r>
    </w:p>
    <w:p w14:paraId="3DFD7E1D" w14:textId="77777777" w:rsidR="00A77EBA" w:rsidRPr="00FF495E" w:rsidRDefault="00A77EBA" w:rsidP="000B3133">
      <w:pPr>
        <w:pStyle w:val="List"/>
        <w:numPr>
          <w:ilvl w:val="2"/>
          <w:numId w:val="2"/>
        </w:numPr>
        <w:tabs>
          <w:tab w:val="left" w:pos="1800"/>
        </w:tabs>
        <w:ind w:left="1800" w:hanging="540"/>
        <w:rPr>
          <w:rFonts w:ascii="Arial" w:hAnsi="Arial" w:cs="Arial"/>
          <w:sz w:val="22"/>
        </w:rPr>
      </w:pPr>
      <w:r>
        <w:rPr>
          <w:rFonts w:ascii="Arial" w:hAnsi="Arial" w:cs="Arial"/>
          <w:sz w:val="22"/>
        </w:rPr>
        <w:t>Whether subjects or study staff will interact with the AI technology.</w:t>
      </w:r>
    </w:p>
    <w:p w14:paraId="40DBF47A" w14:textId="77777777" w:rsidR="00A77EBA" w:rsidRPr="00FF495E" w:rsidRDefault="00A77EBA" w:rsidP="000B3133">
      <w:pPr>
        <w:pStyle w:val="List"/>
        <w:numPr>
          <w:ilvl w:val="2"/>
          <w:numId w:val="2"/>
        </w:numPr>
        <w:tabs>
          <w:tab w:val="left" w:pos="1800"/>
        </w:tabs>
        <w:ind w:left="1800" w:hanging="540"/>
        <w:rPr>
          <w:rFonts w:ascii="Arial" w:hAnsi="Arial" w:cs="Arial"/>
          <w:sz w:val="22"/>
        </w:rPr>
      </w:pPr>
      <w:r>
        <w:rPr>
          <w:rFonts w:ascii="Arial" w:hAnsi="Arial" w:cs="Arial"/>
          <w:sz w:val="22"/>
        </w:rPr>
        <w:t>The predictability of AI outputs (e.g., rule-based vs. autonomous decision-making).</w:t>
      </w:r>
    </w:p>
    <w:p w14:paraId="318CA7CF" w14:textId="01769957" w:rsidR="00A77EBA" w:rsidRPr="00A77EBA" w:rsidRDefault="00A77EBA" w:rsidP="000B3133">
      <w:pPr>
        <w:pStyle w:val="List"/>
        <w:numPr>
          <w:ilvl w:val="2"/>
          <w:numId w:val="2"/>
        </w:numPr>
        <w:tabs>
          <w:tab w:val="left" w:pos="1800"/>
        </w:tabs>
        <w:ind w:left="1800" w:hanging="540"/>
        <w:rPr>
          <w:rFonts w:ascii="Arial" w:hAnsi="Arial" w:cs="Arial"/>
          <w:sz w:val="22"/>
        </w:rPr>
      </w:pPr>
      <w:r>
        <w:rPr>
          <w:rFonts w:ascii="Arial" w:hAnsi="Arial" w:cs="Arial"/>
          <w:sz w:val="22"/>
        </w:rPr>
        <w:t>For novel AI research, indicate whether the research will be conducted in accordance with Good Machine Learning Practices (GLMP).</w:t>
      </w:r>
      <w:r>
        <w:rPr>
          <w:rFonts w:asciiTheme="minorHAnsi" w:hAnsiTheme="minorHAnsi" w:cstheme="minorBidi"/>
        </w:rPr>
        <w:endnoteReference w:id="2"/>
      </w:r>
      <w:r>
        <w:rPr>
          <w:rFonts w:ascii="Arial" w:hAnsi="Arial" w:cs="Arial"/>
          <w:sz w:val="22"/>
        </w:rPr>
        <w:t xml:space="preserve"> </w:t>
      </w:r>
    </w:p>
    <w:p w14:paraId="61305F51" w14:textId="5A7F747F" w:rsidR="00443C7E" w:rsidRPr="00547A98" w:rsidRDefault="00000000" w:rsidP="00D02FD0">
      <w:pPr>
        <w:pStyle w:val="List"/>
        <w:numPr>
          <w:ilvl w:val="0"/>
          <w:numId w:val="0"/>
        </w:numPr>
        <w:spacing w:before="120" w:beforeAutospacing="0" w:after="120" w:afterAutospacing="0"/>
        <w:ind w:left="1267"/>
        <w:rPr>
          <w:rFonts w:ascii="Arial" w:hAnsi="Arial" w:cs="Arial"/>
          <w:sz w:val="22"/>
        </w:rPr>
      </w:pPr>
      <w:sdt>
        <w:sdtPr>
          <w:rPr>
            <w:rFonts w:ascii="Segoe UI Symbol" w:hAnsi="Segoe UI Symbol" w:cs="Segoe UI Symbol"/>
            <w:sz w:val="22"/>
          </w:rPr>
          <w:id w:val="-80228917"/>
          <w14:checkbox>
            <w14:checked w14:val="1"/>
            <w14:checkedState w14:val="2612" w14:font="MS Gothic"/>
            <w14:uncheckedState w14:val="2610" w14:font="MS Gothic"/>
          </w14:checkbox>
        </w:sdtPr>
        <w:sdtContent>
          <w:r>
            <w:rPr>
              <w:rFonts w:ascii="MS Gothic" w:eastAsia="MS Gothic" w:hAnsi="MS Gothic" w:cs="Segoe UI Symbol" w:hint="eastAsia"/>
              <w:sz w:val="22"/>
            </w:rPr>
            <w:t>☒</w:t>
          </w:r>
        </w:sdtContent>
      </w:sdt>
      <w:r>
        <w:rPr>
          <w:rFonts w:ascii="Arial" w:hAnsi="Arial" w:cs="Arial"/>
          <w:sz w:val="22"/>
        </w:rPr>
        <w:t xml:space="preserve"> Select if section 5.6 is not applicable to your research project</w:t>
      </w:r>
    </w:p>
    <w:sdt>
      <w:sdtPr>
        <w:rPr>
          <w:rFonts w:ascii="Arial" w:hAnsi="Arial" w:cs="Arial"/>
          <w:sz w:val="22"/>
        </w:rPr>
        <w:id w:val="-1287350955"/>
        <w:placeholder>
          <w:docPart w:val="A7D158DF320A4937AE96DD0C7435D459"/>
        </w:placeholder>
      </w:sdtPr>
      <w:sdtEndPr>
        <w:rPr>
          <w:color w:val="000000" w:themeColor="text1"/>
        </w:rPr>
      </w:sdtEndPr>
      <w:sdtContent>
        <w:p w14:paraId="676C84E9" w14:textId="2CA9F19E" w:rsidR="00F70C10" w:rsidRPr="000B3133" w:rsidRDefault="00F70C10" w:rsidP="00D02FD0">
          <w:pPr>
            <w:pStyle w:val="List"/>
            <w:numPr>
              <w:ilvl w:val="0"/>
              <w:numId w:val="0"/>
            </w:numPr>
            <w:spacing w:before="120" w:beforeAutospacing="0" w:after="120" w:afterAutospacing="0"/>
            <w:ind w:left="720"/>
            <w:rPr>
              <w:rFonts w:ascii="Arial" w:hAnsi="Arial" w:cs="Arial"/>
              <w:color w:val="000000" w:themeColor="text1"/>
              <w:sz w:val="22"/>
            </w:rPr>
          </w:pPr>
          <w:r>
            <w:rPr>
              <w:rStyle w:val="PlaceholderText"/>
              <w:rFonts w:ascii="Arial" w:hAnsi="Arial" w:cs="Arial"/>
              <w:i w:val="0"/>
              <w:iCs/>
              <w:color w:val="000000" w:themeColor="text1"/>
              <w:bdr w:val="single" w:sz="4" w:space="0" w:color="auto"/>
            </w:rPr>
            <w:t>Click or tap here to enter text.</w:t>
          </w:r>
        </w:p>
      </w:sdtContent>
    </w:sdt>
    <w:p w14:paraId="61BF3AE6" w14:textId="57D37CED" w:rsidR="004D06E7" w:rsidRPr="00547A98" w:rsidRDefault="004D06E7" w:rsidP="007355BE">
      <w:pPr>
        <w:pStyle w:val="List"/>
        <w:numPr>
          <w:ilvl w:val="1"/>
          <w:numId w:val="2"/>
        </w:numPr>
        <w:spacing w:before="120" w:beforeAutospacing="0" w:after="120" w:afterAutospacing="0"/>
        <w:ind w:left="1267" w:hanging="547"/>
        <w:rPr>
          <w:rFonts w:ascii="Arial" w:hAnsi="Arial" w:cs="Arial"/>
          <w:sz w:val="22"/>
        </w:rPr>
      </w:pPr>
      <w:r>
        <w:rPr>
          <w:rFonts w:ascii="Arial" w:hAnsi="Arial" w:cs="Arial"/>
          <w:sz w:val="22"/>
        </w:rPr>
        <w:t xml:space="preserve">Outline any plans to use AU student records for this project, including how you plan to access the data, and if you have the rights to the data as part of your role as the course instructor. If your research involves AU students’ records, the AU Registrar must review the use of these data in the research for compliance with FERPA. Use of AU student records must comply with the </w:t>
      </w:r>
      <w:hyperlink r:id="rId15" w:history="1">
        <w:r>
          <w:rPr>
            <w:rStyle w:val="Hyperlink"/>
            <w:rFonts w:ascii="Arial" w:hAnsi="Arial" w:cs="Arial"/>
            <w:b/>
            <w:sz w:val="22"/>
          </w:rPr>
          <w:t>Policy on Confidentiality of Data</w:t>
        </w:r>
      </w:hyperlink>
      <w:r>
        <w:rPr>
          <w:rFonts w:ascii="Arial" w:hAnsi="Arial" w:cs="Arial"/>
          <w:b/>
          <w:sz w:val="22"/>
        </w:rPr>
        <w:t xml:space="preserve"> </w:t>
      </w:r>
      <w:r>
        <w:rPr>
          <w:rFonts w:ascii="Arial" w:hAnsi="Arial" w:cs="Arial"/>
          <w:sz w:val="22"/>
        </w:rPr>
        <w:t>and</w:t>
      </w:r>
      <w:r>
        <w:rPr>
          <w:rFonts w:ascii="Arial" w:hAnsi="Arial" w:cs="Arial"/>
          <w:b/>
          <w:bCs/>
          <w:sz w:val="22"/>
        </w:rPr>
        <w:t xml:space="preserve"> </w:t>
      </w:r>
      <w:hyperlink r:id="rId16" w:history="1">
        <w:r>
          <w:rPr>
            <w:rStyle w:val="Hyperlink"/>
            <w:rFonts w:ascii="Arial" w:hAnsi="Arial" w:cs="Arial"/>
            <w:b/>
            <w:bCs/>
            <w:sz w:val="22"/>
          </w:rPr>
          <w:t>What is the Applicability of FERPA in my Research Study</w:t>
        </w:r>
      </w:hyperlink>
      <w:r>
        <w:rPr>
          <w:rFonts w:ascii="Arial" w:hAnsi="Arial" w:cs="Arial"/>
          <w:sz w:val="22"/>
        </w:rPr>
        <w:t>. Per AU Registrar’s requirements, please indicate the type of FERPA research being conducted (please select all that apply).</w:t>
      </w:r>
    </w:p>
    <w:p w14:paraId="38DF4DE4" w14:textId="66A51F60" w:rsidR="00C37A46" w:rsidRPr="00CD2DF6" w:rsidRDefault="00D90236" w:rsidP="005A43C0">
      <w:pPr>
        <w:pStyle w:val="List"/>
        <w:numPr>
          <w:ilvl w:val="0"/>
          <w:numId w:val="0"/>
        </w:numPr>
        <w:spacing w:before="0" w:beforeAutospacing="0" w:after="0" w:afterAutospacing="0"/>
        <w:jc w:val="center"/>
        <w:rPr>
          <w:rFonts w:ascii="Arial" w:hAnsi="Arial" w:cs="Arial"/>
          <w:i w:val="0"/>
          <w:iCs/>
          <w:sz w:val="22"/>
        </w:rPr>
      </w:pPr>
      <w:bookmarkStart w:id="8" w:name="OLE_LINK1"/>
      <w:r>
        <w:rPr>
          <w:rFonts w:ascii="Segoe UI Symbol" w:hAnsi="Segoe UI Symbol" w:cs="Segoe UI Symbol"/>
          <w:i w:val="0"/>
          <w:iCs/>
          <w:sz w:val="22"/>
        </w:rPr>
        <w:t xml:space="preserve">  </w:t>
      </w:r>
      <w:sdt>
        <w:sdtPr>
          <w:rPr>
            <w:rFonts w:ascii="Segoe UI Symbol" w:hAnsi="Segoe UI Symbol" w:cs="Segoe UI Symbol"/>
            <w:i w:val="0"/>
            <w:iCs/>
            <w:sz w:val="22"/>
          </w:rPr>
          <w:id w:val="14665145"/>
          <w14:checkbox>
            <w14:checked w14:val="1"/>
            <w14:checkedState w14:val="2612" w14:font="MS Gothic"/>
            <w14:uncheckedState w14:val="2610" w14:font="MS Gothic"/>
          </w14:checkbox>
        </w:sdtPr>
        <w:sdtContent>
          <w:r>
            <w:rPr>
              <w:rFonts w:ascii="MS Gothic" w:eastAsia="MS Gothic" w:hAnsi="MS Gothic" w:cs="Segoe UI Symbol" w:hint="eastAsia"/>
              <w:i w:val="0"/>
              <w:iCs/>
              <w:sz w:val="22"/>
            </w:rPr>
            <w:t>☒</w:t>
          </w:r>
        </w:sdtContent>
      </w:sdt>
      <w:r>
        <w:rPr>
          <w:rFonts w:ascii="Arial" w:hAnsi="Arial" w:cs="Arial"/>
          <w:i w:val="0"/>
          <w:iCs/>
          <w:sz w:val="22"/>
        </w:rPr>
        <w:t xml:space="preserve"> Select if section 5.7 is not applicable to your research project</w:t>
      </w:r>
    </w:p>
    <w:bookmarkEnd w:id="8"/>
    <w:p w14:paraId="00436F9C" w14:textId="4052C0E5" w:rsidR="004D06E7" w:rsidRPr="00547A98" w:rsidRDefault="00000000" w:rsidP="00CD2DF6">
      <w:pPr>
        <w:ind w:left="1267"/>
        <w:rPr>
          <w:rFonts w:cs="Arial"/>
          <w:sz w:val="22"/>
        </w:rPr>
      </w:pPr>
      <w:sdt>
        <w:sdtPr>
          <w:rPr>
            <w:rFonts w:ascii="Segoe UI Symbol" w:hAnsi="Segoe UI Symbol" w:cs="Segoe UI Symbol"/>
            <w:sz w:val="22"/>
          </w:rPr>
          <w:id w:val="-1196625379"/>
          <w14:checkbox>
            <w14:checked w14:val="0"/>
            <w14:checkedState w14:val="2612" w14:font="MS Gothic"/>
            <w14:uncheckedState w14:val="2610" w14:font="MS Gothic"/>
          </w14:checkbox>
        </w:sdtPr>
        <w:sdtContent>
          <w:r>
            <w:rPr>
              <w:rFonts w:ascii="MS Gothic" w:eastAsia="MS Gothic" w:hAnsi="MS Gothic" w:cs="Segoe UI Symbol" w:hint="eastAsia"/>
              <w:sz w:val="22"/>
            </w:rPr>
            <w:t>☐</w:t>
          </w:r>
        </w:sdtContent>
      </w:sdt>
      <w:r>
        <w:rPr>
          <w:rFonts w:cs="Arial"/>
          <w:sz w:val="22"/>
        </w:rPr>
        <w:t xml:space="preserve">  </w:t>
      </w:r>
      <w:r>
        <w:rPr>
          <w:rFonts w:cs="Arial"/>
          <w:b/>
          <w:bCs/>
          <w:sz w:val="22"/>
        </w:rPr>
        <w:t>Institutional Evaluation/Assessment</w:t>
      </w:r>
      <w:r>
        <w:rPr>
          <w:rFonts w:cs="Arial"/>
          <w:sz w:val="22"/>
        </w:rPr>
        <w:t>: Data to compute metrics/performance indicators to support university strategic planning and decision-making, college/departmental planning, and program review.</w:t>
      </w:r>
    </w:p>
    <w:p w14:paraId="7A2E1E3D" w14:textId="282A9F57" w:rsidR="00FF6DAC" w:rsidRPr="00547A98" w:rsidRDefault="00000000" w:rsidP="00CD2DF6">
      <w:pPr>
        <w:spacing w:after="120"/>
        <w:ind w:left="1267"/>
        <w:rPr>
          <w:rFonts w:cs="Arial"/>
          <w:sz w:val="22"/>
        </w:rPr>
      </w:pPr>
      <w:sdt>
        <w:sdtPr>
          <w:rPr>
            <w:rFonts w:ascii="Segoe UI Symbol" w:hAnsi="Segoe UI Symbol" w:cs="Segoe UI Symbol"/>
            <w:sz w:val="22"/>
          </w:rPr>
          <w:id w:val="280614034"/>
          <w14:checkbox>
            <w14:checked w14:val="0"/>
            <w14:checkedState w14:val="2612" w14:font="MS Gothic"/>
            <w14:uncheckedState w14:val="2610" w14:font="MS Gothic"/>
          </w14:checkbox>
        </w:sdtPr>
        <w:sdtContent>
          <w:r>
            <w:rPr>
              <w:rFonts w:ascii="MS Gothic" w:eastAsia="MS Gothic" w:hAnsi="MS Gothic" w:cs="Segoe UI Symbol" w:hint="eastAsia"/>
              <w:sz w:val="22"/>
            </w:rPr>
            <w:t>☐</w:t>
          </w:r>
        </w:sdtContent>
      </w:sdt>
      <w:r>
        <w:rPr>
          <w:rFonts w:cs="Arial"/>
          <w:sz w:val="22"/>
        </w:rPr>
        <w:t xml:space="preserve"> </w:t>
      </w:r>
      <w:r>
        <w:rPr>
          <w:rFonts w:cs="Arial"/>
          <w:b/>
          <w:bCs/>
          <w:sz w:val="22"/>
        </w:rPr>
        <w:t>Academic Research</w:t>
      </w:r>
      <w:r>
        <w:rPr>
          <w:rFonts w:cs="Arial"/>
          <w:sz w:val="22"/>
        </w:rPr>
        <w:t>: Academic research is intended for theses, dissertations, publication, conference presentations, or other similar method of distributing results externally</w:t>
      </w:r>
    </w:p>
    <w:sdt>
      <w:sdtPr>
        <w:rPr>
          <w:rFonts w:cs="Arial"/>
          <w:sz w:val="22"/>
        </w:rPr>
        <w:id w:val="-1199306294"/>
        <w:placeholder>
          <w:docPart w:val="DefaultPlaceholder_-1854013440"/>
        </w:placeholder>
        <w:showingPlcHdr/>
      </w:sdtPr>
      <w:sdtContent>
        <w:p w14:paraId="4E512976" w14:textId="6E503058" w:rsidR="005A43C0" w:rsidRPr="00547A98" w:rsidRDefault="005A43C0" w:rsidP="005A43C0">
          <w:pPr>
            <w:ind w:left="720"/>
            <w:rPr>
              <w:rFonts w:cs="Arial"/>
              <w:sz w:val="22"/>
            </w:rPr>
          </w:pPr>
          <w:r>
            <w:rPr>
              <w:rStyle w:val="PlaceholderText"/>
              <w:rFonts w:cs="Arial"/>
              <w:color w:val="000000" w:themeColor="text1"/>
              <w:bdr w:val="single" w:sz="4" w:space="0" w:color="auto"/>
            </w:rPr>
            <w:t>Click or tap here to enter text.</w:t>
          </w:r>
        </w:p>
      </w:sdtContent>
    </w:sdt>
    <w:p w14:paraId="493DFBB0" w14:textId="1DCB5849" w:rsidR="00AF2235" w:rsidRPr="00CD2DF6" w:rsidRDefault="00AF2235" w:rsidP="00F46DD8">
      <w:pPr>
        <w:pStyle w:val="Heading1"/>
        <w:numPr>
          <w:ilvl w:val="0"/>
          <w:numId w:val="0"/>
        </w:numPr>
        <w:ind w:left="1267"/>
        <w:rPr>
          <w:rFonts w:ascii="Arial" w:hAnsi="Arial" w:cs="Arial"/>
          <w:b w:val="0"/>
          <w:bCs/>
          <w:sz w:val="22"/>
          <w:szCs w:val="22"/>
        </w:rPr>
      </w:pPr>
    </w:p>
    <w:p w14:paraId="124270E1" w14:textId="77777777" w:rsidR="00F46DD8" w:rsidRPr="00547A98" w:rsidRDefault="00F46DD8" w:rsidP="00CD2DF6">
      <w:pPr>
        <w:rPr>
          <w:rFonts w:cs="Arial"/>
        </w:rPr>
      </w:pPr>
    </w:p>
    <w:p w14:paraId="48D867F9" w14:textId="66C21682" w:rsidR="007C4665" w:rsidRPr="00547A98" w:rsidRDefault="00EC4232" w:rsidP="007C4665">
      <w:pPr>
        <w:pStyle w:val="Heading1"/>
        <w:rPr>
          <w:rFonts w:ascii="Arial" w:hAnsi="Arial" w:cs="Arial"/>
        </w:rPr>
      </w:pPr>
      <w:bookmarkStart w:id="9" w:name="_Toc226630093"/>
      <w:r>
        <w:rPr>
          <w:rFonts w:ascii="Arial" w:hAnsi="Arial" w:cs="Arial"/>
        </w:rPr>
        <w:t>Banking Data and/or Specimens</w:t>
      </w:r>
      <w:bookmarkEnd w:id="9"/>
      <w:r>
        <w:rPr>
          <w:rFonts w:ascii="Arial" w:hAnsi="Arial" w:cs="Arial"/>
        </w:rPr>
        <w:t xml:space="preserve"> </w:t>
      </w:r>
    </w:p>
    <w:p w14:paraId="569E88C8" w14:textId="67B18DA6" w:rsidR="006327A5" w:rsidRPr="00547A98" w:rsidRDefault="00000000" w:rsidP="00B50398">
      <w:pPr>
        <w:pStyle w:val="List"/>
        <w:numPr>
          <w:ilvl w:val="0"/>
          <w:numId w:val="0"/>
        </w:numPr>
        <w:spacing w:before="120" w:beforeAutospacing="0" w:after="120" w:afterAutospacing="0"/>
        <w:rPr>
          <w:rFonts w:ascii="Arial" w:hAnsi="Arial" w:cs="Arial"/>
          <w:i w:val="0"/>
          <w:iCs/>
          <w:sz w:val="22"/>
        </w:rPr>
      </w:pPr>
      <w:sdt>
        <w:sdtPr>
          <w:rPr>
            <w:rFonts w:ascii="Segoe UI Symbol" w:hAnsi="Segoe UI Symbol" w:cs="Segoe UI Symbol"/>
            <w:i w:val="0"/>
            <w:iCs/>
            <w:sz w:val="22"/>
          </w:rPr>
          <w:id w:val="1818992224"/>
          <w14:checkbox>
            <w14:checked w14:val="1"/>
            <w14:checkedState w14:val="2612" w14:font="MS Gothic"/>
            <w14:uncheckedState w14:val="2610" w14:font="MS Gothic"/>
          </w14:checkbox>
        </w:sdtPr>
        <w:sdtContent>
          <w:r>
            <w:rPr>
              <w:rFonts w:ascii="MS Gothic" w:eastAsia="MS Gothic" w:hAnsi="MS Gothic" w:cs="Segoe UI Symbol" w:hint="eastAsia"/>
              <w:i w:val="0"/>
              <w:iCs/>
              <w:sz w:val="22"/>
            </w:rPr>
            <w:t>☒</w:t>
          </w:r>
        </w:sdtContent>
      </w:sdt>
      <w:r>
        <w:rPr>
          <w:rFonts w:ascii="Arial" w:hAnsi="Arial" w:cs="Arial"/>
          <w:i w:val="0"/>
          <w:iCs/>
          <w:sz w:val="22"/>
        </w:rPr>
        <w:t xml:space="preserve"> Select if section 6.0 is not applicable to your research project because data and/or specimens are not stored for future use.</w:t>
      </w:r>
    </w:p>
    <w:p w14:paraId="708D3E14" w14:textId="50122EF0" w:rsidR="006841EF" w:rsidRDefault="006841EF"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Pr>
          <w:rFonts w:ascii="Arial" w:hAnsi="Arial" w:cs="Arial"/>
          <w:color w:val="auto"/>
          <w:sz w:val="22"/>
        </w:rPr>
        <w:t>List the data to be stored or associated with each specimen</w:t>
      </w:r>
    </w:p>
    <w:sdt>
      <w:sdtPr>
        <w:rPr>
          <w:rFonts w:ascii="Arial" w:hAnsi="Arial" w:cs="Arial"/>
          <w:color w:val="auto"/>
          <w:sz w:val="22"/>
        </w:rPr>
        <w:id w:val="-341697538"/>
        <w:placeholder>
          <w:docPart w:val="DefaultPlaceholder_-1854013440"/>
        </w:placeholder>
        <w:showingPlcHdr/>
      </w:sdtPr>
      <w:sdtContent>
        <w:p w14:paraId="50DD0F5E" w14:textId="1DFF02CA" w:rsidR="006841EF" w:rsidRDefault="006841EF" w:rsidP="00174811">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Pr>
              <w:rStyle w:val="PlaceholderText"/>
              <w:i w:val="0"/>
              <w:iCs w:val="0"/>
              <w:color w:val="000000" w:themeColor="text1"/>
              <w:bdr w:val="single" w:sz="4" w:space="0" w:color="auto"/>
            </w:rPr>
            <w:t>Click or tap here to enter text.</w:t>
          </w:r>
        </w:p>
      </w:sdtContent>
    </w:sdt>
    <w:p w14:paraId="3119A9AE" w14:textId="253B5734" w:rsidR="007C4665" w:rsidRPr="00547A98" w:rsidRDefault="007C4665"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Pr>
          <w:rFonts w:ascii="Arial" w:hAnsi="Arial" w:cs="Arial"/>
          <w:color w:val="auto"/>
          <w:sz w:val="22"/>
        </w:rPr>
        <w:t>If data or specimens will be banked for future use, describe where the specimens will be stored, how long they will be stored, how the specimens will be accessed, and who will have access to the specimens.</w:t>
      </w:r>
    </w:p>
    <w:sdt>
      <w:sdtPr>
        <w:rPr>
          <w:rFonts w:ascii="Arial" w:hAnsi="Arial" w:cs="Arial"/>
          <w:color w:val="auto"/>
          <w:sz w:val="22"/>
        </w:rPr>
        <w:id w:val="635072773"/>
        <w:placeholder>
          <w:docPart w:val="DefaultPlaceholder_-1854013440"/>
        </w:placeholder>
        <w:showingPlcHdr/>
      </w:sdtPr>
      <w:sdtContent>
        <w:p w14:paraId="3C5A1EC5" w14:textId="6364A2AD" w:rsidR="006A1786" w:rsidRPr="00547A98" w:rsidRDefault="006A1786" w:rsidP="005A43C0">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Pr>
              <w:rStyle w:val="PlaceholderText"/>
              <w:rFonts w:ascii="Arial" w:hAnsi="Arial" w:cs="Arial"/>
              <w:i w:val="0"/>
              <w:iCs w:val="0"/>
              <w:color w:val="000000" w:themeColor="text1"/>
              <w:bdr w:val="single" w:sz="4" w:space="0" w:color="auto"/>
            </w:rPr>
            <w:t>Click or tap here to enter text.</w:t>
          </w:r>
        </w:p>
      </w:sdtContent>
    </w:sdt>
    <w:p w14:paraId="50A863CE" w14:textId="383E1642" w:rsidR="007C4665" w:rsidRDefault="007C4665"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Pr>
          <w:rFonts w:ascii="Arial" w:hAnsi="Arial" w:cs="Arial"/>
          <w:color w:val="auto"/>
          <w:sz w:val="22"/>
        </w:rPr>
        <w:t>Describe the procedures to release data or specimens, including: the process to request a release, approvals required for release, who can obtain data or specimens (e.g., other researchers, the participants themselves regarding their own data), and the data to be provided with specimens.</w:t>
      </w:r>
    </w:p>
    <w:p w14:paraId="085562CF" w14:textId="26D36CEB" w:rsidR="00246926" w:rsidRPr="000B3133" w:rsidRDefault="00000000" w:rsidP="000B3133">
      <w:pPr>
        <w:ind w:left="1267" w:hanging="547"/>
        <w:rPr>
          <w:i/>
        </w:rPr>
      </w:pPr>
      <w:sdt>
        <w:sdtPr>
          <w:rPr>
            <w:rFonts w:ascii="Segoe UI Symbol" w:hAnsi="Segoe UI Symbol" w:cs="Segoe UI Symbol"/>
            <w:i/>
            <w:iCs/>
            <w:sz w:val="22"/>
          </w:rPr>
          <w:id w:val="-1143504065"/>
          <w14:checkbox>
            <w14:checked w14:val="0"/>
            <w14:checkedState w14:val="2612" w14:font="MS Gothic"/>
            <w14:uncheckedState w14:val="2610" w14:font="MS Gothic"/>
          </w14:checkbox>
        </w:sdtPr>
        <w:sdtContent>
          <w:r>
            <w:rPr>
              <w:rFonts w:ascii="MS Gothic" w:eastAsia="MS Gothic" w:hAnsi="MS Gothic" w:cs="Segoe UI Symbol" w:hint="eastAsia"/>
              <w:i/>
              <w:iCs/>
              <w:sz w:val="22"/>
            </w:rPr>
            <w:t>☐</w:t>
          </w:r>
        </w:sdtContent>
      </w:sdt>
      <w:r>
        <w:rPr>
          <w:rFonts w:cs="Arial"/>
          <w:iCs/>
          <w:sz w:val="22"/>
        </w:rPr>
        <w:t xml:space="preserve"> Select if section</w:t>
      </w:r>
      <w:r>
        <w:rPr>
          <w:rFonts w:cs="Arial"/>
          <w:i/>
          <w:iCs/>
          <w:sz w:val="22"/>
        </w:rPr>
        <w:t xml:space="preserve"> 6.3</w:t>
      </w:r>
      <w:r>
        <w:rPr>
          <w:rFonts w:cs="Arial"/>
          <w:iCs/>
          <w:sz w:val="22"/>
        </w:rPr>
        <w:t xml:space="preserve"> is not applicable to your research project</w:t>
      </w:r>
      <w:r>
        <w:rPr>
          <w:rFonts w:cs="Arial"/>
          <w:i/>
          <w:iCs/>
          <w:sz w:val="22"/>
        </w:rPr>
        <w:t xml:space="preserve"> </w:t>
      </w:r>
      <w:r>
        <w:rPr>
          <w:rFonts w:cs="Arial"/>
          <w:sz w:val="22"/>
        </w:rPr>
        <w:t>because you will not release data or specimens.</w:t>
      </w:r>
    </w:p>
    <w:sdt>
      <w:sdtPr>
        <w:rPr>
          <w:rFonts w:ascii="Arial" w:hAnsi="Arial" w:cs="Arial"/>
          <w:color w:val="auto"/>
          <w:sz w:val="22"/>
        </w:rPr>
        <w:id w:val="-967966422"/>
        <w:placeholder>
          <w:docPart w:val="DefaultPlaceholder_-1854013440"/>
        </w:placeholder>
        <w:showingPlcHdr/>
      </w:sdtPr>
      <w:sdtContent>
        <w:p w14:paraId="155BE733" w14:textId="7800648F" w:rsidR="00927FE8" w:rsidRPr="00547A98" w:rsidRDefault="00927FE8" w:rsidP="005A43C0">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Pr>
              <w:rStyle w:val="PlaceholderText"/>
              <w:rFonts w:ascii="Arial" w:hAnsi="Arial" w:cs="Arial"/>
              <w:i w:val="0"/>
              <w:iCs w:val="0"/>
              <w:color w:val="000000" w:themeColor="text1"/>
              <w:bdr w:val="single" w:sz="4" w:space="0" w:color="auto"/>
            </w:rPr>
            <w:t>Click or tap here to enter text.</w:t>
          </w:r>
        </w:p>
      </w:sdtContent>
    </w:sdt>
    <w:p w14:paraId="47351080" w14:textId="77777777" w:rsidR="00487256" w:rsidRPr="00547A98" w:rsidRDefault="00487256" w:rsidP="00487256">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1260" w:right="720"/>
        <w:rPr>
          <w:rFonts w:ascii="Arial" w:hAnsi="Arial" w:cs="Arial"/>
          <w:color w:val="auto"/>
          <w:sz w:val="22"/>
        </w:rPr>
      </w:pPr>
    </w:p>
    <w:p w14:paraId="044A3E70" w14:textId="77777777" w:rsidR="0065116E" w:rsidRPr="00547A98" w:rsidRDefault="0065116E" w:rsidP="0065116E">
      <w:pPr>
        <w:pStyle w:val="Heading1"/>
        <w:rPr>
          <w:rFonts w:ascii="Arial" w:hAnsi="Arial" w:cs="Arial"/>
        </w:rPr>
      </w:pPr>
      <w:bookmarkStart w:id="10" w:name="_Toc226630094"/>
      <w:r>
        <w:rPr>
          <w:rFonts w:ascii="Arial" w:hAnsi="Arial" w:cs="Arial"/>
        </w:rPr>
        <w:t>Setting</w:t>
      </w:r>
      <w:bookmarkEnd w:id="10"/>
    </w:p>
    <w:p w14:paraId="2F49F5E0" w14:textId="77777777" w:rsidR="0065116E" w:rsidRPr="00547A98" w:rsidRDefault="0065116E" w:rsidP="0065116E">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Pr>
          <w:rFonts w:ascii="Arial" w:hAnsi="Arial" w:cs="Arial"/>
          <w:color w:val="auto"/>
          <w:sz w:val="22"/>
        </w:rPr>
        <w:t xml:space="preserve">Describe the sites or locations where your key personnel will conduct the research.  </w:t>
      </w:r>
    </w:p>
    <w:p w14:paraId="64C36BC8" w14:textId="77777777" w:rsidR="0065116E" w:rsidRPr="00547A98" w:rsidRDefault="0065116E" w:rsidP="0065116E">
      <w:pPr>
        <w:pStyle w:val="List"/>
        <w:numPr>
          <w:ilvl w:val="2"/>
          <w:numId w:val="2"/>
        </w:numPr>
        <w:tabs>
          <w:tab w:val="left" w:pos="1800"/>
        </w:tabs>
        <w:ind w:left="1800" w:hanging="540"/>
        <w:rPr>
          <w:rFonts w:ascii="Arial" w:hAnsi="Arial" w:cs="Arial"/>
          <w:sz w:val="22"/>
        </w:rPr>
      </w:pPr>
      <w:r>
        <w:rPr>
          <w:rFonts w:ascii="Arial" w:hAnsi="Arial" w:cs="Arial"/>
          <w:sz w:val="22"/>
        </w:rPr>
        <w:t>Identify where research procedures will be performed.</w:t>
      </w:r>
    </w:p>
    <w:p w14:paraId="380AB52B" w14:textId="77777777" w:rsidR="0065116E" w:rsidRPr="00547A98" w:rsidRDefault="0065116E" w:rsidP="0065116E">
      <w:pPr>
        <w:pStyle w:val="List"/>
        <w:numPr>
          <w:ilvl w:val="2"/>
          <w:numId w:val="2"/>
        </w:numPr>
        <w:tabs>
          <w:tab w:val="left" w:pos="1800"/>
        </w:tabs>
        <w:ind w:left="1800" w:hanging="540"/>
        <w:rPr>
          <w:rFonts w:ascii="Arial" w:hAnsi="Arial" w:cs="Arial"/>
          <w:sz w:val="22"/>
        </w:rPr>
      </w:pPr>
      <w:r>
        <w:rPr>
          <w:rFonts w:ascii="Arial" w:hAnsi="Arial" w:cs="Arial"/>
          <w:sz w:val="22"/>
        </w:rPr>
        <w:t xml:space="preserve">Describe the composition and involvement of any community advisory board, when applicable. </w:t>
      </w:r>
    </w:p>
    <w:p w14:paraId="0DD5007A" w14:textId="2ED83965" w:rsidR="0065116E" w:rsidRPr="00547A98" w:rsidRDefault="0065116E" w:rsidP="0065116E">
      <w:pPr>
        <w:pStyle w:val="List"/>
        <w:numPr>
          <w:ilvl w:val="2"/>
          <w:numId w:val="2"/>
        </w:numPr>
        <w:tabs>
          <w:tab w:val="left" w:pos="1800"/>
        </w:tabs>
        <w:ind w:left="1800" w:hanging="540"/>
        <w:rPr>
          <w:rFonts w:ascii="Arial" w:hAnsi="Arial" w:cs="Arial"/>
          <w:sz w:val="22"/>
        </w:rPr>
      </w:pPr>
      <w:r>
        <w:rPr>
          <w:rFonts w:ascii="Arial" w:hAnsi="Arial" w:cs="Arial"/>
          <w:sz w:val="22"/>
        </w:rPr>
        <w:t>For research conducted within the premises of an organization/entity (i.e., site) outside of AU and its affiliates, describe (as applicable):</w:t>
      </w:r>
    </w:p>
    <w:p w14:paraId="3F7FF13B" w14:textId="77777777" w:rsidR="0065116E" w:rsidRPr="00547A98" w:rsidRDefault="0065116E" w:rsidP="0065116E">
      <w:pPr>
        <w:pStyle w:val="List2"/>
        <w:numPr>
          <w:ilvl w:val="3"/>
          <w:numId w:val="2"/>
        </w:numPr>
        <w:tabs>
          <w:tab w:val="left" w:pos="2340"/>
        </w:tabs>
        <w:ind w:left="2340" w:hanging="540"/>
        <w:rPr>
          <w:rFonts w:ascii="Arial" w:hAnsi="Arial" w:cs="Arial"/>
          <w:sz w:val="22"/>
        </w:rPr>
      </w:pPr>
      <w:r>
        <w:rPr>
          <w:rFonts w:ascii="Arial" w:hAnsi="Arial" w:cs="Arial"/>
          <w:sz w:val="22"/>
        </w:rPr>
        <w:t>Site-specific regulations or customs affecting the research.</w:t>
      </w:r>
    </w:p>
    <w:p w14:paraId="2A564505" w14:textId="77777777" w:rsidR="0065116E" w:rsidRPr="00547A98" w:rsidRDefault="0065116E" w:rsidP="000B3133">
      <w:pPr>
        <w:pStyle w:val="List2"/>
        <w:numPr>
          <w:ilvl w:val="3"/>
          <w:numId w:val="2"/>
        </w:numPr>
        <w:tabs>
          <w:tab w:val="left" w:pos="2340"/>
        </w:tabs>
        <w:spacing w:after="0" w:afterAutospacing="0"/>
        <w:ind w:left="2347" w:hanging="547"/>
        <w:rPr>
          <w:rFonts w:ascii="Arial" w:hAnsi="Arial" w:cs="Arial"/>
          <w:sz w:val="22"/>
        </w:rPr>
      </w:pPr>
      <w:r>
        <w:rPr>
          <w:rFonts w:ascii="Arial" w:hAnsi="Arial" w:cs="Arial"/>
          <w:sz w:val="22"/>
        </w:rPr>
        <w:t>Site-specific scientific and ethical review structure.</w:t>
      </w:r>
    </w:p>
    <w:p w14:paraId="4AA28976" w14:textId="77777777" w:rsidR="0065116E" w:rsidRPr="00547A98" w:rsidRDefault="0065116E" w:rsidP="000B3133">
      <w:pPr>
        <w:pStyle w:val="List2"/>
        <w:numPr>
          <w:ilvl w:val="3"/>
          <w:numId w:val="2"/>
        </w:numPr>
        <w:tabs>
          <w:tab w:val="left" w:pos="2340"/>
        </w:tabs>
        <w:spacing w:after="0" w:afterAutospacing="0"/>
        <w:ind w:left="2347" w:hanging="547"/>
        <w:rPr>
          <w:rFonts w:ascii="Arial" w:hAnsi="Arial" w:cs="Arial"/>
          <w:sz w:val="22"/>
        </w:rPr>
      </w:pPr>
      <w:r>
        <w:rPr>
          <w:rFonts w:ascii="Arial" w:hAnsi="Arial" w:cs="Arial"/>
          <w:sz w:val="22"/>
        </w:rPr>
        <w:t xml:space="preserve">You will need to provide a site authorization or permission document if the research is taking place in an external organization/entity outside of AU and its affiliates. If you are conducting research at schools, please make use of the </w:t>
      </w:r>
      <w:hyperlink r:id="rId17" w:history="1">
        <w:r>
          <w:rPr>
            <w:rStyle w:val="Hyperlink"/>
            <w:rFonts w:ascii="Arial" w:hAnsi="Arial" w:cs="Arial"/>
            <w:sz w:val="22"/>
          </w:rPr>
          <w:t>HRP-504 - TEMPLATE - School Permission to Conduct Research</w:t>
        </w:r>
      </w:hyperlink>
      <w:r>
        <w:rPr>
          <w:rFonts w:ascii="Arial" w:hAnsi="Arial" w:cs="Arial"/>
          <w:sz w:val="22"/>
        </w:rPr>
        <w:t xml:space="preserve"> template.</w:t>
      </w:r>
    </w:p>
    <w:sdt>
      <w:sdtPr>
        <w:rPr>
          <w:rFonts w:cs="Arial"/>
          <w:sz w:val="22"/>
        </w:rPr>
        <w:id w:val="-917017700"/>
        <w:placeholder>
          <w:docPart w:val="571B6E92D9A64945B59641E061B02951"/>
        </w:placeholder>
      </w:sdtPr>
      <w:sdtContent>
        <w:p w14:paraId="588059FE" w14:textId="4A04F35A" w:rsidR="0065116E" w:rsidRPr="006E0763" w:rsidRDefault="00777D78" w:rsidP="000B3133">
          <w:pPr>
            <w:spacing w:before="120"/>
            <w:ind w:left="720"/>
            <w:rPr>
              <w:rFonts w:cs="Arial"/>
              <w:sz w:val="22"/>
            </w:rPr>
          </w:pPr>
          <w:r>
            <w:rPr>
              <w:rFonts w:cs="Arial"/>
              <w:sz w:val="22"/>
            </w:rPr>
            <w:t xml:space="preserve">The survey will be completed by participants at a location of their own choosing, most often in or around their own homes. The survey is not administered at a fixed research site. </w:t>
          </w:r>
          <w:r w:rsidR="006C37FA">
            <w:rPr>
              <w:rFonts w:cs="Arial"/>
              <w:sz w:val="22"/>
            </w:rPr>
            <w:t>Field-study participants will be given access by email or in-person, either by being provided a personal</w:t>
          </w:r>
          <w:r w:rsidR="009B3069" w:rsidRPr="009B3069">
            <w:rPr>
              <w:rFonts w:cs="Arial"/>
              <w:sz w:val="22"/>
            </w:rPr>
            <w:t xml:space="preserve"> link to the online Qualtrics questionnaire or, for those who prefer, a paper copy of the same questionnaire labeled only with the participant's site identification code and no name or contact information.</w:t>
          </w:r>
          <w:r>
            <w:rPr>
              <w:rFonts w:cs="Arial"/>
              <w:sz w:val="22"/>
            </w:rPr>
            <w:t xml:space="preserve"> Online responses are submitted directly through Qualtrics upon completion, and paper responses are returned in a sealed envelope and are identified by site code rather than by name.</w:t>
          </w:r>
          <w:r w:rsidR="006C37FA">
            <w:rPr>
              <w:rFonts w:cs="Arial"/>
              <w:sz w:val="22"/>
            </w:rPr>
            <w:t xml:space="preserve"> General-audience participants will access the online questionnaire through a public link, accessed from an email/newsletter. </w:t>
          </w:r>
        </w:p>
      </w:sdtContent>
    </w:sdt>
    <w:p w14:paraId="4F095537" w14:textId="77777777" w:rsidR="0065116E" w:rsidRPr="00547A98" w:rsidRDefault="0065116E" w:rsidP="0065116E">
      <w:pPr>
        <w:ind w:left="720"/>
        <w:rPr>
          <w:rFonts w:cs="Arial"/>
        </w:rPr>
      </w:pPr>
    </w:p>
    <w:p w14:paraId="3417070F" w14:textId="77777777" w:rsidR="0065116E" w:rsidRPr="00547A98" w:rsidRDefault="0065116E" w:rsidP="0065116E">
      <w:pPr>
        <w:pStyle w:val="Heading1"/>
        <w:rPr>
          <w:rFonts w:ascii="Arial" w:hAnsi="Arial" w:cs="Arial"/>
        </w:rPr>
      </w:pPr>
      <w:bookmarkStart w:id="11" w:name="_Toc226630095"/>
      <w:r>
        <w:rPr>
          <w:rFonts w:ascii="Arial" w:hAnsi="Arial" w:cs="Arial"/>
        </w:rPr>
        <w:t>Resources Available</w:t>
      </w:r>
      <w:bookmarkEnd w:id="11"/>
    </w:p>
    <w:p w14:paraId="72768963" w14:textId="77777777" w:rsidR="0065116E" w:rsidRPr="00547A98" w:rsidRDefault="0065116E" w:rsidP="0065116E">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Pr>
          <w:rFonts w:ascii="Arial" w:hAnsi="Arial" w:cs="Arial"/>
          <w:color w:val="auto"/>
          <w:sz w:val="22"/>
        </w:rPr>
        <w:t>Describe the resources available to conduct the research: For example, as appropriate:</w:t>
      </w:r>
    </w:p>
    <w:p w14:paraId="48818AFC" w14:textId="77777777" w:rsidR="0065116E" w:rsidRPr="000B3133" w:rsidRDefault="0065116E" w:rsidP="000B3133">
      <w:pPr>
        <w:pStyle w:val="BlockText"/>
        <w:numPr>
          <w:ilvl w:val="2"/>
          <w:numId w:val="2"/>
        </w:numPr>
        <w:pBdr>
          <w:top w:val="none" w:sz="0" w:space="0" w:color="auto"/>
          <w:left w:val="none" w:sz="0" w:space="0" w:color="auto"/>
          <w:bottom w:val="none" w:sz="0" w:space="0" w:color="auto"/>
          <w:right w:val="none" w:sz="0" w:space="0" w:color="auto"/>
        </w:pBdr>
        <w:tabs>
          <w:tab w:val="left" w:pos="1800"/>
        </w:tabs>
        <w:autoSpaceDE/>
        <w:autoSpaceDN/>
        <w:adjustRightInd/>
        <w:spacing w:before="120" w:after="120"/>
        <w:ind w:left="1800" w:right="720" w:hanging="540"/>
        <w:rPr>
          <w:rFonts w:ascii="Arial" w:hAnsi="Arial" w:cs="Arial"/>
          <w:color w:val="000000" w:themeColor="text1"/>
          <w:sz w:val="22"/>
        </w:rPr>
      </w:pPr>
      <w:r>
        <w:rPr>
          <w:rFonts w:ascii="Arial" w:hAnsi="Arial" w:cs="Arial"/>
          <w:color w:val="auto"/>
          <w:sz w:val="22"/>
        </w:rPr>
        <w:t xml:space="preserve">Describe the time that you will devote to conducting and completing </w:t>
      </w:r>
      <w:r>
        <w:rPr>
          <w:rFonts w:ascii="Arial" w:hAnsi="Arial" w:cs="Arial"/>
          <w:color w:val="000000" w:themeColor="text1"/>
          <w:sz w:val="22"/>
        </w:rPr>
        <w:t>the research.</w:t>
      </w:r>
    </w:p>
    <w:sdt>
      <w:sdtPr>
        <w:rPr>
          <w:rFonts w:ascii="Arial" w:hAnsi="Arial" w:cs="Arial"/>
          <w:color w:val="000000" w:themeColor="text1"/>
          <w:sz w:val="22"/>
        </w:rPr>
        <w:id w:val="716638174"/>
        <w:placeholder>
          <w:docPart w:val="DefaultPlaceholder_-1854013440"/>
        </w:placeholder>
      </w:sdtPr>
      <w:sdtContent>
        <w:p w14:paraId="472A5C51" w14:textId="63E33430" w:rsidR="00BA1621" w:rsidRPr="000B3133" w:rsidRDefault="00206D15" w:rsidP="000B3133">
          <w:pPr>
            <w:pStyle w:val="BlockText"/>
            <w:pBdr>
              <w:top w:val="none" w:sz="0" w:space="0" w:color="auto"/>
              <w:left w:val="none" w:sz="0" w:space="0" w:color="auto"/>
              <w:bottom w:val="none" w:sz="0" w:space="0" w:color="auto"/>
              <w:right w:val="none" w:sz="0" w:space="0" w:color="auto"/>
            </w:pBdr>
            <w:tabs>
              <w:tab w:val="left" w:pos="1800"/>
            </w:tabs>
            <w:autoSpaceDE/>
            <w:autoSpaceDN/>
            <w:adjustRightInd/>
            <w:spacing w:before="120" w:after="120"/>
            <w:ind w:left="1800" w:right="720"/>
            <w:rPr>
              <w:rFonts w:ascii="Arial" w:hAnsi="Arial" w:cs="Arial"/>
              <w:color w:val="000000" w:themeColor="text1"/>
              <w:sz w:val="22"/>
            </w:rPr>
          </w:pPr>
          <w:r>
            <w:rPr>
              <w:rFonts w:ascii="Arial" w:hAnsi="Arial" w:cs="Arial"/>
              <w:color w:val="000000" w:themeColor="text1"/>
              <w:sz w:val="22"/>
            </w:rPr>
            <w:t>August 2025- August 2028 (GTA effort time)</w:t>
          </w:r>
        </w:p>
      </w:sdtContent>
    </w:sdt>
    <w:p w14:paraId="2CBDAE4E" w14:textId="77777777" w:rsidR="0065116E" w:rsidRPr="000B3133" w:rsidRDefault="0065116E" w:rsidP="000B3133">
      <w:pPr>
        <w:pStyle w:val="BlockText"/>
        <w:numPr>
          <w:ilvl w:val="2"/>
          <w:numId w:val="2"/>
        </w:numPr>
        <w:pBdr>
          <w:top w:val="none" w:sz="0" w:space="0" w:color="auto"/>
          <w:left w:val="none" w:sz="0" w:space="0" w:color="auto"/>
          <w:bottom w:val="none" w:sz="0" w:space="0" w:color="auto"/>
          <w:right w:val="none" w:sz="0" w:space="0" w:color="auto"/>
        </w:pBdr>
        <w:tabs>
          <w:tab w:val="left" w:pos="1800"/>
        </w:tabs>
        <w:autoSpaceDE/>
        <w:autoSpaceDN/>
        <w:adjustRightInd/>
        <w:spacing w:before="120" w:after="120"/>
        <w:ind w:left="1800" w:right="720" w:hanging="540"/>
        <w:rPr>
          <w:rFonts w:ascii="Arial" w:hAnsi="Arial" w:cs="Arial"/>
          <w:color w:val="000000" w:themeColor="text1"/>
          <w:sz w:val="22"/>
        </w:rPr>
      </w:pPr>
      <w:r>
        <w:rPr>
          <w:rFonts w:ascii="Arial" w:hAnsi="Arial" w:cs="Arial"/>
          <w:color w:val="000000" w:themeColor="text1"/>
          <w:sz w:val="22"/>
        </w:rPr>
        <w:t>Describe your facilities.</w:t>
      </w:r>
    </w:p>
    <w:sdt>
      <w:sdtPr>
        <w:rPr>
          <w:rFonts w:ascii="Arial" w:hAnsi="Arial" w:cs="Arial"/>
          <w:color w:val="000000" w:themeColor="text1"/>
          <w:sz w:val="22"/>
        </w:rPr>
        <w:id w:val="431861266"/>
        <w:placeholder>
          <w:docPart w:val="DefaultPlaceholder_-1854013440"/>
        </w:placeholder>
      </w:sdtPr>
      <w:sdtContent>
        <w:p w14:paraId="4F36583B" w14:textId="321FBCEC" w:rsidR="00BA1621" w:rsidRPr="000B3133" w:rsidRDefault="00206D15" w:rsidP="000B3133">
          <w:pPr>
            <w:pStyle w:val="BlockText"/>
            <w:pBdr>
              <w:top w:val="none" w:sz="0" w:space="0" w:color="auto"/>
              <w:left w:val="none" w:sz="0" w:space="0" w:color="auto"/>
              <w:bottom w:val="none" w:sz="0" w:space="0" w:color="auto"/>
              <w:right w:val="none" w:sz="0" w:space="0" w:color="auto"/>
            </w:pBdr>
            <w:tabs>
              <w:tab w:val="left" w:pos="1800"/>
            </w:tabs>
            <w:autoSpaceDE/>
            <w:autoSpaceDN/>
            <w:adjustRightInd/>
            <w:spacing w:before="120" w:after="120"/>
            <w:ind w:left="1800" w:right="720"/>
            <w:rPr>
              <w:rFonts w:ascii="Arial" w:hAnsi="Arial" w:cs="Arial"/>
              <w:color w:val="000000" w:themeColor="text1"/>
              <w:sz w:val="22"/>
            </w:rPr>
          </w:pPr>
          <w:r>
            <w:rPr>
              <w:rFonts w:ascii="Arial" w:hAnsi="Arial" w:cs="Arial"/>
              <w:color w:val="000000" w:themeColor="text1"/>
              <w:sz w:val="22"/>
            </w:rPr>
            <w:t xml:space="preserve">All data will be stored on password-protected resources on my computer in my locked office at the College of Forestry, Wildlife &amp; the Environment  </w:t>
          </w:r>
        </w:p>
      </w:sdtContent>
    </w:sdt>
    <w:p w14:paraId="03D4A821" w14:textId="77777777" w:rsidR="0065116E" w:rsidRPr="000B3133" w:rsidRDefault="0065116E" w:rsidP="000B3133">
      <w:pPr>
        <w:pStyle w:val="BlockText"/>
        <w:numPr>
          <w:ilvl w:val="2"/>
          <w:numId w:val="2"/>
        </w:numPr>
        <w:pBdr>
          <w:top w:val="none" w:sz="0" w:space="0" w:color="auto"/>
          <w:left w:val="none" w:sz="0" w:space="0" w:color="auto"/>
          <w:bottom w:val="none" w:sz="0" w:space="0" w:color="auto"/>
          <w:right w:val="none" w:sz="0" w:space="0" w:color="auto"/>
        </w:pBdr>
        <w:tabs>
          <w:tab w:val="left" w:pos="1800"/>
        </w:tabs>
        <w:autoSpaceDE/>
        <w:autoSpaceDN/>
        <w:adjustRightInd/>
        <w:spacing w:before="120" w:after="120"/>
        <w:ind w:left="1800" w:right="720" w:hanging="540"/>
        <w:rPr>
          <w:rFonts w:ascii="Arial" w:hAnsi="Arial" w:cs="Arial"/>
          <w:color w:val="000000" w:themeColor="text1"/>
          <w:sz w:val="22"/>
        </w:rPr>
      </w:pPr>
      <w:r>
        <w:rPr>
          <w:rFonts w:ascii="Arial" w:hAnsi="Arial" w:cs="Arial"/>
          <w:color w:val="000000" w:themeColor="text1"/>
          <w:sz w:val="22"/>
        </w:rPr>
        <w:t xml:space="preserve">Describe the availability of medical or psychological resources that Participants might need </w:t>
      </w:r>
      <w:proofErr w:type="gramStart"/>
      <w:r>
        <w:rPr>
          <w:rFonts w:ascii="Arial" w:hAnsi="Arial" w:cs="Arial"/>
          <w:color w:val="000000" w:themeColor="text1"/>
          <w:sz w:val="22"/>
        </w:rPr>
        <w:t>as a result of</w:t>
      </w:r>
      <w:proofErr w:type="gramEnd"/>
      <w:r>
        <w:rPr>
          <w:rFonts w:ascii="Arial" w:hAnsi="Arial" w:cs="Arial"/>
          <w:color w:val="000000" w:themeColor="text1"/>
          <w:sz w:val="22"/>
        </w:rPr>
        <w:t xml:space="preserve"> an anticipated consequence of the human research.</w:t>
      </w:r>
    </w:p>
    <w:sdt>
      <w:sdtPr>
        <w:rPr>
          <w:rFonts w:ascii="Arial" w:hAnsi="Arial" w:cs="Arial"/>
          <w:color w:val="000000" w:themeColor="text1"/>
          <w:sz w:val="22"/>
        </w:rPr>
        <w:id w:val="2063515589"/>
        <w:placeholder>
          <w:docPart w:val="DefaultPlaceholder_-1854013440"/>
        </w:placeholder>
      </w:sdtPr>
      <w:sdtContent>
        <w:p w14:paraId="2782E42A" w14:textId="7A113854" w:rsidR="00BA1621" w:rsidRPr="000B3133" w:rsidRDefault="00206D15" w:rsidP="000B3133">
          <w:pPr>
            <w:pStyle w:val="BlockText"/>
            <w:pBdr>
              <w:top w:val="none" w:sz="0" w:space="0" w:color="auto"/>
              <w:left w:val="none" w:sz="0" w:space="0" w:color="auto"/>
              <w:bottom w:val="none" w:sz="0" w:space="0" w:color="auto"/>
              <w:right w:val="none" w:sz="0" w:space="0" w:color="auto"/>
            </w:pBdr>
            <w:tabs>
              <w:tab w:val="left" w:pos="1800"/>
            </w:tabs>
            <w:autoSpaceDE/>
            <w:autoSpaceDN/>
            <w:adjustRightInd/>
            <w:spacing w:before="120" w:after="120"/>
            <w:ind w:left="1800" w:right="720"/>
            <w:rPr>
              <w:rFonts w:ascii="Arial" w:hAnsi="Arial" w:cs="Arial"/>
              <w:color w:val="000000" w:themeColor="text1"/>
              <w:sz w:val="22"/>
            </w:rPr>
          </w:pPr>
          <w:r>
            <w:rPr>
              <w:rFonts w:ascii="Arial" w:hAnsi="Arial" w:cs="Arial"/>
              <w:color w:val="000000" w:themeColor="text1"/>
              <w:sz w:val="22"/>
            </w:rPr>
            <w:t>Participation in this study is not expected to result in a need for medical care or psychological treatment. Risks associated with participation are anticipated to be minimal and primarily limited to the potential for mild discomfort when answering questions regarding disease risks, personal behaviors, or opinions. Participants may skip any question they do not wish to answer and may discontinue participation at any time without penalty.</w:t>
          </w:r>
        </w:p>
      </w:sdtContent>
    </w:sdt>
    <w:p w14:paraId="10429989" w14:textId="77777777" w:rsidR="0065116E" w:rsidRPr="000B3133" w:rsidRDefault="0065116E" w:rsidP="000B3133">
      <w:pPr>
        <w:pStyle w:val="BlockText"/>
        <w:numPr>
          <w:ilvl w:val="2"/>
          <w:numId w:val="2"/>
        </w:numPr>
        <w:pBdr>
          <w:top w:val="none" w:sz="0" w:space="0" w:color="auto"/>
          <w:left w:val="none" w:sz="0" w:space="0" w:color="auto"/>
          <w:bottom w:val="none" w:sz="0" w:space="0" w:color="auto"/>
          <w:right w:val="none" w:sz="0" w:space="0" w:color="auto"/>
        </w:pBdr>
        <w:tabs>
          <w:tab w:val="left" w:pos="1800"/>
        </w:tabs>
        <w:autoSpaceDE/>
        <w:autoSpaceDN/>
        <w:adjustRightInd/>
        <w:spacing w:before="120" w:after="120"/>
        <w:ind w:left="1814" w:right="720" w:hanging="547"/>
        <w:rPr>
          <w:rFonts w:ascii="Arial" w:hAnsi="Arial" w:cs="Arial"/>
          <w:color w:val="000000" w:themeColor="text1"/>
          <w:sz w:val="22"/>
        </w:rPr>
      </w:pPr>
      <w:r>
        <w:rPr>
          <w:rFonts w:ascii="Arial" w:hAnsi="Arial" w:cs="Arial"/>
          <w:color w:val="000000" w:themeColor="text1"/>
          <w:sz w:val="22"/>
        </w:rPr>
        <w:t>Describe your process to ensure that all key personnel assisting with the research are adequately informed about the protocol, the research procedures, and their duties and functions.</w:t>
      </w:r>
    </w:p>
    <w:sdt>
      <w:sdtPr>
        <w:rPr>
          <w:rFonts w:ascii="Arial" w:hAnsi="Arial" w:cs="Arial"/>
          <w:i w:val="0"/>
          <w:iCs w:val="0"/>
          <w:color w:val="000000" w:themeColor="text1"/>
          <w:sz w:val="22"/>
        </w:rPr>
        <w:id w:val="-1767066022"/>
        <w:placeholder>
          <w:docPart w:val="571B6E92D9A64945B59641E061B02951"/>
        </w:placeholder>
      </w:sdtPr>
      <w:sdtContent>
        <w:p w14:paraId="6608E24D" w14:textId="45E48054" w:rsidR="0065116E" w:rsidRPr="000B3133" w:rsidRDefault="00206D15" w:rsidP="000B3133">
          <w:pPr>
            <w:pStyle w:val="BlockText"/>
            <w:pBdr>
              <w:top w:val="none" w:sz="0" w:space="0" w:color="auto"/>
              <w:left w:val="none" w:sz="0" w:space="0" w:color="auto"/>
              <w:bottom w:val="none" w:sz="0" w:space="0" w:color="auto"/>
              <w:right w:val="none" w:sz="0" w:space="0" w:color="auto"/>
            </w:pBdr>
            <w:tabs>
              <w:tab w:val="left" w:pos="1800"/>
            </w:tabs>
            <w:autoSpaceDE/>
            <w:autoSpaceDN/>
            <w:adjustRightInd/>
            <w:spacing w:before="120" w:after="120"/>
            <w:ind w:left="1800" w:right="720"/>
            <w:rPr>
              <w:rFonts w:ascii="Arial" w:hAnsi="Arial" w:cs="Arial"/>
              <w:i w:val="0"/>
              <w:iCs w:val="0"/>
              <w:color w:val="000000" w:themeColor="text1"/>
              <w:sz w:val="22"/>
            </w:rPr>
          </w:pPr>
          <w:r>
            <w:rPr>
              <w:rFonts w:ascii="Arial" w:hAnsi="Arial" w:cs="Arial"/>
              <w:i w:val="0"/>
              <w:iCs w:val="0"/>
              <w:color w:val="000000" w:themeColor="text1"/>
              <w:sz w:val="22"/>
            </w:rPr>
            <w:t>The key personnel in this study have the experience and knowledge needed to conduct this research. The graduate student researcher meets weekly with the faculty advisor, Dr. Kelsey McCune, who supervises the associated field and laboratory research (Aims 1 and 2) and provides ongoing guidance on the human-subjects component. The graduate student researcher and Dr. McCune also meet with the Principal Investigator at regular intervals and on an as-needed basis. These regularly occurring meetings help the graduate student and advising personnel to stay informed of all study-related parameters and ongoing procedures. The Principal Investigator and the graduate student researcher are working collaboratively on this submission and will continue to collaborate on the activities outlined in this protocol, including instrument finalization, participant recruitment, data collection, and analysis.</w:t>
          </w:r>
        </w:p>
      </w:sdtContent>
    </w:sdt>
    <w:p w14:paraId="0BE410FE" w14:textId="77777777" w:rsidR="00487256" w:rsidRPr="00547A98" w:rsidRDefault="00487256" w:rsidP="00487256">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1260" w:right="720"/>
        <w:rPr>
          <w:rFonts w:ascii="Arial" w:hAnsi="Arial" w:cs="Arial"/>
          <w:color w:val="auto"/>
          <w:sz w:val="22"/>
        </w:rPr>
      </w:pPr>
    </w:p>
    <w:p w14:paraId="6709BD3C" w14:textId="5F65867D" w:rsidR="007C4665" w:rsidRPr="00547A98" w:rsidRDefault="007C4665" w:rsidP="007C4665">
      <w:pPr>
        <w:pStyle w:val="Heading1"/>
        <w:rPr>
          <w:rFonts w:ascii="Arial" w:hAnsi="Arial" w:cs="Arial"/>
        </w:rPr>
      </w:pPr>
      <w:bookmarkStart w:id="12" w:name="_Toc226630096"/>
      <w:r>
        <w:rPr>
          <w:rFonts w:ascii="Arial" w:hAnsi="Arial" w:cs="Arial"/>
        </w:rPr>
        <w:t>Sharing of Results with Participants</w:t>
      </w:r>
      <w:bookmarkEnd w:id="12"/>
    </w:p>
    <w:p w14:paraId="4B0BFD15" w14:textId="58361858" w:rsidR="003906A6" w:rsidRPr="00547A98" w:rsidRDefault="00000000" w:rsidP="00D837B5">
      <w:pPr>
        <w:pStyle w:val="List"/>
        <w:numPr>
          <w:ilvl w:val="0"/>
          <w:numId w:val="0"/>
        </w:numPr>
        <w:spacing w:before="120" w:beforeAutospacing="0" w:after="120" w:afterAutospacing="0"/>
        <w:rPr>
          <w:rFonts w:ascii="Arial" w:hAnsi="Arial" w:cs="Arial"/>
          <w:i w:val="0"/>
          <w:iCs/>
          <w:sz w:val="22"/>
        </w:rPr>
      </w:pPr>
      <w:sdt>
        <w:sdtPr>
          <w:rPr>
            <w:rFonts w:ascii="Segoe UI Symbol" w:hAnsi="Segoe UI Symbol" w:cs="Segoe UI Symbol"/>
            <w:i w:val="0"/>
            <w:iCs/>
            <w:sz w:val="22"/>
          </w:rPr>
          <w:id w:val="1379435565"/>
          <w14:checkbox>
            <w14:checked w14:val="0"/>
            <w14:checkedState w14:val="2612" w14:font="MS Gothic"/>
            <w14:uncheckedState w14:val="2610" w14:font="MS Gothic"/>
          </w14:checkbox>
        </w:sdtPr>
        <w:sdtContent>
          <w:r>
            <w:rPr>
              <w:rFonts w:ascii="MS Gothic" w:eastAsia="MS Gothic" w:hAnsi="MS Gothic" w:cs="Segoe UI Symbol" w:hint="eastAsia"/>
              <w:i w:val="0"/>
              <w:iCs/>
              <w:sz w:val="22"/>
            </w:rPr>
            <w:t>☐</w:t>
          </w:r>
        </w:sdtContent>
      </w:sdt>
      <w:r>
        <w:rPr>
          <w:rFonts w:ascii="Arial" w:hAnsi="Arial" w:cs="Arial"/>
          <w:i w:val="0"/>
          <w:iCs/>
          <w:sz w:val="22"/>
        </w:rPr>
        <w:t xml:space="preserve"> Select if section 9.0 is not applicable to your research project because results will not be shared with research participants.</w:t>
      </w:r>
    </w:p>
    <w:p w14:paraId="7BAD9A1C" w14:textId="6F91E506" w:rsidR="007C4665" w:rsidRPr="00547A98" w:rsidRDefault="007C4665"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Pr>
          <w:rFonts w:ascii="Arial" w:hAnsi="Arial" w:cs="Arial"/>
          <w:color w:val="auto"/>
          <w:sz w:val="22"/>
        </w:rPr>
        <w:t>Describe whether and what results (study results or individual Participant results, such as results of investigational diagnostic tests, genetic tests, or incidental findings) will be shared with Participants or others (e.g., the Participant’s primary care physicians) and if so, describe who and how the results will be shared.</w:t>
      </w:r>
    </w:p>
    <w:sdt>
      <w:sdtPr>
        <w:rPr>
          <w:rFonts w:ascii="Arial" w:hAnsi="Arial" w:cs="Arial"/>
          <w:color w:val="auto"/>
          <w:sz w:val="22"/>
        </w:rPr>
        <w:id w:val="981114241"/>
        <w:placeholder>
          <w:docPart w:val="DefaultPlaceholder_-1854013440"/>
        </w:placeholder>
      </w:sdtPr>
      <w:sdtContent>
        <w:p w14:paraId="3ABE311F" w14:textId="1C8D6387" w:rsidR="00927FE8" w:rsidRDefault="00196A7E" w:rsidP="005A43C0">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Pr>
              <w:rFonts w:ascii="Arial" w:hAnsi="Arial" w:cs="Arial"/>
              <w:color w:val="auto"/>
              <w:sz w:val="22"/>
            </w:rPr>
            <w:t>Study results will be shared with participants after all data have been collected, analyzed, and interpreted. No individual-level results will be returned; only aggregate, study-wide findings will be shared. A central goal of this research is to translate these findings into evidence-based, accessible biosecurity and management guidance for homeowners who feed backyard birds and/or keep backyard poultry, and this material will be shared with participants as it is developed</w:t>
          </w:r>
          <w:r w:rsidR="006C37FA">
            <w:rPr>
              <w:rFonts w:ascii="Arial" w:hAnsi="Arial" w:cs="Arial"/>
              <w:color w:val="auto"/>
              <w:sz w:val="22"/>
            </w:rPr>
            <w:t xml:space="preserve">/published. </w:t>
          </w:r>
        </w:p>
      </w:sdtContent>
    </w:sdt>
    <w:p w14:paraId="1DBD4D1F" w14:textId="77777777" w:rsidR="003E5133" w:rsidRPr="000B3133" w:rsidRDefault="003E5133" w:rsidP="005A43C0">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i w:val="0"/>
          <w:iCs w:val="0"/>
          <w:color w:val="auto"/>
          <w:sz w:val="22"/>
        </w:rPr>
      </w:pPr>
    </w:p>
    <w:p w14:paraId="4DFE12EA" w14:textId="14F55568" w:rsidR="007C4665" w:rsidRPr="00547A98" w:rsidRDefault="007C4665" w:rsidP="007C4665">
      <w:pPr>
        <w:pStyle w:val="Heading1"/>
        <w:rPr>
          <w:rFonts w:ascii="Arial" w:hAnsi="Arial" w:cs="Arial"/>
        </w:rPr>
      </w:pPr>
      <w:bookmarkStart w:id="13" w:name="_Toc226630097"/>
      <w:r>
        <w:rPr>
          <w:rFonts w:ascii="Arial" w:hAnsi="Arial" w:cs="Arial"/>
        </w:rPr>
        <w:t>Study Timelines</w:t>
      </w:r>
      <w:bookmarkEnd w:id="13"/>
    </w:p>
    <w:p w14:paraId="54877406" w14:textId="0021E2E3" w:rsidR="003906A6" w:rsidRPr="00465CE7" w:rsidRDefault="00000000" w:rsidP="00D837B5">
      <w:pPr>
        <w:pStyle w:val="List"/>
        <w:numPr>
          <w:ilvl w:val="0"/>
          <w:numId w:val="0"/>
        </w:numPr>
        <w:spacing w:before="120" w:beforeAutospacing="0" w:after="120" w:afterAutospacing="0"/>
        <w:rPr>
          <w:rFonts w:ascii="Arial" w:hAnsi="Arial" w:cs="Arial"/>
          <w:i w:val="0"/>
          <w:iCs/>
          <w:sz w:val="22"/>
        </w:rPr>
      </w:pPr>
      <w:sdt>
        <w:sdtPr>
          <w:rPr>
            <w:rFonts w:ascii="Segoe UI Symbol" w:hAnsi="Segoe UI Symbol" w:cs="Segoe UI Symbol"/>
            <w:i w:val="0"/>
            <w:iCs/>
            <w:sz w:val="22"/>
          </w:rPr>
          <w:id w:val="745693681"/>
          <w14:checkbox>
            <w14:checked w14:val="0"/>
            <w14:checkedState w14:val="2612" w14:font="MS Gothic"/>
            <w14:uncheckedState w14:val="2610" w14:font="MS Gothic"/>
          </w14:checkbox>
        </w:sdtPr>
        <w:sdtContent>
          <w:r>
            <w:rPr>
              <w:rFonts w:ascii="MS Gothic" w:eastAsia="MS Gothic" w:hAnsi="MS Gothic" w:cs="Segoe UI Symbol" w:hint="eastAsia"/>
              <w:i w:val="0"/>
              <w:iCs/>
              <w:sz w:val="22"/>
            </w:rPr>
            <w:t>☐</w:t>
          </w:r>
        </w:sdtContent>
      </w:sdt>
      <w:r>
        <w:rPr>
          <w:rFonts w:ascii="Arial" w:hAnsi="Arial" w:cs="Arial"/>
          <w:i w:val="0"/>
          <w:iCs/>
          <w:sz w:val="22"/>
        </w:rPr>
        <w:t xml:space="preserve"> Select if section 10.0 is not applicable to your research project because the study only involves pre-existing data. </w:t>
      </w:r>
      <w:r>
        <w:rPr>
          <w:rFonts w:ascii="Arial" w:hAnsi="Arial" w:cs="Arial"/>
          <w:i w:val="0"/>
          <w:iCs/>
          <w:sz w:val="22"/>
        </w:rPr>
        <w:tab/>
      </w:r>
    </w:p>
    <w:p w14:paraId="2A93CDE9" w14:textId="4F3DADBF" w:rsidR="005128CD" w:rsidRPr="00CC61E2" w:rsidRDefault="007C4665" w:rsidP="000B3133">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sz w:val="22"/>
        </w:rPr>
      </w:pPr>
      <w:r>
        <w:rPr>
          <w:rFonts w:ascii="Arial" w:hAnsi="Arial" w:cs="Arial"/>
          <w:color w:val="auto"/>
          <w:sz w:val="22"/>
        </w:rPr>
        <w:t>Describe the duration anticipated to enroll all study Participants. (How long will the study be open to enrollment to meet the recruitment goals?)</w:t>
      </w:r>
    </w:p>
    <w:sdt>
      <w:sdtPr>
        <w:rPr>
          <w:rFonts w:ascii="Arial" w:hAnsi="Arial" w:cs="Arial"/>
          <w:color w:val="000000" w:themeColor="text1"/>
          <w:sz w:val="22"/>
        </w:rPr>
        <w:id w:val="-1339995111"/>
        <w:placeholder>
          <w:docPart w:val="DefaultPlaceholder_-1854013440"/>
        </w:placeholder>
      </w:sdtPr>
      <w:sdtContent>
        <w:p w14:paraId="325332EA" w14:textId="172F2CFE" w:rsidR="00AC62AF" w:rsidRPr="006E0763" w:rsidRDefault="00196A7E" w:rsidP="000B3133">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000000" w:themeColor="text1"/>
              <w:sz w:val="22"/>
            </w:rPr>
          </w:pPr>
          <w:r>
            <w:rPr>
              <w:rFonts w:ascii="Arial" w:hAnsi="Arial" w:cs="Arial"/>
              <w:color w:val="000000" w:themeColor="text1"/>
              <w:sz w:val="22"/>
            </w:rPr>
            <w:t xml:space="preserve">The survey of this study will be open for a 2-month period of October 2026 to December 2026; with recruitment starting in early October. </w:t>
          </w:r>
        </w:p>
      </w:sdtContent>
    </w:sdt>
    <w:p w14:paraId="58C95B77" w14:textId="23EC10F4" w:rsidR="007C4665" w:rsidRPr="000B3133" w:rsidRDefault="007C4665" w:rsidP="000B3133">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000000" w:themeColor="text1"/>
          <w:sz w:val="22"/>
        </w:rPr>
      </w:pPr>
      <w:r>
        <w:rPr>
          <w:rFonts w:ascii="Arial" w:hAnsi="Arial" w:cs="Arial"/>
          <w:color w:val="000000" w:themeColor="text1"/>
          <w:sz w:val="22"/>
        </w:rPr>
        <w:t>The duration of an individual Participant’s participation in the study.</w:t>
      </w:r>
    </w:p>
    <w:sdt>
      <w:sdtPr>
        <w:rPr>
          <w:rFonts w:ascii="Arial" w:hAnsi="Arial" w:cs="Arial"/>
          <w:sz w:val="22"/>
        </w:rPr>
        <w:id w:val="-711958904"/>
        <w:placeholder>
          <w:docPart w:val="DefaultPlaceholder_-1854013440"/>
        </w:placeholder>
      </w:sdtPr>
      <w:sdtContent>
        <w:p w14:paraId="4D755586" w14:textId="09018611" w:rsidR="003906A6" w:rsidRPr="00547A98" w:rsidRDefault="00196A7E" w:rsidP="005A43C0">
          <w:pPr>
            <w:pStyle w:val="List"/>
            <w:numPr>
              <w:ilvl w:val="0"/>
              <w:numId w:val="0"/>
            </w:numPr>
            <w:tabs>
              <w:tab w:val="left" w:pos="1800"/>
            </w:tabs>
            <w:ind w:left="720"/>
            <w:rPr>
              <w:rFonts w:ascii="Arial" w:hAnsi="Arial" w:cs="Arial"/>
              <w:sz w:val="22"/>
            </w:rPr>
          </w:pPr>
          <w:r>
            <w:rPr>
              <w:rFonts w:ascii="Arial" w:hAnsi="Arial" w:cs="Arial"/>
              <w:sz w:val="22"/>
            </w:rPr>
            <w:t>About 10-15 minutes.</w:t>
          </w:r>
        </w:p>
      </w:sdtContent>
    </w:sdt>
    <w:p w14:paraId="47A73C81" w14:textId="3F9538B3" w:rsidR="007C4665" w:rsidRPr="00547A98" w:rsidRDefault="009F0AAC" w:rsidP="007C4665">
      <w:pPr>
        <w:pStyle w:val="Heading1"/>
        <w:rPr>
          <w:rFonts w:ascii="Arial" w:hAnsi="Arial" w:cs="Arial"/>
          <w:bCs/>
        </w:rPr>
      </w:pPr>
      <w:bookmarkStart w:id="14" w:name="_Toc201314637"/>
      <w:bookmarkStart w:id="15" w:name="_Toc202779688"/>
      <w:bookmarkStart w:id="16" w:name="_Toc202780038"/>
      <w:bookmarkStart w:id="17" w:name="_Toc202780102"/>
      <w:bookmarkStart w:id="18" w:name="_Toc226630098"/>
      <w:bookmarkEnd w:id="14"/>
      <w:bookmarkEnd w:id="15"/>
      <w:bookmarkEnd w:id="16"/>
      <w:bookmarkEnd w:id="17"/>
      <w:r>
        <w:rPr>
          <w:rFonts w:ascii="Arial" w:hAnsi="Arial" w:cs="Arial"/>
        </w:rPr>
        <w:t>Participant Population</w:t>
      </w:r>
      <w:bookmarkEnd w:id="18"/>
    </w:p>
    <w:p w14:paraId="75C8EB6A" w14:textId="3B05404B" w:rsidR="007C4665" w:rsidRPr="00547A98" w:rsidRDefault="007C4665"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Pr>
          <w:rFonts w:ascii="Arial" w:hAnsi="Arial" w:cs="Arial"/>
          <w:color w:val="auto"/>
          <w:sz w:val="22"/>
        </w:rPr>
        <w:t>Describe the specific inclusion criteria for the participants in your study. (i.e., Who exactly will be included/What criteria will you use to enroll participants?)</w:t>
      </w:r>
    </w:p>
    <w:sdt>
      <w:sdtPr>
        <w:rPr>
          <w:rFonts w:ascii="Arial" w:hAnsi="Arial" w:cs="Arial"/>
          <w:color w:val="auto"/>
          <w:sz w:val="22"/>
        </w:rPr>
        <w:id w:val="-714743573"/>
        <w:placeholder>
          <w:docPart w:val="DefaultPlaceholder_-1854013440"/>
        </w:placeholder>
      </w:sdtPr>
      <w:sdtContent>
        <w:p w14:paraId="22F56610" w14:textId="5B30B097" w:rsidR="00196A7E" w:rsidRDefault="00196A7E" w:rsidP="00737730">
          <w:pPr>
            <w:pStyle w:val="BlockText"/>
            <w:numPr>
              <w:ilvl w:val="0"/>
              <w:numId w:val="12"/>
            </w:numPr>
            <w:autoSpaceDE/>
            <w:autoSpaceDN/>
            <w:adjustRightInd/>
            <w:spacing w:before="120" w:after="120"/>
            <w:ind w:right="720"/>
            <w:rPr>
              <w:rFonts w:ascii="Arial" w:hAnsi="Arial" w:cs="Arial"/>
              <w:color w:val="000000" w:themeColor="text1"/>
              <w:sz w:val="22"/>
            </w:rPr>
          </w:pPr>
          <w:r>
            <w:rPr>
              <w:rFonts w:ascii="Arial" w:hAnsi="Arial" w:cs="Arial"/>
              <w:color w:val="000000" w:themeColor="text1"/>
              <w:sz w:val="22"/>
            </w:rPr>
            <w:t>Participating in the previous/companion study</w:t>
          </w:r>
          <w:r w:rsidR="006C37FA">
            <w:rPr>
              <w:rFonts w:ascii="Arial" w:hAnsi="Arial" w:cs="Arial"/>
              <w:color w:val="000000" w:themeColor="text1"/>
              <w:sz w:val="22"/>
            </w:rPr>
            <w:t>, OR participates in backyard bird feeding/poultry keeping, OR has knowledge and interest in these activities (Is not required to be a participant in the broader study)</w:t>
          </w:r>
        </w:p>
        <w:p w14:paraId="4170E19A" w14:textId="0D28FEEB" w:rsidR="009A422D" w:rsidRPr="006E0763" w:rsidRDefault="009A422D" w:rsidP="00737730">
          <w:pPr>
            <w:pStyle w:val="BlockText"/>
            <w:numPr>
              <w:ilvl w:val="0"/>
              <w:numId w:val="12"/>
            </w:numPr>
            <w:autoSpaceDE/>
            <w:autoSpaceDN/>
            <w:adjustRightInd/>
            <w:spacing w:before="120" w:after="120"/>
            <w:ind w:right="720"/>
            <w:rPr>
              <w:rFonts w:ascii="Arial" w:hAnsi="Arial" w:cs="Arial"/>
              <w:color w:val="000000" w:themeColor="text1"/>
              <w:sz w:val="22"/>
            </w:rPr>
          </w:pPr>
          <w:r>
            <w:rPr>
              <w:rFonts w:ascii="Arial" w:hAnsi="Arial" w:cs="Arial"/>
              <w:color w:val="000000" w:themeColor="text1"/>
              <w:sz w:val="22"/>
            </w:rPr>
            <w:t>Lives in the Southeastern U.S.</w:t>
          </w:r>
        </w:p>
        <w:p w14:paraId="5C3DA657" w14:textId="6087F78C" w:rsidR="00196A7E" w:rsidRPr="006E0763" w:rsidRDefault="00196A7E" w:rsidP="00737730">
          <w:pPr>
            <w:pStyle w:val="BlockText"/>
            <w:numPr>
              <w:ilvl w:val="0"/>
              <w:numId w:val="12"/>
            </w:numPr>
            <w:autoSpaceDE/>
            <w:autoSpaceDN/>
            <w:adjustRightInd/>
            <w:spacing w:before="120" w:after="120"/>
            <w:ind w:right="720"/>
            <w:rPr>
              <w:rFonts w:ascii="Arial" w:hAnsi="Arial" w:cs="Arial"/>
              <w:color w:val="000000" w:themeColor="text1"/>
              <w:sz w:val="22"/>
            </w:rPr>
          </w:pPr>
          <w:r>
            <w:rPr>
              <w:rFonts w:ascii="Arial" w:hAnsi="Arial" w:cs="Arial"/>
              <w:color w:val="000000" w:themeColor="text1"/>
              <w:sz w:val="22"/>
            </w:rPr>
            <w:t>Over the age of 18 (IRB requirement)</w:t>
          </w:r>
        </w:p>
        <w:p w14:paraId="709F2FB6" w14:textId="58556EC9" w:rsidR="007F3A4D" w:rsidRPr="006E0763" w:rsidRDefault="00196A7E" w:rsidP="00196A7E">
          <w:pPr>
            <w:pStyle w:val="BlockText"/>
            <w:numPr>
              <w:ilvl w:val="0"/>
              <w:numId w:val="12"/>
            </w:numPr>
            <w:autoSpaceDE/>
            <w:autoSpaceDN/>
            <w:adjustRightInd/>
            <w:spacing w:before="120" w:after="120"/>
            <w:ind w:right="720"/>
            <w:rPr>
              <w:rFonts w:ascii="Arial" w:hAnsi="Arial" w:cs="Arial"/>
              <w:color w:val="000000" w:themeColor="text1"/>
              <w:sz w:val="22"/>
            </w:rPr>
          </w:pPr>
          <w:r>
            <w:rPr>
              <w:rFonts w:ascii="Arial" w:hAnsi="Arial" w:cs="Arial"/>
              <w:color w:val="000000" w:themeColor="text1"/>
              <w:sz w:val="22"/>
            </w:rPr>
            <w:t>Voluntarily participating</w:t>
          </w:r>
        </w:p>
        <w:p w14:paraId="48980CAD" w14:textId="613A534A" w:rsidR="00FF1A09" w:rsidRPr="00737730" w:rsidRDefault="00FF1A09" w:rsidP="00737730">
          <w:pPr>
            <w:pStyle w:val="BlockText"/>
            <w:numPr>
              <w:ilvl w:val="0"/>
              <w:numId w:val="12"/>
            </w:numPr>
            <w:autoSpaceDE/>
            <w:autoSpaceDN/>
            <w:adjustRightInd/>
            <w:spacing w:before="120" w:after="120"/>
            <w:ind w:right="720"/>
            <w:rPr>
              <w:rFonts w:ascii="Arial" w:hAnsi="Arial" w:cs="Arial"/>
              <w:sz w:val="22"/>
            </w:rPr>
          </w:pPr>
          <w:r>
            <w:rPr>
              <w:rFonts w:ascii="Arial" w:hAnsi="Arial" w:cs="Arial"/>
              <w:color w:val="auto"/>
              <w:sz w:val="22"/>
            </w:rPr>
            <w:t>Taken by a single individual of the household</w:t>
          </w:r>
        </w:p>
      </w:sdtContent>
    </w:sdt>
    <w:p w14:paraId="37FC3772" w14:textId="3EE8A453" w:rsidR="007C4665" w:rsidRPr="00547A98" w:rsidRDefault="007C4665"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Pr>
          <w:rFonts w:ascii="Arial" w:hAnsi="Arial" w:cs="Arial"/>
          <w:color w:val="auto"/>
          <w:sz w:val="22"/>
        </w:rPr>
        <w:t>Describe any exclusion criteria for participating in your study. (e.g., Who will be specifically excluded/what criteria would cause you to exclude that participant?)</w:t>
      </w:r>
    </w:p>
    <w:sdt>
      <w:sdtPr>
        <w:rPr>
          <w:rFonts w:ascii="Arial" w:hAnsi="Arial" w:cs="Arial"/>
          <w:color w:val="000000" w:themeColor="text1"/>
          <w:sz w:val="22"/>
        </w:rPr>
        <w:id w:val="1097594211"/>
        <w:placeholder>
          <w:docPart w:val="DefaultPlaceholder_-1854013440"/>
        </w:placeholder>
      </w:sdtPr>
      <w:sdtContent>
        <w:p w14:paraId="7E475CD0" w14:textId="1CB88D72" w:rsidR="00FF1A09" w:rsidRDefault="009A422D" w:rsidP="009A422D">
          <w:pPr>
            <w:pStyle w:val="BlockText"/>
            <w:numPr>
              <w:ilvl w:val="0"/>
              <w:numId w:val="13"/>
            </w:numPr>
            <w:autoSpaceDE/>
            <w:autoSpaceDN/>
            <w:adjustRightInd/>
            <w:spacing w:before="120" w:after="120"/>
            <w:ind w:right="720"/>
            <w:rPr>
              <w:rFonts w:ascii="Arial" w:hAnsi="Arial" w:cs="Arial"/>
              <w:color w:val="000000" w:themeColor="text1"/>
              <w:sz w:val="22"/>
            </w:rPr>
          </w:pPr>
          <w:r>
            <w:rPr>
              <w:rFonts w:ascii="Arial" w:hAnsi="Arial" w:cs="Arial"/>
              <w:color w:val="000000" w:themeColor="text1"/>
              <w:sz w:val="22"/>
            </w:rPr>
            <w:t xml:space="preserve">Does not participate in any of the relevant activities, nor have knowledge or interest in them. </w:t>
          </w:r>
        </w:p>
        <w:p w14:paraId="2875A13D" w14:textId="4B5675E1" w:rsidR="009A422D" w:rsidRPr="006E0763" w:rsidRDefault="009A422D" w:rsidP="009A422D">
          <w:pPr>
            <w:pStyle w:val="BlockText"/>
            <w:numPr>
              <w:ilvl w:val="0"/>
              <w:numId w:val="13"/>
            </w:numPr>
            <w:autoSpaceDE/>
            <w:autoSpaceDN/>
            <w:adjustRightInd/>
            <w:spacing w:before="120" w:after="120"/>
            <w:ind w:right="720"/>
            <w:rPr>
              <w:rFonts w:ascii="Arial" w:hAnsi="Arial" w:cs="Arial"/>
              <w:color w:val="000000" w:themeColor="text1"/>
              <w:sz w:val="22"/>
            </w:rPr>
          </w:pPr>
          <w:r>
            <w:rPr>
              <w:rFonts w:ascii="Arial" w:hAnsi="Arial" w:cs="Arial"/>
              <w:color w:val="000000" w:themeColor="text1"/>
              <w:sz w:val="22"/>
            </w:rPr>
            <w:t xml:space="preserve">Does not live in the Southeastern U.S. </w:t>
          </w:r>
        </w:p>
        <w:p w14:paraId="4FB155D0" w14:textId="4F536F87" w:rsidR="00FF1A09" w:rsidRPr="006E0763" w:rsidRDefault="00FF1A09" w:rsidP="00FF1A09">
          <w:pPr>
            <w:pStyle w:val="BlockText"/>
            <w:autoSpaceDE/>
            <w:autoSpaceDN/>
            <w:adjustRightInd/>
            <w:spacing w:before="120" w:after="120"/>
            <w:ind w:left="720" w:right="720"/>
            <w:rPr>
              <w:rFonts w:ascii="Arial" w:hAnsi="Arial" w:cs="Arial"/>
              <w:color w:val="000000" w:themeColor="text1"/>
              <w:sz w:val="22"/>
            </w:rPr>
          </w:pPr>
          <w:r>
            <w:rPr>
              <w:rFonts w:ascii="Arial" w:hAnsi="Arial" w:cs="Arial"/>
              <w:color w:val="000000" w:themeColor="text1"/>
              <w:sz w:val="22"/>
            </w:rPr>
            <w:t>(2) Not over the age of 18 (IRB requirement)</w:t>
          </w:r>
        </w:p>
        <w:p w14:paraId="4B055905" w14:textId="7214E948" w:rsidR="007F3A4D" w:rsidRPr="006E0763" w:rsidRDefault="00FF1A09" w:rsidP="00737730">
          <w:pPr>
            <w:pStyle w:val="BlockText"/>
            <w:autoSpaceDE/>
            <w:autoSpaceDN/>
            <w:adjustRightInd/>
            <w:spacing w:before="120" w:after="120"/>
            <w:ind w:left="720" w:right="720"/>
            <w:rPr>
              <w:rFonts w:ascii="Arial" w:hAnsi="Arial" w:cs="Arial"/>
              <w:color w:val="000000" w:themeColor="text1"/>
              <w:sz w:val="22"/>
            </w:rPr>
          </w:pPr>
          <w:r>
            <w:rPr>
              <w:rFonts w:ascii="Arial" w:hAnsi="Arial" w:cs="Arial"/>
              <w:color w:val="000000" w:themeColor="text1"/>
              <w:sz w:val="22"/>
            </w:rPr>
            <w:t>(3) Not voluntarily participating</w:t>
          </w:r>
        </w:p>
      </w:sdtContent>
    </w:sdt>
    <w:p w14:paraId="485F4398" w14:textId="77777777" w:rsidR="004F5F7C" w:rsidRPr="000B3133" w:rsidRDefault="004F5F7C" w:rsidP="000B3133">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sz w:val="22"/>
        </w:rPr>
      </w:pPr>
      <w:r>
        <w:rPr>
          <w:rFonts w:ascii="Arial" w:hAnsi="Arial" w:cs="Arial"/>
          <w:color w:val="auto"/>
          <w:sz w:val="22"/>
        </w:rPr>
        <w:t>For NIH funded research, include information regarding the inclusion of women and minority populations, or include a justification for the exception to the NIH policy.</w:t>
      </w:r>
    </w:p>
    <w:p w14:paraId="7D3E58B4" w14:textId="2194091A" w:rsidR="004F5F7C" w:rsidRPr="000B3133" w:rsidRDefault="00000000" w:rsidP="000B3133">
      <w:pPr>
        <w:pStyle w:val="List"/>
        <w:numPr>
          <w:ilvl w:val="0"/>
          <w:numId w:val="0"/>
        </w:numPr>
        <w:spacing w:before="120" w:beforeAutospacing="0" w:after="120" w:afterAutospacing="0"/>
        <w:ind w:left="720"/>
        <w:rPr>
          <w:rFonts w:ascii="Arial" w:hAnsi="Arial" w:cs="Arial"/>
          <w:i w:val="0"/>
          <w:iCs/>
          <w:sz w:val="22"/>
        </w:rPr>
      </w:pPr>
      <w:sdt>
        <w:sdtPr>
          <w:rPr>
            <w:rFonts w:ascii="Arial" w:hAnsi="Arial" w:cs="Arial"/>
            <w:i w:val="0"/>
            <w:iCs/>
            <w:sz w:val="22"/>
          </w:rPr>
          <w:id w:val="-2100864941"/>
          <w14:checkbox>
            <w14:checked w14:val="1"/>
            <w14:checkedState w14:val="2612" w14:font="MS Gothic"/>
            <w14:uncheckedState w14:val="2610" w14:font="MS Gothic"/>
          </w14:checkbox>
        </w:sdtPr>
        <w:sdtContent>
          <w:r>
            <w:rPr>
              <w:rFonts w:ascii="MS Gothic" w:eastAsia="MS Gothic" w:hAnsi="MS Gothic" w:cs="Segoe UI Symbol" w:hint="eastAsia"/>
              <w:i w:val="0"/>
              <w:iCs/>
              <w:sz w:val="22"/>
            </w:rPr>
            <w:t>☒</w:t>
          </w:r>
        </w:sdtContent>
      </w:sdt>
      <w:r>
        <w:rPr>
          <w:rFonts w:ascii="Arial" w:hAnsi="Arial" w:cs="Arial"/>
          <w:i w:val="0"/>
          <w:iCs/>
          <w:sz w:val="22"/>
        </w:rPr>
        <w:t xml:space="preserve"> Select if this section is not applicable to your research project because your research is not NIH funded. </w:t>
      </w:r>
    </w:p>
    <w:sdt>
      <w:sdtPr>
        <w:rPr>
          <w:rFonts w:ascii="Arial" w:hAnsi="Arial" w:cs="Arial"/>
          <w:color w:val="auto"/>
          <w:sz w:val="22"/>
        </w:rPr>
        <w:id w:val="-1641800026"/>
        <w:placeholder>
          <w:docPart w:val="37F45111A1AB415481C9804FECFF0444"/>
        </w:placeholder>
        <w:showingPlcHdr/>
      </w:sdtPr>
      <w:sdtContent>
        <w:p w14:paraId="0BBF0C9D" w14:textId="77777777" w:rsidR="004F5F7C" w:rsidRDefault="004F5F7C" w:rsidP="004F5F7C">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eastAsiaTheme="minorHAnsi" w:hAnsi="Arial" w:cs="Arial"/>
              <w:i w:val="0"/>
              <w:iCs w:val="0"/>
              <w:color w:val="auto"/>
              <w:sz w:val="22"/>
            </w:rPr>
          </w:pPr>
          <w:r>
            <w:rPr>
              <w:rStyle w:val="PlaceholderText"/>
              <w:rFonts w:ascii="Arial" w:hAnsi="Arial" w:cs="Arial"/>
              <w:i w:val="0"/>
              <w:iCs w:val="0"/>
              <w:color w:val="000000" w:themeColor="text1"/>
              <w:bdr w:val="single" w:sz="4" w:space="0" w:color="auto"/>
            </w:rPr>
            <w:t>Click or tap here to enter text.</w:t>
          </w:r>
        </w:p>
      </w:sdtContent>
    </w:sdt>
    <w:p w14:paraId="67A913A5" w14:textId="77777777" w:rsidR="003E5133" w:rsidRPr="000B3133" w:rsidRDefault="003E5133" w:rsidP="005A43C0">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i w:val="0"/>
          <w:iCs w:val="0"/>
          <w:color w:val="auto"/>
          <w:sz w:val="22"/>
        </w:rPr>
      </w:pPr>
    </w:p>
    <w:p w14:paraId="771903BE" w14:textId="326F64CF" w:rsidR="007C4665" w:rsidRPr="00547A98" w:rsidRDefault="007C4665" w:rsidP="007C4665">
      <w:pPr>
        <w:pStyle w:val="Heading1"/>
        <w:rPr>
          <w:rFonts w:ascii="Arial" w:hAnsi="Arial" w:cs="Arial"/>
        </w:rPr>
      </w:pPr>
      <w:bookmarkStart w:id="19" w:name="_Toc226630099"/>
      <w:r>
        <w:rPr>
          <w:rFonts w:ascii="Arial" w:hAnsi="Arial" w:cs="Arial"/>
        </w:rPr>
        <w:t xml:space="preserve">Vulnerable Populations (See available </w:t>
      </w:r>
      <w:hyperlink r:id="rId18" w:history="1">
        <w:r>
          <w:rPr>
            <w:rStyle w:val="Hyperlink"/>
            <w:rFonts w:ascii="Arial" w:hAnsi="Arial" w:cs="Arial"/>
          </w:rPr>
          <w:t>Checklist</w:t>
        </w:r>
      </w:hyperlink>
      <w:r>
        <w:rPr>
          <w:rFonts w:ascii="Arial" w:hAnsi="Arial" w:cs="Arial"/>
        </w:rPr>
        <w:t xml:space="preserve"> within Endeavor)</w:t>
      </w:r>
      <w:bookmarkEnd w:id="19"/>
    </w:p>
    <w:p w14:paraId="5D757ABC" w14:textId="45CB13CE" w:rsidR="00997800" w:rsidRPr="00547A98" w:rsidRDefault="00997800" w:rsidP="00997800">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bookmarkStart w:id="20" w:name="_Hlk202455741"/>
      <w:r>
        <w:rPr>
          <w:rFonts w:ascii="Arial" w:hAnsi="Arial" w:cs="Arial"/>
          <w:color w:val="auto"/>
          <w:sz w:val="22"/>
        </w:rPr>
        <w:t xml:space="preserve">Indicate specifically whether you will include or exclude any of the following special populations: (You may not include members of these populations as Participants in your research unless you include them in the description of your Participant population.) </w:t>
      </w:r>
      <w:r>
        <w:rPr>
          <w:rFonts w:ascii="Arial" w:hAnsi="Arial" w:cs="Arial"/>
          <w:b/>
          <w:bCs/>
          <w:color w:val="auto"/>
          <w:sz w:val="22"/>
        </w:rPr>
        <w:t xml:space="preserve">One box must be selected for each population. </w:t>
      </w:r>
    </w:p>
    <w:p w14:paraId="7EF27115" w14:textId="43D79BBC" w:rsidR="00997800" w:rsidRDefault="00997800" w:rsidP="00997800">
      <w:pPr>
        <w:pStyle w:val="List"/>
        <w:numPr>
          <w:ilvl w:val="2"/>
          <w:numId w:val="2"/>
        </w:numPr>
        <w:tabs>
          <w:tab w:val="left" w:pos="1800"/>
        </w:tabs>
        <w:ind w:left="1800" w:hanging="540"/>
        <w:rPr>
          <w:rFonts w:ascii="Arial" w:hAnsi="Arial" w:cs="Arial"/>
          <w:sz w:val="22"/>
        </w:rPr>
      </w:pPr>
      <w:r>
        <w:rPr>
          <w:rFonts w:ascii="Arial" w:hAnsi="Arial" w:cs="Arial"/>
          <w:sz w:val="22"/>
        </w:rPr>
        <w:t>Adults unable to consent</w:t>
      </w:r>
    </w:p>
    <w:p w14:paraId="7634E5A6" w14:textId="4A0D2127" w:rsidR="00116795" w:rsidRPr="00547A98" w:rsidRDefault="00000000" w:rsidP="00174811">
      <w:pPr>
        <w:pStyle w:val="List"/>
        <w:numPr>
          <w:ilvl w:val="3"/>
          <w:numId w:val="2"/>
        </w:numPr>
        <w:tabs>
          <w:tab w:val="left" w:pos="1800"/>
        </w:tabs>
        <w:rPr>
          <w:rFonts w:ascii="Arial" w:hAnsi="Arial" w:cs="Arial"/>
          <w:sz w:val="22"/>
        </w:rPr>
      </w:pPr>
      <w:sdt>
        <w:sdtPr>
          <w:rPr>
            <w:rFonts w:ascii="Arial" w:hAnsi="Arial" w:cs="Arial"/>
            <w:sz w:val="22"/>
          </w:rPr>
          <w:id w:val="703681586"/>
          <w14:checkbox>
            <w14:checked w14:val="0"/>
            <w14:checkedState w14:val="2612" w14:font="MS Gothic"/>
            <w14:uncheckedState w14:val="2610" w14:font="MS Gothic"/>
          </w14:checkbox>
        </w:sdtPr>
        <w:sdtContent>
          <w:r>
            <w:rPr>
              <w:rFonts w:ascii="MS Gothic" w:eastAsia="MS Gothic" w:hAnsi="MS Gothic" w:cs="Arial" w:hint="eastAsia"/>
              <w:sz w:val="22"/>
            </w:rPr>
            <w:t>☐</w:t>
          </w:r>
        </w:sdtContent>
      </w:sdt>
      <w:r>
        <w:rPr>
          <w:rFonts w:ascii="Arial" w:hAnsi="Arial" w:cs="Arial"/>
          <w:sz w:val="22"/>
        </w:rPr>
        <w:t xml:space="preserve">Included </w:t>
      </w:r>
      <w:r>
        <w:rPr>
          <w:rFonts w:ascii="Arial" w:hAnsi="Arial" w:cs="Arial"/>
          <w:sz w:val="22"/>
        </w:rPr>
        <w:tab/>
      </w:r>
      <w:sdt>
        <w:sdtPr>
          <w:rPr>
            <w:rFonts w:ascii="Arial" w:hAnsi="Arial" w:cs="Arial"/>
            <w:sz w:val="22"/>
          </w:rPr>
          <w:id w:val="-1420637603"/>
          <w14:checkbox>
            <w14:checked w14:val="1"/>
            <w14:checkedState w14:val="2612" w14:font="MS Gothic"/>
            <w14:uncheckedState w14:val="2610" w14:font="MS Gothic"/>
          </w14:checkbox>
        </w:sdtPr>
        <w:sdtContent>
          <w:r>
            <w:rPr>
              <w:rFonts w:ascii="MS Gothic" w:eastAsia="MS Gothic" w:hAnsi="MS Gothic" w:cs="Arial" w:hint="eastAsia"/>
              <w:sz w:val="22"/>
            </w:rPr>
            <w:t>☒</w:t>
          </w:r>
        </w:sdtContent>
      </w:sdt>
      <w:r>
        <w:rPr>
          <w:rFonts w:ascii="Arial" w:hAnsi="Arial" w:cs="Arial"/>
          <w:sz w:val="22"/>
        </w:rPr>
        <w:t xml:space="preserve"> Excluded</w:t>
      </w:r>
    </w:p>
    <w:p w14:paraId="35E93D52" w14:textId="77777777" w:rsidR="00997800" w:rsidRDefault="00997800" w:rsidP="00997800">
      <w:pPr>
        <w:pStyle w:val="List"/>
        <w:numPr>
          <w:ilvl w:val="2"/>
          <w:numId w:val="2"/>
        </w:numPr>
        <w:tabs>
          <w:tab w:val="left" w:pos="1800"/>
        </w:tabs>
        <w:ind w:left="1800" w:hanging="540"/>
        <w:rPr>
          <w:rFonts w:ascii="Arial" w:hAnsi="Arial" w:cs="Arial"/>
          <w:sz w:val="22"/>
        </w:rPr>
      </w:pPr>
      <w:r>
        <w:rPr>
          <w:rFonts w:ascii="Arial" w:hAnsi="Arial" w:cs="Arial"/>
          <w:sz w:val="22"/>
        </w:rPr>
        <w:t>Individuals who are not yet adults (infants, children, teenagers)</w:t>
      </w:r>
    </w:p>
    <w:p w14:paraId="46631AB4" w14:textId="472DDE38" w:rsidR="003E5133" w:rsidRPr="00547A98" w:rsidRDefault="00000000" w:rsidP="003E5133">
      <w:pPr>
        <w:pStyle w:val="List"/>
        <w:numPr>
          <w:ilvl w:val="3"/>
          <w:numId w:val="2"/>
        </w:numPr>
        <w:tabs>
          <w:tab w:val="left" w:pos="1800"/>
        </w:tabs>
        <w:rPr>
          <w:rFonts w:ascii="Arial" w:hAnsi="Arial" w:cs="Arial"/>
          <w:sz w:val="22"/>
        </w:rPr>
      </w:pPr>
      <w:sdt>
        <w:sdtPr>
          <w:rPr>
            <w:rFonts w:ascii="Arial" w:hAnsi="Arial" w:cs="Arial"/>
            <w:sz w:val="22"/>
          </w:rPr>
          <w:id w:val="-1032108551"/>
          <w14:checkbox>
            <w14:checked w14:val="0"/>
            <w14:checkedState w14:val="2612" w14:font="MS Gothic"/>
            <w14:uncheckedState w14:val="2610" w14:font="MS Gothic"/>
          </w14:checkbox>
        </w:sdtPr>
        <w:sdtContent>
          <w:r>
            <w:rPr>
              <w:rFonts w:ascii="MS Gothic" w:eastAsia="MS Gothic" w:hAnsi="MS Gothic" w:cs="Arial" w:hint="eastAsia"/>
              <w:sz w:val="22"/>
            </w:rPr>
            <w:t>☐</w:t>
          </w:r>
        </w:sdtContent>
      </w:sdt>
      <w:r>
        <w:rPr>
          <w:rFonts w:ascii="Arial" w:hAnsi="Arial" w:cs="Arial"/>
          <w:sz w:val="22"/>
        </w:rPr>
        <w:t xml:space="preserve">Included </w:t>
      </w:r>
      <w:r>
        <w:rPr>
          <w:rFonts w:ascii="Arial" w:hAnsi="Arial" w:cs="Arial"/>
          <w:sz w:val="22"/>
        </w:rPr>
        <w:tab/>
      </w:r>
      <w:sdt>
        <w:sdtPr>
          <w:rPr>
            <w:rFonts w:ascii="Arial" w:hAnsi="Arial" w:cs="Arial"/>
            <w:sz w:val="22"/>
          </w:rPr>
          <w:id w:val="-1515917146"/>
          <w14:checkbox>
            <w14:checked w14:val="1"/>
            <w14:checkedState w14:val="2612" w14:font="MS Gothic"/>
            <w14:uncheckedState w14:val="2610" w14:font="MS Gothic"/>
          </w14:checkbox>
        </w:sdtPr>
        <w:sdtContent>
          <w:r>
            <w:rPr>
              <w:rFonts w:ascii="MS Gothic" w:eastAsia="MS Gothic" w:hAnsi="MS Gothic" w:cs="Arial" w:hint="eastAsia"/>
              <w:sz w:val="22"/>
            </w:rPr>
            <w:t>☒</w:t>
          </w:r>
        </w:sdtContent>
      </w:sdt>
      <w:r>
        <w:rPr>
          <w:rFonts w:ascii="Arial" w:hAnsi="Arial" w:cs="Arial"/>
          <w:sz w:val="22"/>
        </w:rPr>
        <w:t xml:space="preserve"> Excluded</w:t>
      </w:r>
    </w:p>
    <w:p w14:paraId="4FE25505" w14:textId="77777777" w:rsidR="00997800" w:rsidRDefault="00997800" w:rsidP="00997800">
      <w:pPr>
        <w:pStyle w:val="List"/>
        <w:numPr>
          <w:ilvl w:val="2"/>
          <w:numId w:val="2"/>
        </w:numPr>
        <w:tabs>
          <w:tab w:val="left" w:pos="1800"/>
        </w:tabs>
        <w:ind w:left="1800" w:hanging="540"/>
        <w:rPr>
          <w:rFonts w:ascii="Arial" w:hAnsi="Arial" w:cs="Arial"/>
          <w:sz w:val="22"/>
        </w:rPr>
      </w:pPr>
      <w:r>
        <w:rPr>
          <w:rFonts w:ascii="Arial" w:hAnsi="Arial" w:cs="Arial"/>
          <w:sz w:val="22"/>
        </w:rPr>
        <w:t>Pregnant women</w:t>
      </w:r>
    </w:p>
    <w:p w14:paraId="0180C0F0" w14:textId="45B2F7E4" w:rsidR="003E5133" w:rsidRPr="00547A98" w:rsidRDefault="00000000" w:rsidP="003E5133">
      <w:pPr>
        <w:pStyle w:val="List"/>
        <w:numPr>
          <w:ilvl w:val="3"/>
          <w:numId w:val="2"/>
        </w:numPr>
        <w:tabs>
          <w:tab w:val="left" w:pos="1800"/>
        </w:tabs>
        <w:rPr>
          <w:rFonts w:ascii="Arial" w:hAnsi="Arial" w:cs="Arial"/>
          <w:sz w:val="22"/>
        </w:rPr>
      </w:pPr>
      <w:sdt>
        <w:sdtPr>
          <w:rPr>
            <w:rFonts w:ascii="Arial" w:hAnsi="Arial" w:cs="Arial"/>
            <w:sz w:val="22"/>
          </w:rPr>
          <w:id w:val="1594664105"/>
          <w14:checkbox>
            <w14:checked w14:val="0"/>
            <w14:checkedState w14:val="2612" w14:font="MS Gothic"/>
            <w14:uncheckedState w14:val="2610" w14:font="MS Gothic"/>
          </w14:checkbox>
        </w:sdtPr>
        <w:sdtContent>
          <w:r>
            <w:rPr>
              <w:rFonts w:ascii="MS Gothic" w:eastAsia="MS Gothic" w:hAnsi="MS Gothic" w:cs="Arial" w:hint="eastAsia"/>
              <w:sz w:val="22"/>
            </w:rPr>
            <w:t>☐</w:t>
          </w:r>
        </w:sdtContent>
      </w:sdt>
      <w:r>
        <w:rPr>
          <w:rFonts w:ascii="Arial" w:hAnsi="Arial" w:cs="Arial"/>
          <w:sz w:val="22"/>
        </w:rPr>
        <w:t xml:space="preserve">Included </w:t>
      </w:r>
      <w:r>
        <w:rPr>
          <w:rFonts w:ascii="Arial" w:hAnsi="Arial" w:cs="Arial"/>
          <w:sz w:val="22"/>
        </w:rPr>
        <w:tab/>
      </w:r>
      <w:sdt>
        <w:sdtPr>
          <w:rPr>
            <w:rFonts w:ascii="Arial" w:hAnsi="Arial" w:cs="Arial"/>
            <w:sz w:val="22"/>
          </w:rPr>
          <w:id w:val="2141687834"/>
          <w14:checkbox>
            <w14:checked w14:val="1"/>
            <w14:checkedState w14:val="2612" w14:font="MS Gothic"/>
            <w14:uncheckedState w14:val="2610" w14:font="MS Gothic"/>
          </w14:checkbox>
        </w:sdtPr>
        <w:sdtContent>
          <w:r>
            <w:rPr>
              <w:rFonts w:ascii="MS Gothic" w:eastAsia="MS Gothic" w:hAnsi="MS Gothic" w:cs="Arial" w:hint="eastAsia"/>
              <w:sz w:val="22"/>
            </w:rPr>
            <w:t>☒</w:t>
          </w:r>
        </w:sdtContent>
      </w:sdt>
      <w:r>
        <w:rPr>
          <w:rFonts w:ascii="Arial" w:hAnsi="Arial" w:cs="Arial"/>
          <w:sz w:val="22"/>
        </w:rPr>
        <w:t xml:space="preserve"> Incidentally included</w:t>
      </w:r>
      <w:r>
        <w:rPr>
          <w:rFonts w:ascii="Arial" w:hAnsi="Arial" w:cs="Arial"/>
          <w:sz w:val="22"/>
        </w:rPr>
        <w:tab/>
      </w:r>
      <w:sdt>
        <w:sdtPr>
          <w:rPr>
            <w:rFonts w:ascii="Arial" w:hAnsi="Arial" w:cs="Arial"/>
            <w:sz w:val="22"/>
          </w:rPr>
          <w:id w:val="1499381325"/>
          <w14:checkbox>
            <w14:checked w14:val="0"/>
            <w14:checkedState w14:val="2612" w14:font="MS Gothic"/>
            <w14:uncheckedState w14:val="2610" w14:font="MS Gothic"/>
          </w14:checkbox>
        </w:sdtPr>
        <w:sdtContent>
          <w:r>
            <w:rPr>
              <w:rFonts w:ascii="MS Gothic" w:eastAsia="MS Gothic" w:hAnsi="MS Gothic" w:cs="Arial" w:hint="eastAsia"/>
              <w:sz w:val="22"/>
            </w:rPr>
            <w:t>☐</w:t>
          </w:r>
        </w:sdtContent>
      </w:sdt>
      <w:r>
        <w:rPr>
          <w:rFonts w:ascii="Arial" w:hAnsi="Arial" w:cs="Arial"/>
          <w:sz w:val="22"/>
        </w:rPr>
        <w:t xml:space="preserve"> Excluded</w:t>
      </w:r>
      <w:r>
        <w:rPr>
          <w:rFonts w:ascii="Arial" w:hAnsi="Arial" w:cs="Arial"/>
          <w:sz w:val="22"/>
        </w:rPr>
        <w:tab/>
      </w:r>
    </w:p>
    <w:p w14:paraId="3102E80A" w14:textId="7DEAAA2D" w:rsidR="00997800" w:rsidRDefault="00997800" w:rsidP="002E736D">
      <w:pPr>
        <w:pStyle w:val="List"/>
        <w:numPr>
          <w:ilvl w:val="2"/>
          <w:numId w:val="2"/>
        </w:numPr>
        <w:tabs>
          <w:tab w:val="left" w:pos="1800"/>
        </w:tabs>
        <w:spacing w:after="120" w:afterAutospacing="0"/>
        <w:ind w:left="1814" w:hanging="547"/>
        <w:rPr>
          <w:rFonts w:ascii="Arial" w:hAnsi="Arial" w:cs="Arial"/>
          <w:sz w:val="22"/>
        </w:rPr>
      </w:pPr>
      <w:r>
        <w:rPr>
          <w:rFonts w:ascii="Arial" w:hAnsi="Arial" w:cs="Arial"/>
          <w:sz w:val="22"/>
        </w:rPr>
        <w:t>Prisoners</w:t>
      </w:r>
    </w:p>
    <w:p w14:paraId="7DCAE446" w14:textId="7DDCAEBB" w:rsidR="00EA7CDD" w:rsidRPr="00547A98" w:rsidRDefault="00000000" w:rsidP="00EA7CDD">
      <w:pPr>
        <w:pStyle w:val="List"/>
        <w:numPr>
          <w:ilvl w:val="3"/>
          <w:numId w:val="2"/>
        </w:numPr>
        <w:tabs>
          <w:tab w:val="left" w:pos="1800"/>
        </w:tabs>
        <w:rPr>
          <w:rFonts w:ascii="Arial" w:hAnsi="Arial" w:cs="Arial"/>
          <w:sz w:val="22"/>
        </w:rPr>
      </w:pPr>
      <w:sdt>
        <w:sdtPr>
          <w:rPr>
            <w:rFonts w:ascii="Arial" w:hAnsi="Arial" w:cs="Arial"/>
            <w:sz w:val="22"/>
          </w:rPr>
          <w:id w:val="1596982518"/>
          <w14:checkbox>
            <w14:checked w14:val="0"/>
            <w14:checkedState w14:val="2612" w14:font="MS Gothic"/>
            <w14:uncheckedState w14:val="2610" w14:font="MS Gothic"/>
          </w14:checkbox>
        </w:sdtPr>
        <w:sdtContent>
          <w:r>
            <w:rPr>
              <w:rFonts w:ascii="MS Gothic" w:eastAsia="MS Gothic" w:hAnsi="MS Gothic" w:cs="Arial" w:hint="eastAsia"/>
              <w:sz w:val="22"/>
            </w:rPr>
            <w:t>☐</w:t>
          </w:r>
        </w:sdtContent>
      </w:sdt>
      <w:r>
        <w:rPr>
          <w:rFonts w:ascii="Arial" w:hAnsi="Arial" w:cs="Arial"/>
          <w:sz w:val="22"/>
        </w:rPr>
        <w:t xml:space="preserve">Included </w:t>
      </w:r>
      <w:r>
        <w:rPr>
          <w:rFonts w:ascii="Arial" w:hAnsi="Arial" w:cs="Arial"/>
          <w:sz w:val="22"/>
        </w:rPr>
        <w:tab/>
      </w:r>
      <w:sdt>
        <w:sdtPr>
          <w:rPr>
            <w:rFonts w:ascii="Arial" w:hAnsi="Arial" w:cs="Arial"/>
            <w:sz w:val="22"/>
          </w:rPr>
          <w:id w:val="-1414774634"/>
          <w14:checkbox>
            <w14:checked w14:val="1"/>
            <w14:checkedState w14:val="2612" w14:font="MS Gothic"/>
            <w14:uncheckedState w14:val="2610" w14:font="MS Gothic"/>
          </w14:checkbox>
        </w:sdtPr>
        <w:sdtContent>
          <w:r>
            <w:rPr>
              <w:rFonts w:ascii="MS Gothic" w:eastAsia="MS Gothic" w:hAnsi="MS Gothic" w:cs="Arial" w:hint="eastAsia"/>
              <w:sz w:val="22"/>
            </w:rPr>
            <w:t>☒</w:t>
          </w:r>
        </w:sdtContent>
      </w:sdt>
      <w:r>
        <w:rPr>
          <w:rFonts w:ascii="Arial" w:hAnsi="Arial" w:cs="Arial"/>
          <w:sz w:val="22"/>
        </w:rPr>
        <w:t xml:space="preserve"> Excluded</w:t>
      </w:r>
    </w:p>
    <w:bookmarkEnd w:id="20"/>
    <w:p w14:paraId="15B1910E" w14:textId="0CA332D2" w:rsidR="007C4665" w:rsidRPr="00547A98" w:rsidRDefault="007C4665"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Pr>
          <w:rFonts w:ascii="Arial" w:hAnsi="Arial" w:cs="Arial"/>
          <w:color w:val="auto"/>
          <w:sz w:val="22"/>
        </w:rPr>
        <w:t>If the research involves individuals who are vulnerable to coercion or undue influence, describe additional safeguards included to protect their rights and welfare.</w:t>
      </w:r>
    </w:p>
    <w:p w14:paraId="7835A47C" w14:textId="076F2036" w:rsidR="003D10A3" w:rsidRDefault="003D10A3" w:rsidP="007C4665">
      <w:pPr>
        <w:pStyle w:val="BlockText"/>
        <w:numPr>
          <w:ilvl w:val="2"/>
          <w:numId w:val="2"/>
        </w:numPr>
        <w:pBdr>
          <w:top w:val="none" w:sz="0" w:space="0" w:color="auto"/>
          <w:left w:val="none" w:sz="0" w:space="0" w:color="auto"/>
          <w:bottom w:val="none" w:sz="0" w:space="0" w:color="auto"/>
          <w:right w:val="none" w:sz="0" w:space="0" w:color="auto"/>
        </w:pBdr>
        <w:tabs>
          <w:tab w:val="left" w:pos="1800"/>
        </w:tabs>
        <w:autoSpaceDE/>
        <w:autoSpaceDN/>
        <w:adjustRightInd/>
        <w:spacing w:before="120" w:after="120"/>
        <w:ind w:left="1800" w:right="720" w:hanging="540"/>
        <w:contextualSpacing/>
        <w:rPr>
          <w:rFonts w:ascii="Arial" w:hAnsi="Arial" w:cs="Arial"/>
          <w:color w:val="auto"/>
          <w:sz w:val="22"/>
        </w:rPr>
      </w:pPr>
      <w:r>
        <w:rPr>
          <w:rFonts w:ascii="Arial" w:hAnsi="Arial" w:cs="Arial"/>
          <w:color w:val="auto"/>
          <w:sz w:val="22"/>
        </w:rPr>
        <w:t xml:space="preserve">If the research involves AU Students, ensure you have provided sufficient information on how the researcher will minimize coercion and undue influence.  </w:t>
      </w:r>
    </w:p>
    <w:p w14:paraId="58167178" w14:textId="1619D60E" w:rsidR="007C4665" w:rsidRPr="00547A98" w:rsidRDefault="007C4665" w:rsidP="007C4665">
      <w:pPr>
        <w:pStyle w:val="BlockText"/>
        <w:numPr>
          <w:ilvl w:val="2"/>
          <w:numId w:val="2"/>
        </w:numPr>
        <w:pBdr>
          <w:top w:val="none" w:sz="0" w:space="0" w:color="auto"/>
          <w:left w:val="none" w:sz="0" w:space="0" w:color="auto"/>
          <w:bottom w:val="none" w:sz="0" w:space="0" w:color="auto"/>
          <w:right w:val="none" w:sz="0" w:space="0" w:color="auto"/>
        </w:pBdr>
        <w:tabs>
          <w:tab w:val="left" w:pos="1800"/>
        </w:tabs>
        <w:autoSpaceDE/>
        <w:autoSpaceDN/>
        <w:adjustRightInd/>
        <w:spacing w:before="120" w:after="120"/>
        <w:ind w:left="1800" w:right="720" w:hanging="540"/>
        <w:contextualSpacing/>
        <w:rPr>
          <w:rFonts w:ascii="Arial" w:hAnsi="Arial" w:cs="Arial"/>
          <w:color w:val="auto"/>
          <w:sz w:val="22"/>
        </w:rPr>
      </w:pPr>
      <w:r>
        <w:rPr>
          <w:rFonts w:ascii="Arial" w:hAnsi="Arial" w:cs="Arial"/>
          <w:color w:val="auto"/>
          <w:sz w:val="22"/>
        </w:rPr>
        <w:t xml:space="preserve">If the research involves pregnant women, review </w:t>
      </w:r>
      <w:hyperlink r:id="rId19" w:history="1">
        <w:r>
          <w:rPr>
            <w:rStyle w:val="Hyperlink"/>
            <w:rFonts w:ascii="Arial" w:hAnsi="Arial" w:cs="Arial"/>
            <w:sz w:val="22"/>
          </w:rPr>
          <w:t>HRP-412 - CHECKLIST - Pregnant Women</w:t>
        </w:r>
      </w:hyperlink>
      <w:r>
        <w:rPr>
          <w:rFonts w:ascii="Arial" w:hAnsi="Arial" w:cs="Arial"/>
          <w:color w:val="auto"/>
          <w:sz w:val="22"/>
        </w:rPr>
        <w:t xml:space="preserve"> to ensure that you have provided sufficient information.</w:t>
      </w:r>
    </w:p>
    <w:p w14:paraId="700BE8F3" w14:textId="16B22C3E" w:rsidR="007C4665" w:rsidRPr="00547A98" w:rsidRDefault="007C4665" w:rsidP="007C4665">
      <w:pPr>
        <w:pStyle w:val="BlockText"/>
        <w:numPr>
          <w:ilvl w:val="2"/>
          <w:numId w:val="2"/>
        </w:numPr>
        <w:pBdr>
          <w:top w:val="none" w:sz="0" w:space="0" w:color="auto"/>
          <w:left w:val="none" w:sz="0" w:space="0" w:color="auto"/>
          <w:bottom w:val="none" w:sz="0" w:space="0" w:color="auto"/>
          <w:right w:val="none" w:sz="0" w:space="0" w:color="auto"/>
        </w:pBdr>
        <w:tabs>
          <w:tab w:val="left" w:pos="1800"/>
        </w:tabs>
        <w:autoSpaceDE/>
        <w:autoSpaceDN/>
        <w:adjustRightInd/>
        <w:spacing w:before="120" w:after="120"/>
        <w:ind w:left="1800" w:right="720" w:hanging="540"/>
        <w:contextualSpacing/>
        <w:rPr>
          <w:rFonts w:ascii="Arial" w:hAnsi="Arial" w:cs="Arial"/>
          <w:color w:val="auto"/>
          <w:sz w:val="22"/>
        </w:rPr>
      </w:pPr>
      <w:r>
        <w:rPr>
          <w:rFonts w:ascii="Arial" w:hAnsi="Arial" w:cs="Arial"/>
          <w:color w:val="auto"/>
          <w:sz w:val="22"/>
        </w:rPr>
        <w:t xml:space="preserve">If the research involves neonates of uncertain viability or non-viable neonates, review </w:t>
      </w:r>
      <w:hyperlink r:id="rId20" w:history="1">
        <w:r>
          <w:rPr>
            <w:rStyle w:val="Hyperlink"/>
            <w:rFonts w:ascii="Arial" w:hAnsi="Arial" w:cs="Arial"/>
            <w:sz w:val="22"/>
          </w:rPr>
          <w:t>HRP-413 - CHECKLIST - Non-Viable Neonates</w:t>
        </w:r>
      </w:hyperlink>
      <w:r>
        <w:rPr>
          <w:rFonts w:ascii="Arial" w:hAnsi="Arial" w:cs="Arial"/>
          <w:color w:val="auto"/>
          <w:sz w:val="22"/>
        </w:rPr>
        <w:t xml:space="preserve"> or </w:t>
      </w:r>
      <w:hyperlink r:id="rId21" w:history="1">
        <w:r>
          <w:rPr>
            <w:rStyle w:val="Hyperlink"/>
            <w:rFonts w:ascii="Arial" w:hAnsi="Arial" w:cs="Arial"/>
            <w:sz w:val="22"/>
          </w:rPr>
          <w:t>HRP-414 - CHECKLIST - Neonates of Uncertain Viability</w:t>
        </w:r>
      </w:hyperlink>
      <w:r>
        <w:rPr>
          <w:rFonts w:ascii="Arial" w:hAnsi="Arial" w:cs="Arial"/>
          <w:color w:val="auto"/>
          <w:sz w:val="22"/>
        </w:rPr>
        <w:t xml:space="preserve"> to ensure that you have provided sufficient information.</w:t>
      </w:r>
    </w:p>
    <w:p w14:paraId="13F4A2BF" w14:textId="56008B65" w:rsidR="007C4665" w:rsidRPr="00547A98" w:rsidRDefault="007C4665" w:rsidP="007C4665">
      <w:pPr>
        <w:pStyle w:val="BlockText"/>
        <w:numPr>
          <w:ilvl w:val="2"/>
          <w:numId w:val="2"/>
        </w:numPr>
        <w:pBdr>
          <w:top w:val="none" w:sz="0" w:space="0" w:color="auto"/>
          <w:left w:val="none" w:sz="0" w:space="0" w:color="auto"/>
          <w:bottom w:val="none" w:sz="0" w:space="0" w:color="auto"/>
          <w:right w:val="none" w:sz="0" w:space="0" w:color="auto"/>
        </w:pBdr>
        <w:tabs>
          <w:tab w:val="left" w:pos="1800"/>
        </w:tabs>
        <w:autoSpaceDE/>
        <w:autoSpaceDN/>
        <w:adjustRightInd/>
        <w:spacing w:before="120" w:after="120"/>
        <w:ind w:left="1800" w:right="720" w:hanging="540"/>
        <w:contextualSpacing/>
        <w:rPr>
          <w:rFonts w:ascii="Arial" w:hAnsi="Arial" w:cs="Arial"/>
          <w:color w:val="auto"/>
          <w:sz w:val="22"/>
        </w:rPr>
      </w:pPr>
      <w:r>
        <w:rPr>
          <w:rFonts w:ascii="Arial" w:hAnsi="Arial" w:cs="Arial"/>
          <w:color w:val="auto"/>
          <w:sz w:val="22"/>
        </w:rPr>
        <w:t xml:space="preserve">If the research involves prisoners, review </w:t>
      </w:r>
      <w:hyperlink r:id="rId22" w:history="1">
        <w:r>
          <w:rPr>
            <w:rStyle w:val="Hyperlink"/>
            <w:rFonts w:ascii="Arial" w:hAnsi="Arial" w:cs="Arial"/>
            <w:sz w:val="22"/>
          </w:rPr>
          <w:t>HRP-415 - CHECKLIST - Prisoners</w:t>
        </w:r>
      </w:hyperlink>
      <w:r>
        <w:rPr>
          <w:rFonts w:ascii="Arial" w:hAnsi="Arial" w:cs="Arial"/>
          <w:color w:val="auto"/>
          <w:sz w:val="22"/>
        </w:rPr>
        <w:t xml:space="preserve"> to ensure that you have provided sufficient information.</w:t>
      </w:r>
    </w:p>
    <w:p w14:paraId="2B144597" w14:textId="418E9759" w:rsidR="007C4665" w:rsidRPr="00547A98" w:rsidRDefault="007C4665" w:rsidP="007C4665">
      <w:pPr>
        <w:pStyle w:val="BlockText"/>
        <w:numPr>
          <w:ilvl w:val="2"/>
          <w:numId w:val="2"/>
        </w:numPr>
        <w:pBdr>
          <w:top w:val="none" w:sz="0" w:space="0" w:color="auto"/>
          <w:left w:val="none" w:sz="0" w:space="0" w:color="auto"/>
          <w:bottom w:val="none" w:sz="0" w:space="0" w:color="auto"/>
          <w:right w:val="none" w:sz="0" w:space="0" w:color="auto"/>
        </w:pBdr>
        <w:tabs>
          <w:tab w:val="left" w:pos="1800"/>
        </w:tabs>
        <w:autoSpaceDE/>
        <w:autoSpaceDN/>
        <w:adjustRightInd/>
        <w:spacing w:before="120" w:after="120"/>
        <w:ind w:left="1800" w:right="720" w:hanging="540"/>
        <w:contextualSpacing/>
        <w:rPr>
          <w:rFonts w:ascii="Arial" w:hAnsi="Arial" w:cs="Arial"/>
          <w:color w:val="auto"/>
          <w:sz w:val="22"/>
        </w:rPr>
      </w:pPr>
      <w:r>
        <w:rPr>
          <w:rFonts w:ascii="Arial" w:hAnsi="Arial" w:cs="Arial"/>
          <w:color w:val="auto"/>
          <w:sz w:val="22"/>
        </w:rPr>
        <w:t xml:space="preserve">If the research involves persons who have not attained the legal age for consent to treatments or procedures involved in the research (“children”), review the </w:t>
      </w:r>
      <w:hyperlink r:id="rId23" w:history="1">
        <w:r>
          <w:rPr>
            <w:rStyle w:val="Hyperlink"/>
            <w:rFonts w:ascii="Arial" w:hAnsi="Arial" w:cs="Arial"/>
            <w:sz w:val="22"/>
          </w:rPr>
          <w:t>HRP-416 - CHECKLIST - Children</w:t>
        </w:r>
      </w:hyperlink>
      <w:r>
        <w:rPr>
          <w:rFonts w:ascii="Arial" w:hAnsi="Arial" w:cs="Arial"/>
          <w:color w:val="auto"/>
          <w:sz w:val="22"/>
        </w:rPr>
        <w:t xml:space="preserve"> to ensure that you have provided sufficient information.</w:t>
      </w:r>
    </w:p>
    <w:p w14:paraId="36B20EB7" w14:textId="20213BCD" w:rsidR="0014255D" w:rsidRDefault="007C4665" w:rsidP="0014255D">
      <w:pPr>
        <w:pStyle w:val="BlockText"/>
        <w:numPr>
          <w:ilvl w:val="2"/>
          <w:numId w:val="2"/>
        </w:numPr>
        <w:pBdr>
          <w:top w:val="none" w:sz="0" w:space="0" w:color="auto"/>
          <w:left w:val="none" w:sz="0" w:space="0" w:color="auto"/>
          <w:bottom w:val="none" w:sz="0" w:space="0" w:color="auto"/>
          <w:right w:val="none" w:sz="0" w:space="0" w:color="auto"/>
        </w:pBdr>
        <w:tabs>
          <w:tab w:val="left" w:pos="1800"/>
        </w:tabs>
        <w:autoSpaceDE/>
        <w:autoSpaceDN/>
        <w:adjustRightInd/>
        <w:spacing w:before="120" w:after="120"/>
        <w:ind w:left="1800" w:right="720" w:hanging="540"/>
        <w:contextualSpacing/>
        <w:rPr>
          <w:rFonts w:ascii="Arial" w:hAnsi="Arial" w:cs="Arial"/>
          <w:color w:val="auto"/>
          <w:sz w:val="22"/>
        </w:rPr>
      </w:pPr>
      <w:r>
        <w:rPr>
          <w:rFonts w:ascii="Arial" w:hAnsi="Arial" w:cs="Arial"/>
          <w:color w:val="auto"/>
          <w:sz w:val="22"/>
        </w:rPr>
        <w:t xml:space="preserve">If the research involves adults with impaired decision-making capacity, review </w:t>
      </w:r>
      <w:hyperlink r:id="rId24" w:history="1">
        <w:r>
          <w:rPr>
            <w:rStyle w:val="Hyperlink"/>
            <w:rFonts w:ascii="Arial" w:hAnsi="Arial" w:cs="Arial"/>
            <w:sz w:val="22"/>
          </w:rPr>
          <w:t>HRP-417 - CHECKLIST - Adults with Impaired Decision-Making Capacity</w:t>
        </w:r>
      </w:hyperlink>
      <w:r>
        <w:rPr>
          <w:rFonts w:ascii="Arial" w:hAnsi="Arial" w:cs="Arial"/>
          <w:color w:val="auto"/>
          <w:sz w:val="22"/>
        </w:rPr>
        <w:t xml:space="preserve"> to ensure that you have provided sufficient information.</w:t>
      </w:r>
    </w:p>
    <w:p w14:paraId="6B3E2EC5" w14:textId="16283206" w:rsidR="0014255D" w:rsidRPr="0014255D" w:rsidRDefault="00000000" w:rsidP="000B3133">
      <w:pPr>
        <w:ind w:left="720"/>
      </w:pPr>
      <w:sdt>
        <w:sdtPr>
          <w:rPr>
            <w:rFonts w:cs="Arial"/>
            <w:sz w:val="22"/>
          </w:rPr>
          <w:id w:val="1943571161"/>
          <w14:checkbox>
            <w14:checked w14:val="1"/>
            <w14:checkedState w14:val="2612" w14:font="MS Gothic"/>
            <w14:uncheckedState w14:val="2610" w14:font="MS Gothic"/>
          </w14:checkbox>
        </w:sdtPr>
        <w:sdtContent>
          <w:r>
            <w:rPr>
              <w:rFonts w:ascii="MS Gothic" w:eastAsia="MS Gothic" w:hAnsi="MS Gothic" w:cs="Arial" w:hint="eastAsia"/>
              <w:sz w:val="22"/>
            </w:rPr>
            <w:t>☒</w:t>
          </w:r>
        </w:sdtContent>
      </w:sdt>
      <w:r>
        <w:rPr>
          <w:rFonts w:cs="Arial"/>
          <w:sz w:val="22"/>
        </w:rPr>
        <w:t xml:space="preserve"> Select if section 12.2 is not applicable to your research project because your research does not enroll individuals from vulnerable populations. </w:t>
      </w:r>
    </w:p>
    <w:sdt>
      <w:sdtPr>
        <w:rPr>
          <w:rFonts w:ascii="Arial" w:hAnsi="Arial" w:cs="Arial"/>
          <w:color w:val="auto"/>
          <w:sz w:val="22"/>
        </w:rPr>
        <w:id w:val="-1926017575"/>
        <w:placeholder>
          <w:docPart w:val="DefaultPlaceholder_-1854013440"/>
        </w:placeholder>
        <w:showingPlcHdr/>
      </w:sdtPr>
      <w:sdtContent>
        <w:p w14:paraId="2AC49BC2" w14:textId="6864D8C2" w:rsidR="00D95BC6" w:rsidRDefault="00D95BC6" w:rsidP="005A43C0">
          <w:pPr>
            <w:pStyle w:val="BlockText"/>
            <w:pBdr>
              <w:top w:val="none" w:sz="0" w:space="0" w:color="auto"/>
              <w:left w:val="none" w:sz="0" w:space="0" w:color="auto"/>
              <w:bottom w:val="none" w:sz="0" w:space="0" w:color="auto"/>
              <w:right w:val="none" w:sz="0" w:space="0" w:color="auto"/>
            </w:pBdr>
            <w:tabs>
              <w:tab w:val="left" w:pos="1800"/>
            </w:tabs>
            <w:autoSpaceDE/>
            <w:autoSpaceDN/>
            <w:adjustRightInd/>
            <w:spacing w:before="120" w:after="120"/>
            <w:ind w:left="720" w:right="720"/>
            <w:contextualSpacing/>
            <w:rPr>
              <w:rFonts w:ascii="Arial" w:hAnsi="Arial" w:cs="Arial"/>
              <w:color w:val="auto"/>
              <w:sz w:val="22"/>
            </w:rPr>
          </w:pPr>
          <w:r>
            <w:rPr>
              <w:rStyle w:val="PlaceholderText"/>
              <w:rFonts w:ascii="Arial" w:hAnsi="Arial" w:cs="Arial"/>
              <w:i w:val="0"/>
              <w:iCs w:val="0"/>
              <w:color w:val="000000" w:themeColor="text1"/>
              <w:bdr w:val="single" w:sz="4" w:space="0" w:color="auto"/>
            </w:rPr>
            <w:t>Click or tap here to enter text.</w:t>
          </w:r>
        </w:p>
      </w:sdtContent>
    </w:sdt>
    <w:p w14:paraId="13B12EF3" w14:textId="77777777" w:rsidR="006F1CEF" w:rsidRPr="000B3133" w:rsidRDefault="006F1CEF" w:rsidP="005A43C0">
      <w:pPr>
        <w:pStyle w:val="BlockText"/>
        <w:pBdr>
          <w:top w:val="none" w:sz="0" w:space="0" w:color="auto"/>
          <w:left w:val="none" w:sz="0" w:space="0" w:color="auto"/>
          <w:bottom w:val="none" w:sz="0" w:space="0" w:color="auto"/>
          <w:right w:val="none" w:sz="0" w:space="0" w:color="auto"/>
        </w:pBdr>
        <w:tabs>
          <w:tab w:val="left" w:pos="1800"/>
        </w:tabs>
        <w:autoSpaceDE/>
        <w:autoSpaceDN/>
        <w:adjustRightInd/>
        <w:spacing w:before="120" w:after="120"/>
        <w:ind w:left="720" w:right="720"/>
        <w:contextualSpacing/>
        <w:rPr>
          <w:rFonts w:ascii="Arial" w:hAnsi="Arial" w:cs="Arial"/>
          <w:i w:val="0"/>
          <w:iCs w:val="0"/>
          <w:color w:val="auto"/>
          <w:sz w:val="22"/>
        </w:rPr>
      </w:pPr>
    </w:p>
    <w:p w14:paraId="7E726F4F" w14:textId="791AF05D" w:rsidR="007C4665" w:rsidRPr="00547A98" w:rsidRDefault="007C4665" w:rsidP="007C4665">
      <w:pPr>
        <w:pStyle w:val="Heading1"/>
        <w:rPr>
          <w:rFonts w:ascii="Arial" w:hAnsi="Arial" w:cs="Arial"/>
          <w:bCs/>
        </w:rPr>
      </w:pPr>
      <w:bookmarkStart w:id="21" w:name="_Toc226630100"/>
      <w:r>
        <w:rPr>
          <w:rFonts w:ascii="Arial" w:hAnsi="Arial" w:cs="Arial"/>
        </w:rPr>
        <w:t>Local Number of Participants</w:t>
      </w:r>
      <w:bookmarkEnd w:id="21"/>
    </w:p>
    <w:p w14:paraId="072526D5" w14:textId="683E7D65" w:rsidR="007C4665" w:rsidRPr="00547A98" w:rsidRDefault="007C4665"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Pr>
          <w:rFonts w:ascii="Arial" w:hAnsi="Arial" w:cs="Arial"/>
          <w:color w:val="auto"/>
          <w:sz w:val="22"/>
        </w:rPr>
        <w:lastRenderedPageBreak/>
        <w:t>Indicate the total number of Participants to be accrued, if known.  If applicable, provide a sample size justification based on existing literature, power analysis, or other applicable methods.</w:t>
      </w:r>
    </w:p>
    <w:sdt>
      <w:sdtPr>
        <w:rPr>
          <w:rFonts w:cs="Arial"/>
          <w:sz w:val="22"/>
        </w:rPr>
        <w:id w:val="-2134623063"/>
        <w:placeholder>
          <w:docPart w:val="DefaultPlaceholder_-1854013440"/>
        </w:placeholder>
      </w:sdtPr>
      <w:sdtContent>
        <w:p w14:paraId="4398A464" w14:textId="155D59E3" w:rsidR="00D95BC6" w:rsidRPr="009A422D" w:rsidRDefault="00FF1A09" w:rsidP="009A422D">
          <w:pPr>
            <w:autoSpaceDE/>
            <w:autoSpaceDN/>
            <w:adjustRightInd/>
            <w:rPr>
              <w:rFonts w:eastAsia="Times New Roman" w:cs="Arial"/>
              <w:color w:val="000000"/>
              <w:sz w:val="22"/>
            </w:rPr>
          </w:pPr>
          <w:r w:rsidRPr="009A422D">
            <w:rPr>
              <w:rFonts w:cs="Arial"/>
              <w:sz w:val="22"/>
            </w:rPr>
            <w:t>This is novel, exploratory research, and the aim is not to achieve a large sample size but to gather initial, in-depth information on the human dimensions of backyard disease risk. Participants will be drawn from</w:t>
          </w:r>
          <w:r w:rsidR="009A422D" w:rsidRPr="009A422D">
            <w:rPr>
              <w:rFonts w:eastAsia="Times New Roman" w:cs="Arial"/>
              <w:color w:val="000000"/>
              <w:szCs w:val="24"/>
            </w:rPr>
            <w:t xml:space="preserve"> </w:t>
          </w:r>
          <w:ins w:id="22" w:author="Unknown" w:date="2026-09-24T00:00:00Z">
            <w:r w:rsidR="009A422D" w:rsidRPr="009A422D">
              <w:rPr>
                <w:rFonts w:eastAsia="Times New Roman" w:cs="Arial"/>
                <w:color w:val="000000"/>
                <w:sz w:val="22"/>
              </w:rPr>
              <w:t>two groups: the homeowners already enrolled in the associated field projec</w:t>
            </w:r>
          </w:ins>
          <w:r w:rsidR="009A422D">
            <w:rPr>
              <w:rFonts w:eastAsia="Times New Roman" w:cs="Arial"/>
              <w:color w:val="000000"/>
              <w:sz w:val="22"/>
            </w:rPr>
            <w:t>t</w:t>
          </w:r>
          <w:ins w:id="23" w:author="Unknown" w:date="2026-09-24T00:00:00Z">
            <w:r w:rsidR="009A422D" w:rsidRPr="009A422D">
              <w:rPr>
                <w:rFonts w:eastAsia="Times New Roman" w:cs="Arial"/>
                <w:color w:val="000000"/>
                <w:sz w:val="22"/>
              </w:rPr>
              <w:t xml:space="preserve">, and members of the public reached through the </w:t>
            </w:r>
          </w:ins>
          <w:r w:rsidR="009A422D">
            <w:rPr>
              <w:rFonts w:eastAsia="Times New Roman" w:cs="Arial"/>
              <w:color w:val="000000"/>
              <w:sz w:val="22"/>
            </w:rPr>
            <w:t>email</w:t>
          </w:r>
          <w:ins w:id="24" w:author="Unknown" w:date="2026-09-24T00:00:00Z">
            <w:r w:rsidR="009A422D" w:rsidRPr="009A422D">
              <w:rPr>
                <w:rFonts w:eastAsia="Times New Roman" w:cs="Arial"/>
                <w:color w:val="000000"/>
                <w:sz w:val="22"/>
              </w:rPr>
              <w:t xml:space="preserve"> and newsletter, which reach approximately </w:t>
            </w:r>
          </w:ins>
          <w:r w:rsidR="009A422D">
            <w:rPr>
              <w:rFonts w:eastAsia="Times New Roman" w:cs="Arial"/>
              <w:color w:val="000000"/>
              <w:sz w:val="22"/>
            </w:rPr>
            <w:t>~250</w:t>
          </w:r>
          <w:ins w:id="25" w:author="Unknown" w:date="2026-09-24T00:00:00Z">
            <w:r w:rsidR="009A422D" w:rsidRPr="009A422D">
              <w:rPr>
                <w:rFonts w:eastAsia="Times New Roman" w:cs="Arial"/>
                <w:color w:val="000000"/>
                <w:sz w:val="22"/>
              </w:rPr>
              <w:t xml:space="preserve"> subscribers. We aim to invite all enrolled households to complete the survey, with the expectation that one voluntary adult per household will participate. Because general-audience participants self-select from a list distributed by a third party, their number cannot be set in advance; we anticipate approximately </w:t>
            </w:r>
          </w:ins>
          <w:r w:rsidR="009A422D">
            <w:rPr>
              <w:rFonts w:eastAsia="Times New Roman" w:cs="Arial"/>
              <w:color w:val="000000"/>
              <w:sz w:val="22"/>
            </w:rPr>
            <w:t>~50</w:t>
          </w:r>
          <w:ins w:id="26" w:author="Unknown" w:date="2026-09-24T00:00:00Z">
            <w:r w:rsidR="009A422D" w:rsidRPr="009A422D">
              <w:rPr>
                <w:rFonts w:eastAsia="Times New Roman" w:cs="Arial"/>
                <w:color w:val="000000"/>
                <w:sz w:val="22"/>
              </w:rPr>
              <w:t xml:space="preserve"> general-audience respondents. Given the exploratory nature of this work, actual enrollment is anticipated to be modest</w:t>
            </w:r>
          </w:ins>
          <w:r w:rsidRPr="009A422D">
            <w:rPr>
              <w:rFonts w:cs="Arial"/>
              <w:sz w:val="22"/>
            </w:rPr>
            <w:t>, and findings are intended to characterize participant perspectives and generate hypotheses rather than to support large-scale statistical inference.</w:t>
          </w:r>
        </w:p>
      </w:sdtContent>
    </w:sdt>
    <w:p w14:paraId="500D6BFC" w14:textId="77777777" w:rsidR="006F1CEF" w:rsidRPr="009A422D" w:rsidRDefault="006F1CEF" w:rsidP="005A43C0">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i w:val="0"/>
          <w:iCs w:val="0"/>
          <w:color w:val="auto"/>
          <w:sz w:val="22"/>
        </w:rPr>
      </w:pPr>
    </w:p>
    <w:p w14:paraId="374F7A0B" w14:textId="2A8D1CE8" w:rsidR="007C4665" w:rsidRPr="00547A98" w:rsidRDefault="007C4665" w:rsidP="00354DBF">
      <w:pPr>
        <w:pStyle w:val="Heading1"/>
        <w:rPr>
          <w:rFonts w:ascii="Arial" w:hAnsi="Arial" w:cs="Arial"/>
        </w:rPr>
      </w:pPr>
      <w:bookmarkStart w:id="27" w:name="_Toc226630101"/>
      <w:r>
        <w:rPr>
          <w:rFonts w:ascii="Arial" w:hAnsi="Arial" w:cs="Arial"/>
        </w:rPr>
        <w:t xml:space="preserve">Recruitment Methods and Compensation (See available </w:t>
      </w:r>
      <w:hyperlink r:id="rId25" w:history="1">
        <w:r>
          <w:rPr>
            <w:rStyle w:val="Hyperlink"/>
            <w:rFonts w:ascii="Arial" w:hAnsi="Arial" w:cs="Arial"/>
          </w:rPr>
          <w:t>Worksheets</w:t>
        </w:r>
      </w:hyperlink>
      <w:r>
        <w:rPr>
          <w:rFonts w:ascii="Arial" w:hAnsi="Arial" w:cs="Arial"/>
        </w:rPr>
        <w:t xml:space="preserve"> within Endeavor)</w:t>
      </w:r>
      <w:bookmarkEnd w:id="27"/>
    </w:p>
    <w:p w14:paraId="7F09C877" w14:textId="5972C6CE" w:rsidR="007C4665" w:rsidRPr="00547A98" w:rsidRDefault="007C4665"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Pr>
          <w:rFonts w:ascii="Arial" w:hAnsi="Arial" w:cs="Arial"/>
          <w:color w:val="auto"/>
          <w:sz w:val="22"/>
        </w:rPr>
        <w:t>Describe when, where, and how potential Participants will be recruited. If applicable, describe procedures for oral or written communication with the prospective participant or legally authorized representative that will be done for purposes of screening or recruiting prior to the informed consent process, including methods that will be used to determine eligibility.</w:t>
      </w:r>
    </w:p>
    <w:sdt>
      <w:sdtPr>
        <w:rPr>
          <w:rFonts w:ascii="Arial" w:hAnsi="Arial" w:cs="Arial"/>
          <w:color w:val="auto"/>
          <w:sz w:val="22"/>
        </w:rPr>
        <w:id w:val="969713826"/>
        <w:placeholder>
          <w:docPart w:val="DefaultPlaceholder_-1854013440"/>
        </w:placeholder>
      </w:sdtPr>
      <w:sdtContent>
        <w:p w14:paraId="222F64CA" w14:textId="40EC159E" w:rsidR="00283416" w:rsidRDefault="00FF1A09" w:rsidP="005A43C0">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Pr>
              <w:rFonts w:ascii="Arial" w:hAnsi="Arial" w:cs="Arial"/>
              <w:color w:val="auto"/>
              <w:sz w:val="22"/>
            </w:rPr>
            <w:t>Homeowners will be recruited in person by the graduate student researcher during a scheduled field visit near the conclusion of data collection (October–December 2026), or possibly by email if a field visit is not possible. At that time, the researcher will invite the homeowner to participate using a brief verbal recruitment script (see Local Site Documents–Recruitment Materials), which explains the purpose of the survey, its connection to the entry questionnaire completed at enrollment, the approximate 10–</w:t>
          </w:r>
          <w:r w:rsidR="009B3069">
            <w:rPr>
              <w:rFonts w:ascii="Arial" w:hAnsi="Arial" w:cs="Arial"/>
              <w:color w:val="auto"/>
              <w:sz w:val="22"/>
            </w:rPr>
            <w:t>15-minute</w:t>
          </w:r>
          <w:r>
            <w:rPr>
              <w:rFonts w:ascii="Arial" w:hAnsi="Arial" w:cs="Arial"/>
              <w:color w:val="auto"/>
              <w:sz w:val="22"/>
            </w:rPr>
            <w:t xml:space="preserve"> time commitment, and the voluntary and confidential nature of participation</w:t>
          </w:r>
          <w:r w:rsidR="00D36553" w:rsidRPr="00D36553">
            <w:rPr>
              <w:rFonts w:ascii="Arial" w:eastAsiaTheme="minorHAnsi" w:hAnsi="Arial"/>
              <w:i w:val="0"/>
              <w:iCs w:val="0"/>
              <w:color w:val="auto"/>
            </w:rPr>
            <w:t xml:space="preserve"> </w:t>
          </w:r>
          <w:r w:rsidR="00D36553" w:rsidRPr="00D36553">
            <w:rPr>
              <w:rFonts w:ascii="Arial" w:hAnsi="Arial" w:cs="Arial"/>
              <w:color w:val="auto"/>
              <w:sz w:val="22"/>
            </w:rPr>
            <w:t xml:space="preserve">Homeowners who agree will be given access to the online survey through a </w:t>
          </w:r>
          <w:r w:rsidR="009A422D">
            <w:rPr>
              <w:rFonts w:ascii="Arial" w:hAnsi="Arial" w:cs="Arial"/>
              <w:color w:val="auto"/>
              <w:sz w:val="22"/>
            </w:rPr>
            <w:t>personal</w:t>
          </w:r>
          <w:r w:rsidR="00D36553" w:rsidRPr="00D36553">
            <w:rPr>
              <w:rFonts w:ascii="Arial" w:hAnsi="Arial" w:cs="Arial"/>
              <w:color w:val="auto"/>
              <w:sz w:val="22"/>
            </w:rPr>
            <w:t xml:space="preserve"> Qualtrics link (provided by email or shared in person) or, if preferred, a paper copy of the same questionnaire labeled only with the participant's site identification code</w:t>
          </w:r>
          <w:r w:rsidRPr="00D36553">
            <w:rPr>
              <w:rFonts w:ascii="Arial" w:hAnsi="Arial" w:cs="Arial"/>
              <w:color w:val="auto"/>
              <w:sz w:val="22"/>
            </w:rPr>
            <w:t xml:space="preserve">. All </w:t>
          </w:r>
          <w:r w:rsidR="009A422D">
            <w:rPr>
              <w:rFonts w:ascii="Arial" w:hAnsi="Arial" w:cs="Arial"/>
              <w:color w:val="auto"/>
              <w:sz w:val="22"/>
            </w:rPr>
            <w:t>field-study participants</w:t>
          </w:r>
          <w:r w:rsidRPr="00D36553">
            <w:rPr>
              <w:rFonts w:ascii="Arial" w:hAnsi="Arial" w:cs="Arial"/>
              <w:color w:val="auto"/>
              <w:sz w:val="22"/>
            </w:rPr>
            <w:t xml:space="preserve"> are drawn from those already enrolled in the associated</w:t>
          </w:r>
          <w:r>
            <w:rPr>
              <w:rFonts w:ascii="Arial" w:hAnsi="Arial" w:cs="Arial"/>
              <w:color w:val="auto"/>
              <w:sz w:val="22"/>
            </w:rPr>
            <w:t xml:space="preserve"> field-sampling project (Aims 1 and 2, reviewed under IACUC protocol IPROTO202500000090</w:t>
          </w:r>
          <w:r w:rsidR="00D36553">
            <w:rPr>
              <w:rFonts w:ascii="Arial" w:hAnsi="Arial" w:cs="Arial"/>
              <w:color w:val="auto"/>
              <w:sz w:val="22"/>
            </w:rPr>
            <w:t>)</w:t>
          </w:r>
          <w:r>
            <w:rPr>
              <w:rFonts w:ascii="Arial" w:hAnsi="Arial" w:cs="Arial"/>
              <w:color w:val="auto"/>
              <w:sz w:val="22"/>
            </w:rPr>
            <w:t>.</w:t>
          </w:r>
        </w:p>
        <w:p w14:paraId="525108B2" w14:textId="3F38F396" w:rsidR="009A422D" w:rsidRPr="00547A98" w:rsidRDefault="009A422D" w:rsidP="005A43C0">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Pr>
              <w:rFonts w:ascii="Arial" w:hAnsi="Arial" w:cs="Arial"/>
              <w:color w:val="auto"/>
              <w:sz w:val="22"/>
            </w:rPr>
            <w:t xml:space="preserve">General audience participants will be recruited via email or local newsletter, which will include a brief recruitment message (see Local Site Documents-Recruitment Materials). This message will be distributed </w:t>
          </w:r>
          <w:r w:rsidR="00943B71">
            <w:rPr>
              <w:rFonts w:ascii="Arial" w:hAnsi="Arial" w:cs="Arial"/>
              <w:color w:val="auto"/>
              <w:sz w:val="22"/>
            </w:rPr>
            <w:t xml:space="preserve">during the same time window as the field-study survey and will use similar language. </w:t>
          </w:r>
        </w:p>
      </w:sdtContent>
    </w:sdt>
    <w:p w14:paraId="38BD97A4" w14:textId="4E260024" w:rsidR="007C4665" w:rsidRPr="00547A98" w:rsidRDefault="00394891"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Pr>
          <w:rFonts w:ascii="Arial" w:hAnsi="Arial" w:cs="Arial"/>
          <w:color w:val="auto"/>
          <w:sz w:val="22"/>
        </w:rPr>
        <w:t>Once potential participants are identified, describe the methods that will be used to determine eligibility</w:t>
      </w:r>
    </w:p>
    <w:p w14:paraId="5236AC53" w14:textId="41484448" w:rsidR="00B952A7" w:rsidRPr="00547A98" w:rsidRDefault="00000000" w:rsidP="0024323E">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sdt>
        <w:sdtPr>
          <w:rPr>
            <w:rFonts w:ascii="Segoe UI Symbol" w:hAnsi="Segoe UI Symbol" w:cs="Segoe UI Symbol"/>
            <w:color w:val="auto"/>
            <w:sz w:val="22"/>
          </w:rPr>
          <w:id w:val="1205057919"/>
          <w14:checkbox>
            <w14:checked w14:val="0"/>
            <w14:checkedState w14:val="2612" w14:font="MS Gothic"/>
            <w14:uncheckedState w14:val="2610" w14:font="MS Gothic"/>
          </w14:checkbox>
        </w:sdtPr>
        <w:sdtContent>
          <w:r>
            <w:rPr>
              <w:rFonts w:ascii="MS Gothic" w:eastAsia="MS Gothic" w:hAnsi="MS Gothic" w:cs="Segoe UI Symbol" w:hint="eastAsia"/>
              <w:color w:val="auto"/>
              <w:sz w:val="22"/>
            </w:rPr>
            <w:t>☐</w:t>
          </w:r>
        </w:sdtContent>
      </w:sdt>
      <w:r>
        <w:rPr>
          <w:rFonts w:ascii="Arial" w:hAnsi="Arial" w:cs="Arial"/>
          <w:color w:val="auto"/>
          <w:sz w:val="22"/>
        </w:rPr>
        <w:t xml:space="preserve"> Select if section 14.2 is not applicable to your research project</w:t>
      </w:r>
    </w:p>
    <w:sdt>
      <w:sdtPr>
        <w:rPr>
          <w:rFonts w:ascii="Arial" w:hAnsi="Arial" w:cs="Arial"/>
          <w:color w:val="auto"/>
          <w:sz w:val="22"/>
        </w:rPr>
        <w:id w:val="539400388"/>
        <w:placeholder>
          <w:docPart w:val="DefaultPlaceholder_-1854013440"/>
        </w:placeholder>
      </w:sdtPr>
      <w:sdtContent>
        <w:p w14:paraId="37F7CCA3" w14:textId="72EA879F" w:rsidR="00283416" w:rsidRDefault="00FF1A09" w:rsidP="005A43C0">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Pr>
              <w:rFonts w:ascii="Arial" w:hAnsi="Arial" w:cs="Arial"/>
              <w:color w:val="auto"/>
              <w:sz w:val="22"/>
            </w:rPr>
            <w:t xml:space="preserve">Eligibility will be determined by a self-screening checklist presented at the start of the survey, before any study questions (see Local Site Documents–Other Attachments). On the </w:t>
          </w:r>
          <w:r w:rsidR="00943B71">
            <w:rPr>
              <w:rFonts w:ascii="Arial" w:hAnsi="Arial" w:cs="Arial"/>
              <w:color w:val="auto"/>
              <w:sz w:val="22"/>
            </w:rPr>
            <w:t>opening</w:t>
          </w:r>
          <w:r>
            <w:rPr>
              <w:rFonts w:ascii="Arial" w:hAnsi="Arial" w:cs="Arial"/>
              <w:color w:val="auto"/>
              <w:sz w:val="22"/>
            </w:rPr>
            <w:t xml:space="preserve"> screen of the online survey (or the cover page of </w:t>
          </w:r>
          <w:r>
            <w:rPr>
              <w:rFonts w:ascii="Arial" w:hAnsi="Arial" w:cs="Arial"/>
              <w:color w:val="auto"/>
              <w:sz w:val="22"/>
            </w:rPr>
            <w:lastRenderedPageBreak/>
            <w:t xml:space="preserve">the paper version), prospective participants will confirm that they meet the eligibility criteria: that they are 18 years of age or older, </w:t>
          </w:r>
          <w:r w:rsidR="00943B71">
            <w:rPr>
              <w:rFonts w:ascii="Arial" w:hAnsi="Arial" w:cs="Arial"/>
              <w:color w:val="auto"/>
              <w:sz w:val="22"/>
            </w:rPr>
            <w:t>currently participate in relevant backyard activities or have knowledge and interest in them</w:t>
          </w:r>
          <w:r>
            <w:rPr>
              <w:rFonts w:ascii="Arial" w:hAnsi="Arial" w:cs="Arial"/>
              <w:color w:val="auto"/>
              <w:sz w:val="22"/>
            </w:rPr>
            <w:t>,</w:t>
          </w:r>
          <w:r w:rsidR="00943B71">
            <w:rPr>
              <w:rFonts w:ascii="Arial" w:hAnsi="Arial" w:cs="Arial"/>
              <w:color w:val="auto"/>
              <w:sz w:val="22"/>
            </w:rPr>
            <w:t xml:space="preserve"> reside in the SE U.S.,</w:t>
          </w:r>
          <w:r>
            <w:rPr>
              <w:rFonts w:ascii="Arial" w:hAnsi="Arial" w:cs="Arial"/>
              <w:color w:val="auto"/>
              <w:sz w:val="22"/>
            </w:rPr>
            <w:t xml:space="preserve"> and are participating voluntarily. This screen also states that, by clicking "Next" (or by completing the paper survey), the participant is confirming they meet the eligibility requirements and are voluntarily consenting to participate. Individuals who do not meet all criteria will not proceed to the survey questions. This self-screening approach is consistent with the confidential design of the study, as it establishes eligibility and consent without collecting directly identifying information.</w:t>
          </w:r>
        </w:p>
      </w:sdtContent>
    </w:sdt>
    <w:p w14:paraId="5C6F3B4E" w14:textId="1B92DA88" w:rsidR="007C4665" w:rsidRPr="00547A98" w:rsidRDefault="007C4665"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Pr>
          <w:rFonts w:ascii="Arial" w:hAnsi="Arial" w:cs="Arial"/>
          <w:color w:val="auto"/>
          <w:sz w:val="22"/>
        </w:rPr>
        <w:t xml:space="preserve">Describe materials that will be used to recruit Participants. Review </w:t>
      </w:r>
      <w:hyperlink r:id="rId26" w:history="1">
        <w:r>
          <w:rPr>
            <w:rStyle w:val="Hyperlink"/>
            <w:rFonts w:ascii="Arial" w:hAnsi="Arial" w:cs="Arial"/>
            <w:sz w:val="22"/>
          </w:rPr>
          <w:t>HRP-315 - WORKSHEET - Advertisements</w:t>
        </w:r>
      </w:hyperlink>
      <w:r>
        <w:rPr>
          <w:rFonts w:ascii="Arial" w:hAnsi="Arial" w:cs="Arial"/>
          <w:color w:val="auto"/>
          <w:sz w:val="22"/>
        </w:rPr>
        <w:t xml:space="preserve"> to ensure that you have provided sufficient information and are compliant with the requirements for research advertisements. </w:t>
      </w:r>
      <w:r>
        <w:rPr>
          <w:rFonts w:ascii="Arial" w:hAnsi="Arial" w:cs="Arial"/>
          <w:b/>
          <w:bCs/>
          <w:color w:val="auto"/>
          <w:sz w:val="22"/>
        </w:rPr>
        <w:t>Attach copies of these documents within the “Recruitment materials” section of the Endeavor application</w:t>
      </w:r>
      <w:r>
        <w:rPr>
          <w:rFonts w:ascii="Arial" w:hAnsi="Arial" w:cs="Arial"/>
          <w:color w:val="auto"/>
          <w:sz w:val="22"/>
        </w:rPr>
        <w:t>. For advertisements, attach the final copy of the printed advertisements (e.g., flier, social media post). When advertisements are taped for broadcast, attach the final audio/video tape. You may submit the wording of the advertisement prior to taping to preclude re-taping because of inappropriate wording, provided the IRB reviews the final audio/video tape.</w:t>
      </w:r>
    </w:p>
    <w:p w14:paraId="60D3753C" w14:textId="6510083A" w:rsidR="006B2485" w:rsidRPr="00547A98" w:rsidRDefault="00000000" w:rsidP="0024323E">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sdt>
        <w:sdtPr>
          <w:rPr>
            <w:rFonts w:ascii="Segoe UI Symbol" w:hAnsi="Segoe UI Symbol" w:cs="Segoe UI Symbol"/>
            <w:color w:val="auto"/>
            <w:sz w:val="22"/>
          </w:rPr>
          <w:id w:val="-1606114096"/>
          <w14:checkbox>
            <w14:checked w14:val="0"/>
            <w14:checkedState w14:val="2612" w14:font="MS Gothic"/>
            <w14:uncheckedState w14:val="2610" w14:font="MS Gothic"/>
          </w14:checkbox>
        </w:sdtPr>
        <w:sdtContent>
          <w:r>
            <w:rPr>
              <w:rFonts w:ascii="MS Gothic" w:eastAsia="MS Gothic" w:hAnsi="MS Gothic" w:cs="Segoe UI Symbol" w:hint="eastAsia"/>
              <w:color w:val="auto"/>
              <w:sz w:val="22"/>
            </w:rPr>
            <w:t>☐</w:t>
          </w:r>
        </w:sdtContent>
      </w:sdt>
      <w:r>
        <w:rPr>
          <w:rFonts w:ascii="Arial" w:hAnsi="Arial" w:cs="Arial"/>
          <w:color w:val="auto"/>
          <w:sz w:val="22"/>
        </w:rPr>
        <w:t xml:space="preserve"> Select if section 14.3 is not applicable to your research project</w:t>
      </w:r>
    </w:p>
    <w:sdt>
      <w:sdtPr>
        <w:rPr>
          <w:rFonts w:ascii="Arial" w:hAnsi="Arial" w:cs="Arial"/>
          <w:color w:val="auto"/>
          <w:sz w:val="22"/>
        </w:rPr>
        <w:id w:val="1574633513"/>
        <w:placeholder>
          <w:docPart w:val="DefaultPlaceholder_-1854013440"/>
        </w:placeholder>
      </w:sdtPr>
      <w:sdtContent>
        <w:p w14:paraId="2D63B535" w14:textId="56D4A227" w:rsidR="009B3069" w:rsidRPr="009B3069" w:rsidRDefault="00943B71" w:rsidP="009B3069">
          <w:pPr>
            <w:pStyle w:val="BlockText"/>
            <w:autoSpaceDE/>
            <w:autoSpaceDN/>
            <w:adjustRightInd/>
            <w:spacing w:before="120" w:after="120"/>
            <w:ind w:left="720" w:right="720"/>
            <w:rPr>
              <w:rFonts w:ascii="Arial" w:hAnsi="Arial" w:cs="Arial"/>
              <w:color w:val="000000" w:themeColor="text1"/>
              <w:sz w:val="22"/>
            </w:rPr>
          </w:pPr>
          <w:r>
            <w:rPr>
              <w:rFonts w:ascii="Arial" w:hAnsi="Arial" w:cs="Arial"/>
              <w:color w:val="000000" w:themeColor="text1"/>
              <w:sz w:val="22"/>
            </w:rPr>
            <w:t>Two versions of the same recruitment script will be used and are provided in a Word document in Local-Site Documents-Recruitment Materials</w:t>
          </w:r>
          <w:r w:rsidR="009B3069" w:rsidRPr="009B3069">
            <w:rPr>
              <w:rFonts w:ascii="Arial" w:hAnsi="Arial" w:cs="Arial"/>
              <w:color w:val="000000" w:themeColor="text1"/>
              <w:sz w:val="22"/>
            </w:rPr>
            <w:t>. No flyer, printed advertisement, audio, or video advertisement will be used.</w:t>
          </w:r>
        </w:p>
        <w:p w14:paraId="043D2082" w14:textId="3F23F0FF" w:rsidR="00F80ED2" w:rsidRPr="009B3069" w:rsidRDefault="009B3069" w:rsidP="009B3069">
          <w:pPr>
            <w:pStyle w:val="BlockText"/>
            <w:spacing w:before="120" w:after="120"/>
            <w:ind w:left="720" w:right="720"/>
            <w:rPr>
              <w:rFonts w:ascii="Arial" w:hAnsi="Arial" w:cs="Arial"/>
              <w:color w:val="000000" w:themeColor="text1"/>
              <w:sz w:val="22"/>
            </w:rPr>
          </w:pPr>
          <w:r w:rsidRPr="009B3069">
            <w:rPr>
              <w:rFonts w:ascii="Arial" w:hAnsi="Arial" w:cs="Arial"/>
              <w:color w:val="000000" w:themeColor="text1"/>
              <w:sz w:val="22"/>
            </w:rPr>
            <w:t>The recruitment script</w:t>
          </w:r>
          <w:r w:rsidR="00943B71">
            <w:rPr>
              <w:rFonts w:ascii="Arial" w:hAnsi="Arial" w:cs="Arial"/>
              <w:color w:val="000000" w:themeColor="text1"/>
              <w:sz w:val="22"/>
            </w:rPr>
            <w:t>s are</w:t>
          </w:r>
          <w:r w:rsidRPr="009B3069">
            <w:rPr>
              <w:rFonts w:ascii="Arial" w:hAnsi="Arial" w:cs="Arial"/>
              <w:color w:val="000000" w:themeColor="text1"/>
              <w:sz w:val="22"/>
            </w:rPr>
            <w:t xml:space="preserve"> limited to the information prospective participants need to determine their eligibility and interest, consistent with HRP-315 – WORKSHEET – Advertisements. It identifies the investigators and their institution (Auburn University College of Forestry, Wildlife and Environment), states the purpose of the research, summarizes the eligibility criteria and time commitment (approximately 10–15 minutes), and provides contact information for questions. The </w:t>
          </w:r>
          <w:r w:rsidR="00943B71">
            <w:rPr>
              <w:rFonts w:ascii="Arial" w:hAnsi="Arial" w:cs="Arial"/>
              <w:color w:val="000000" w:themeColor="text1"/>
              <w:sz w:val="22"/>
            </w:rPr>
            <w:t xml:space="preserve">scripts do </w:t>
          </w:r>
          <w:r w:rsidRPr="009B3069">
            <w:rPr>
              <w:rFonts w:ascii="Arial" w:hAnsi="Arial" w:cs="Arial"/>
              <w:color w:val="000000" w:themeColor="text1"/>
              <w:sz w:val="22"/>
            </w:rPr>
            <w:t xml:space="preserve">not state or imply any certainty of favorable outcome or benefit beyond what is described in the protocol and Information Letter, </w:t>
          </w:r>
          <w:r w:rsidR="00943B71">
            <w:rPr>
              <w:rFonts w:ascii="Arial" w:hAnsi="Arial" w:cs="Arial"/>
              <w:color w:val="000000" w:themeColor="text1"/>
              <w:sz w:val="22"/>
            </w:rPr>
            <w:t>emphasizes no payment is offered</w:t>
          </w:r>
          <w:r w:rsidRPr="009B3069">
            <w:rPr>
              <w:rFonts w:ascii="Arial" w:hAnsi="Arial" w:cs="Arial"/>
              <w:color w:val="000000" w:themeColor="text1"/>
              <w:sz w:val="22"/>
            </w:rPr>
            <w:t>, and contains no exculpatory language.</w:t>
          </w:r>
        </w:p>
      </w:sdtContent>
    </w:sdt>
    <w:p w14:paraId="1E8E7A5A" w14:textId="048B2548" w:rsidR="00D82931" w:rsidRDefault="00D82931" w:rsidP="000B2C36">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Pr>
          <w:rFonts w:ascii="Arial" w:hAnsi="Arial" w:cs="Arial"/>
          <w:color w:val="auto"/>
          <w:sz w:val="22"/>
        </w:rPr>
        <w:t>Justify the feasibility of recruiting the required number of suitable Participants within the agreed recruitment period. For example, how many potential Participants do you have access to? What percentage of those potential Participants do you need to recruit?</w:t>
      </w:r>
    </w:p>
    <w:p w14:paraId="6B5AA630" w14:textId="7DFD4C6D" w:rsidR="006B0058" w:rsidRPr="00174811" w:rsidRDefault="00000000" w:rsidP="006B0058">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i w:val="0"/>
          <w:iCs w:val="0"/>
          <w:color w:val="auto"/>
          <w:sz w:val="22"/>
        </w:rPr>
      </w:pPr>
      <w:sdt>
        <w:sdtPr>
          <w:rPr>
            <w:rFonts w:ascii="Segoe UI Symbol" w:hAnsi="Segoe UI Symbol" w:cs="Segoe UI Symbol"/>
            <w:i w:val="0"/>
            <w:iCs w:val="0"/>
            <w:color w:val="auto"/>
            <w:sz w:val="22"/>
          </w:rPr>
          <w:id w:val="-1379162102"/>
          <w14:checkbox>
            <w14:checked w14:val="0"/>
            <w14:checkedState w14:val="2612" w14:font="MS Gothic"/>
            <w14:uncheckedState w14:val="2610" w14:font="MS Gothic"/>
          </w14:checkbox>
        </w:sdtPr>
        <w:sdtContent>
          <w:r>
            <w:rPr>
              <w:rFonts w:ascii="MS Gothic" w:eastAsia="MS Gothic" w:hAnsi="MS Gothic" w:cs="Segoe UI Symbol" w:hint="eastAsia"/>
              <w:i w:val="0"/>
              <w:iCs w:val="0"/>
              <w:color w:val="auto"/>
              <w:sz w:val="22"/>
            </w:rPr>
            <w:t>☐</w:t>
          </w:r>
        </w:sdtContent>
      </w:sdt>
      <w:r>
        <w:rPr>
          <w:rFonts w:ascii="Arial" w:hAnsi="Arial" w:cs="Arial"/>
          <w:i w:val="0"/>
          <w:iCs w:val="0"/>
          <w:color w:val="auto"/>
          <w:sz w:val="22"/>
        </w:rPr>
        <w:t xml:space="preserve"> Select if section 14.4 does not apply to your research project</w:t>
      </w:r>
    </w:p>
    <w:sdt>
      <w:sdtPr>
        <w:rPr>
          <w:rFonts w:ascii="Arial" w:hAnsi="Arial" w:cs="Arial"/>
          <w:i w:val="0"/>
          <w:iCs w:val="0"/>
          <w:color w:val="auto"/>
          <w:sz w:val="22"/>
        </w:rPr>
        <w:id w:val="2023352802"/>
        <w:placeholder>
          <w:docPart w:val="DefaultPlaceholder_-1854013440"/>
        </w:placeholder>
      </w:sdtPr>
      <w:sdtContent>
        <w:p w14:paraId="7C7354B5" w14:textId="24775E84" w:rsidR="006B0058" w:rsidRDefault="00050AB2" w:rsidP="00174811">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i w:val="0"/>
              <w:iCs w:val="0"/>
              <w:color w:val="auto"/>
              <w:sz w:val="22"/>
            </w:rPr>
          </w:pPr>
          <w:r>
            <w:rPr>
              <w:rFonts w:ascii="Arial" w:hAnsi="Arial" w:cs="Arial"/>
              <w:i w:val="0"/>
              <w:iCs w:val="0"/>
              <w:color w:val="auto"/>
              <w:sz w:val="22"/>
            </w:rPr>
            <w:t xml:space="preserve">Recruitment for the survey draws from the homeowners already enrolled in the associated field-sampling project, which currently includes approximately 13 households, all of whom completed the entry questionnaire at enrollment. Because these participants are already engaged with the project and familiar with its activities, recruitment is expected to be feasible within the planned window. Our aim is for all 13 enrolled households to complete the survey. If all enrolled households participate, we anticipate approximately 13 respondents; at participation rates of 80%, 50%, or 20%, we expect roughly 10, 6, or 3 </w:t>
          </w:r>
          <w:r>
            <w:rPr>
              <w:rFonts w:ascii="Arial" w:hAnsi="Arial" w:cs="Arial"/>
              <w:i w:val="0"/>
              <w:iCs w:val="0"/>
              <w:color w:val="auto"/>
              <w:sz w:val="22"/>
            </w:rPr>
            <w:lastRenderedPageBreak/>
            <w:t>respondents, respectively. Aligning with the novel and exploratory nature of this research, even a small number of responses will provide valuable insight into the human dimensions of backyard disease risk.</w:t>
          </w:r>
        </w:p>
        <w:p w14:paraId="3A45B315" w14:textId="51C0D3EC" w:rsidR="00943B71" w:rsidRPr="00174811" w:rsidRDefault="00943B71" w:rsidP="00174811">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i w:val="0"/>
              <w:iCs w:val="0"/>
              <w:color w:val="auto"/>
              <w:sz w:val="22"/>
            </w:rPr>
          </w:pPr>
          <w:r>
            <w:rPr>
              <w:rFonts w:ascii="Arial" w:hAnsi="Arial" w:cs="Arial"/>
              <w:i w:val="0"/>
              <w:iCs w:val="0"/>
              <w:color w:val="auto"/>
              <w:sz w:val="22"/>
            </w:rPr>
            <w:t xml:space="preserve">Because the general-audience participants self-select, the number of respondents cannot be set in advance; at a response rate of 33% we would expect an approximate 50 additional respondents. Recruitment through an established audience is expected to be feasible within the planned window. </w:t>
          </w:r>
        </w:p>
      </w:sdtContent>
    </w:sdt>
    <w:p w14:paraId="5EDA6A96" w14:textId="6F1F4B09" w:rsidR="000B2C36" w:rsidRPr="00547A98" w:rsidRDefault="007C4665" w:rsidP="000B2C36">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Pr>
          <w:rFonts w:ascii="Arial" w:hAnsi="Arial" w:cs="Arial"/>
          <w:color w:val="auto"/>
          <w:sz w:val="22"/>
        </w:rPr>
        <w:t xml:space="preserve">Describe the amount, timing, and method of any payments or other compensation (i.e. extra credit, in-kind items, gifts) to Participants.  Review </w:t>
      </w:r>
      <w:hyperlink r:id="rId27" w:history="1">
        <w:r>
          <w:rPr>
            <w:rStyle w:val="Hyperlink"/>
            <w:rFonts w:ascii="Arial" w:hAnsi="Arial" w:cs="Arial"/>
            <w:sz w:val="22"/>
          </w:rPr>
          <w:t>HRP-316 - WORKSHEET – Payments</w:t>
        </w:r>
      </w:hyperlink>
      <w:r>
        <w:rPr>
          <w:rFonts w:ascii="Arial" w:hAnsi="Arial" w:cs="Arial"/>
          <w:color w:val="auto"/>
          <w:sz w:val="22"/>
        </w:rPr>
        <w:t xml:space="preserve"> to ensure that you have provided sufficient information and are compliant with the requirements for research payments. If research participants will receive compensation, BEFORE you submit your application for IRB review, become familiar with AU Procurement and Business Services (PBS) </w:t>
      </w:r>
      <w:hyperlink r:id="rId28" w:history="1">
        <w:r>
          <w:rPr>
            <w:rStyle w:val="Hyperlink"/>
            <w:rFonts w:ascii="Arial" w:hAnsi="Arial" w:cs="Arial"/>
            <w:sz w:val="22"/>
          </w:rPr>
          <w:t>Human Participant Incentives Policy - Human Participant Incentives Policy</w:t>
        </w:r>
      </w:hyperlink>
      <w:r>
        <w:rPr>
          <w:rFonts w:ascii="Arial" w:hAnsi="Arial" w:cs="Arial"/>
          <w:color w:val="auto"/>
          <w:sz w:val="22"/>
        </w:rPr>
        <w:t>.</w:t>
      </w:r>
    </w:p>
    <w:p w14:paraId="17D876C4" w14:textId="1F13CDD9" w:rsidR="00B952A7" w:rsidRPr="00547A98" w:rsidRDefault="00000000" w:rsidP="0024323E">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sdt>
        <w:sdtPr>
          <w:rPr>
            <w:rFonts w:ascii="Segoe UI Symbol" w:hAnsi="Segoe UI Symbol" w:cs="Segoe UI Symbol"/>
            <w:color w:val="auto"/>
            <w:sz w:val="22"/>
          </w:rPr>
          <w:id w:val="1794252680"/>
          <w14:checkbox>
            <w14:checked w14:val="1"/>
            <w14:checkedState w14:val="2612" w14:font="MS Gothic"/>
            <w14:uncheckedState w14:val="2610" w14:font="MS Gothic"/>
          </w14:checkbox>
        </w:sdtPr>
        <w:sdtContent>
          <w:r>
            <w:rPr>
              <w:rFonts w:ascii="MS Gothic" w:eastAsia="MS Gothic" w:hAnsi="MS Gothic" w:cs="Segoe UI Symbol" w:hint="eastAsia"/>
              <w:color w:val="auto"/>
              <w:sz w:val="22"/>
            </w:rPr>
            <w:t>☒</w:t>
          </w:r>
        </w:sdtContent>
      </w:sdt>
      <w:r>
        <w:rPr>
          <w:rFonts w:ascii="Arial" w:hAnsi="Arial" w:cs="Arial"/>
          <w:color w:val="auto"/>
          <w:sz w:val="22"/>
        </w:rPr>
        <w:t xml:space="preserve"> Select if section 14.5 is not applicable to your research project</w:t>
      </w:r>
    </w:p>
    <w:sdt>
      <w:sdtPr>
        <w:rPr>
          <w:rFonts w:ascii="Arial" w:hAnsi="Arial" w:cs="Arial"/>
          <w:color w:val="auto"/>
          <w:sz w:val="22"/>
        </w:rPr>
        <w:id w:val="738141736"/>
        <w:placeholder>
          <w:docPart w:val="DefaultPlaceholder_-1854013440"/>
        </w:placeholder>
        <w:showingPlcHdr/>
      </w:sdtPr>
      <w:sdtContent>
        <w:p w14:paraId="08D9C26F" w14:textId="0463DE1A" w:rsidR="00F80ED2" w:rsidRDefault="00F80ED2" w:rsidP="00BB52B5">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Pr>
              <w:rStyle w:val="PlaceholderText"/>
              <w:rFonts w:ascii="Arial" w:hAnsi="Arial" w:cs="Arial"/>
              <w:i w:val="0"/>
              <w:iCs w:val="0"/>
              <w:color w:val="000000" w:themeColor="text1"/>
              <w:bdr w:val="single" w:sz="4" w:space="0" w:color="auto"/>
            </w:rPr>
            <w:t>Click or tap here to enter text.</w:t>
          </w:r>
        </w:p>
      </w:sdtContent>
    </w:sdt>
    <w:p w14:paraId="07B750DB" w14:textId="77777777" w:rsidR="007E56B0" w:rsidRPr="00547A98" w:rsidRDefault="007E56B0" w:rsidP="00BB52B5">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p>
    <w:p w14:paraId="4E5E0505" w14:textId="64141AEE" w:rsidR="007C4665" w:rsidRPr="00547A98" w:rsidRDefault="007C4665" w:rsidP="007C4665">
      <w:pPr>
        <w:pStyle w:val="Heading1"/>
        <w:rPr>
          <w:rFonts w:ascii="Arial" w:hAnsi="Arial" w:cs="Arial"/>
        </w:rPr>
      </w:pPr>
      <w:bookmarkStart w:id="28" w:name="_Toc492992334"/>
      <w:bookmarkStart w:id="29" w:name="_Toc492992602"/>
      <w:bookmarkStart w:id="30" w:name="_Toc493022872"/>
      <w:bookmarkStart w:id="31" w:name="_Toc492992335"/>
      <w:bookmarkStart w:id="32" w:name="_Toc492992603"/>
      <w:bookmarkStart w:id="33" w:name="_Toc493022873"/>
      <w:bookmarkStart w:id="34" w:name="_Toc492992336"/>
      <w:bookmarkStart w:id="35" w:name="_Toc492992604"/>
      <w:bookmarkStart w:id="36" w:name="_Toc493022874"/>
      <w:bookmarkStart w:id="37" w:name="_Toc226630102"/>
      <w:bookmarkEnd w:id="28"/>
      <w:bookmarkEnd w:id="29"/>
      <w:bookmarkEnd w:id="30"/>
      <w:bookmarkEnd w:id="31"/>
      <w:bookmarkEnd w:id="32"/>
      <w:bookmarkEnd w:id="33"/>
      <w:bookmarkEnd w:id="34"/>
      <w:bookmarkEnd w:id="35"/>
      <w:bookmarkEnd w:id="36"/>
      <w:r>
        <w:rPr>
          <w:rFonts w:ascii="Arial" w:hAnsi="Arial" w:cs="Arial"/>
        </w:rPr>
        <w:t>Withdrawal of Participants</w:t>
      </w:r>
      <w:bookmarkEnd w:id="37"/>
    </w:p>
    <w:bookmarkStart w:id="38" w:name="_Hlk202455930"/>
    <w:p w14:paraId="7A43F3B1" w14:textId="55CCC41D" w:rsidR="00B952A7" w:rsidRPr="00547A98" w:rsidRDefault="00000000" w:rsidP="0024323E">
      <w:pPr>
        <w:pStyle w:val="List"/>
        <w:numPr>
          <w:ilvl w:val="0"/>
          <w:numId w:val="0"/>
        </w:numPr>
        <w:spacing w:before="120" w:beforeAutospacing="0" w:after="120" w:afterAutospacing="0"/>
        <w:rPr>
          <w:rFonts w:ascii="Arial" w:hAnsi="Arial" w:cs="Arial"/>
          <w:i w:val="0"/>
          <w:iCs/>
          <w:sz w:val="22"/>
        </w:rPr>
      </w:pPr>
      <w:sdt>
        <w:sdtPr>
          <w:rPr>
            <w:rFonts w:ascii="Segoe UI Symbol" w:hAnsi="Segoe UI Symbol" w:cs="Segoe UI Symbol"/>
            <w:i w:val="0"/>
            <w:iCs/>
            <w:sz w:val="22"/>
          </w:rPr>
          <w:id w:val="1776057655"/>
          <w14:checkbox>
            <w14:checked w14:val="1"/>
            <w14:checkedState w14:val="2612" w14:font="MS Gothic"/>
            <w14:uncheckedState w14:val="2610" w14:font="MS Gothic"/>
          </w14:checkbox>
        </w:sdtPr>
        <w:sdtContent>
          <w:r>
            <w:rPr>
              <w:rFonts w:ascii="MS Gothic" w:eastAsia="MS Gothic" w:hAnsi="MS Gothic" w:cs="Segoe UI Symbol" w:hint="eastAsia"/>
              <w:i w:val="0"/>
              <w:iCs/>
              <w:sz w:val="22"/>
            </w:rPr>
            <w:t>☐</w:t>
          </w:r>
        </w:sdtContent>
      </w:sdt>
      <w:r>
        <w:rPr>
          <w:rFonts w:ascii="Arial" w:hAnsi="Arial" w:cs="Arial"/>
          <w:i w:val="0"/>
          <w:iCs/>
          <w:sz w:val="22"/>
        </w:rPr>
        <w:t xml:space="preserve"> Select if section 15.0 is not applicable to your research project because withdrawal of subjects without their consent is not anticipated, all data collected are de-identified/anonymous, or the study is limited to the analysis of pre-existing data. </w:t>
      </w:r>
    </w:p>
    <w:bookmarkEnd w:id="38"/>
    <w:p w14:paraId="00A34352" w14:textId="77777777" w:rsidR="00BE69F5" w:rsidRPr="00547A98" w:rsidRDefault="007C4665" w:rsidP="00BE69F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Pr>
          <w:rFonts w:ascii="Arial" w:hAnsi="Arial" w:cs="Arial"/>
          <w:color w:val="auto"/>
          <w:sz w:val="22"/>
        </w:rPr>
        <w:t>Describe anticipated circumstances under which Participants will be withdrawn from the research without their consent, including who has the authority and responsibility, who communicates the withdrawal, and partial withdrawal from procedures with continued data collection.</w:t>
      </w:r>
    </w:p>
    <w:sdt>
      <w:sdtPr>
        <w:rPr>
          <w:rFonts w:ascii="Arial" w:hAnsi="Arial" w:cs="Arial"/>
          <w:i w:val="0"/>
          <w:iCs w:val="0"/>
          <w:color w:val="auto"/>
          <w:sz w:val="22"/>
        </w:rPr>
        <w:id w:val="1335268657"/>
        <w:placeholder>
          <w:docPart w:val="DefaultPlaceholder_-1854013440"/>
        </w:placeholder>
      </w:sdtPr>
      <w:sdtContent>
        <w:p w14:paraId="528B2611" w14:textId="54DDCC52" w:rsidR="00B952A7" w:rsidRPr="00771777" w:rsidRDefault="00000000" w:rsidP="00771777">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i w:val="0"/>
              <w:iCs w:val="0"/>
              <w:color w:val="auto"/>
              <w:sz w:val="22"/>
            </w:rPr>
          </w:pPr>
          <w:sdt>
            <w:sdtPr>
              <w:rPr>
                <w:rFonts w:ascii="Arial" w:hAnsi="Arial" w:cs="Arial"/>
                <w:i w:val="0"/>
                <w:iCs w:val="0"/>
                <w:color w:val="auto"/>
                <w:sz w:val="22"/>
              </w:rPr>
              <w:id w:val="1546723713"/>
              <w:placeholder>
                <w:docPart w:val="BD3FDD489B46494198E1618C3F163AE8"/>
              </w:placeholder>
              <w:showingPlcHdr/>
            </w:sdtPr>
            <w:sdtContent>
              <w:r w:rsidR="00771777" w:rsidRPr="00771777">
                <w:rPr>
                  <w:rFonts w:ascii="Arial" w:hAnsi="Arial" w:cs="Arial"/>
                  <w:i w:val="0"/>
                  <w:iCs w:val="0"/>
                  <w:color w:val="auto"/>
                  <w:sz w:val="22"/>
                </w:rPr>
                <w:t>Participants will not be withdrawn from the research by the study team without their consent. There are no anticipated circumstances under which a participant would be involuntarily withdrawn.</w:t>
              </w:r>
            </w:sdtContent>
          </w:sdt>
        </w:p>
      </w:sdtContent>
    </w:sdt>
    <w:p w14:paraId="203E417B" w14:textId="32F874AF" w:rsidR="007C4665" w:rsidRPr="00547A98" w:rsidRDefault="007C4665"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Pr>
          <w:rFonts w:ascii="Arial" w:hAnsi="Arial" w:cs="Arial"/>
          <w:color w:val="auto"/>
          <w:sz w:val="22"/>
        </w:rPr>
        <w:t>Describe procedures that will be followed when Participants choose to withdraw from the research, including Participants’ options regarding what happens to any data that has already been collected. If legally authorized representatives are consenting on behalf of the Participants (e.g., Participants are minors), describe how the Participants themselves may indicate the desire to withdraw from the study.</w:t>
      </w:r>
    </w:p>
    <w:p w14:paraId="0B487224" w14:textId="7D9DB038" w:rsidR="00771777" w:rsidRPr="00771777" w:rsidRDefault="00000000" w:rsidP="00771777">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i w:val="0"/>
          <w:iCs w:val="0"/>
          <w:color w:val="auto"/>
          <w:sz w:val="22"/>
        </w:rPr>
      </w:pPr>
      <w:sdt>
        <w:sdtPr>
          <w:rPr>
            <w:rFonts w:ascii="Arial" w:hAnsi="Arial" w:cs="Arial"/>
            <w:i w:val="0"/>
            <w:iCs w:val="0"/>
            <w:color w:val="auto"/>
            <w:sz w:val="22"/>
          </w:rPr>
          <w:id w:val="-1540975208"/>
          <w:placeholder>
            <w:docPart w:val="925CA37EE26C8C4EA56B4A4EFEE85AD7"/>
          </w:placeholder>
          <w:showingPlcHdr/>
        </w:sdtPr>
        <w:sdtContent>
          <w:r w:rsidR="00771777" w:rsidRPr="00771777">
            <w:rPr>
              <w:rFonts w:ascii="Arial" w:hAnsi="Arial" w:cs="Arial"/>
              <w:i w:val="0"/>
              <w:iCs w:val="0"/>
              <w:color w:val="auto"/>
              <w:sz w:val="22"/>
            </w:rPr>
            <w:t>Participation is voluntary, and a participant may stop the survey at any time. Because survey responses are labeled with a site identification code, a participant may also request that their responses be withdrawn at any time before data analysis begins by contacting the researcher and referencing the site code assigned to their household; upon such a request, the participant’s responses will be deleted and not included in analysis. Once data analysis has begun, coded responses may no longer be able to be removed.</w:t>
          </w:r>
        </w:sdtContent>
      </w:sdt>
      <w:r w:rsidR="00943B71">
        <w:rPr>
          <w:rFonts w:ascii="Arial" w:hAnsi="Arial" w:cs="Arial"/>
          <w:i w:val="0"/>
          <w:iCs w:val="0"/>
          <w:color w:val="auto"/>
          <w:sz w:val="22"/>
        </w:rPr>
        <w:t xml:space="preserve"> Responses from general audience participants are anonymous and cannot be withdrawn. </w:t>
      </w:r>
    </w:p>
    <w:p w14:paraId="71EC6212" w14:textId="754F8D91" w:rsidR="001B1397" w:rsidRPr="000B3133" w:rsidRDefault="001B1397" w:rsidP="00BB52B5">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i w:val="0"/>
          <w:iCs w:val="0"/>
          <w:color w:val="auto"/>
          <w:sz w:val="22"/>
        </w:rPr>
      </w:pPr>
    </w:p>
    <w:p w14:paraId="0F62D770" w14:textId="46AD09F9" w:rsidR="007C4665" w:rsidRPr="00547A98" w:rsidRDefault="007C4665" w:rsidP="007C4665">
      <w:pPr>
        <w:pStyle w:val="Heading1"/>
        <w:rPr>
          <w:rFonts w:ascii="Arial" w:hAnsi="Arial" w:cs="Arial"/>
        </w:rPr>
      </w:pPr>
      <w:bookmarkStart w:id="39" w:name="_Toc226630103"/>
      <w:r>
        <w:rPr>
          <w:rFonts w:ascii="Arial" w:hAnsi="Arial" w:cs="Arial"/>
        </w:rPr>
        <w:lastRenderedPageBreak/>
        <w:t>Risks to Participants and Procedures to Minimize Risk</w:t>
      </w:r>
      <w:bookmarkEnd w:id="39"/>
    </w:p>
    <w:p w14:paraId="67379340" w14:textId="62939803" w:rsidR="00030FDE" w:rsidRPr="00547A98" w:rsidRDefault="007C4665" w:rsidP="00030FDE">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Pr>
          <w:rFonts w:ascii="Arial" w:hAnsi="Arial" w:cs="Arial"/>
          <w:color w:val="auto"/>
          <w:sz w:val="22"/>
        </w:rPr>
        <w:t xml:space="preserve">List the reasonably foreseeable risks, discomforts, hazards, or inconveniences to the Participants related to the Participants’ participation in the research. Include as may be useful for the IRB’s consideration, a description of the probability, magnitude, duration, and reversibility of the risks. Consider physical, psychological, social, legal, and economic risks.  When applicable, please add the emergency action plan to the “Other attachments” section of the Endeavor application. </w:t>
      </w:r>
    </w:p>
    <w:sdt>
      <w:sdtPr>
        <w:rPr>
          <w:rFonts w:ascii="Arial" w:hAnsi="Arial" w:cs="Arial"/>
          <w:color w:val="auto"/>
          <w:sz w:val="22"/>
        </w:rPr>
        <w:id w:val="-1503190452"/>
        <w:placeholder>
          <w:docPart w:val="DefaultPlaceholder_-1854013440"/>
        </w:placeholder>
      </w:sdtPr>
      <w:sdtContent>
        <w:p w14:paraId="5CCC5273" w14:textId="29F732F5" w:rsidR="00FA4112" w:rsidRPr="00547A98" w:rsidRDefault="00050AB2" w:rsidP="001E2302">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Pr>
              <w:rFonts w:ascii="Arial" w:hAnsi="Arial" w:cs="Arial"/>
              <w:color w:val="auto"/>
              <w:sz w:val="22"/>
            </w:rPr>
            <w:t>Participation in this study is not expected to result in a need for medical care or psychological treatment. The risks associated with participation are anticipated to be minimal and are primarily limited to the potential for mild discomfort when answering questions about disease risks, personal practices, or opinions. To minimize these risks, participation is voluntary, participants may skip any question they prefer not to answer, and they may discontinue participation at any time without penalty. All responses are kept confidential, and no directly identifying information (such as name or address) is collected.</w:t>
          </w:r>
        </w:p>
      </w:sdtContent>
    </w:sdt>
    <w:p w14:paraId="4F32EDA4" w14:textId="3001C8CE" w:rsidR="007C4665" w:rsidRPr="00547A98" w:rsidRDefault="007C4665"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Pr>
          <w:rFonts w:ascii="Arial" w:hAnsi="Arial" w:cs="Arial"/>
          <w:color w:val="auto"/>
          <w:sz w:val="22"/>
        </w:rPr>
        <w:t>If applicable, indicate which procedures may have risks to the Participants that are currently unforeseeable due to the use of novel or untested research procedures or test articles.</w:t>
      </w:r>
    </w:p>
    <w:p w14:paraId="499E368A" w14:textId="2B8C74E9" w:rsidR="00030FDE" w:rsidRPr="00547A98" w:rsidRDefault="00000000" w:rsidP="0024323E">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sdt>
        <w:sdtPr>
          <w:rPr>
            <w:rFonts w:ascii="Segoe UI Symbol" w:hAnsi="Segoe UI Symbol" w:cs="Segoe UI Symbol"/>
            <w:color w:val="auto"/>
            <w:sz w:val="22"/>
          </w:rPr>
          <w:id w:val="-1389259095"/>
          <w14:checkbox>
            <w14:checked w14:val="1"/>
            <w14:checkedState w14:val="2612" w14:font="MS Gothic"/>
            <w14:uncheckedState w14:val="2610" w14:font="MS Gothic"/>
          </w14:checkbox>
        </w:sdtPr>
        <w:sdtContent>
          <w:r>
            <w:rPr>
              <w:rFonts w:ascii="MS Gothic" w:eastAsia="MS Gothic" w:hAnsi="MS Gothic" w:cs="Segoe UI Symbol" w:hint="eastAsia"/>
              <w:color w:val="auto"/>
              <w:sz w:val="22"/>
            </w:rPr>
            <w:t>☒</w:t>
          </w:r>
        </w:sdtContent>
      </w:sdt>
      <w:r>
        <w:rPr>
          <w:rFonts w:ascii="Arial" w:hAnsi="Arial" w:cs="Arial"/>
          <w:color w:val="auto"/>
          <w:sz w:val="22"/>
        </w:rPr>
        <w:t xml:space="preserve"> Select if section 16.0 is not applicable to your research project</w:t>
      </w:r>
    </w:p>
    <w:sdt>
      <w:sdtPr>
        <w:rPr>
          <w:rFonts w:ascii="Arial" w:hAnsi="Arial" w:cs="Arial"/>
          <w:color w:val="auto"/>
          <w:sz w:val="22"/>
        </w:rPr>
        <w:id w:val="-757514124"/>
        <w:placeholder>
          <w:docPart w:val="DefaultPlaceholder_-1854013440"/>
        </w:placeholder>
        <w:showingPlcHdr/>
      </w:sdtPr>
      <w:sdtContent>
        <w:p w14:paraId="1614F2D6" w14:textId="42B8E10B" w:rsidR="00FA4112" w:rsidRPr="00547A98" w:rsidRDefault="00FA4112" w:rsidP="001E2302">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Pr>
              <w:rStyle w:val="PlaceholderText"/>
              <w:rFonts w:ascii="Arial" w:hAnsi="Arial" w:cs="Arial"/>
              <w:i w:val="0"/>
              <w:iCs w:val="0"/>
              <w:color w:val="000000" w:themeColor="text1"/>
              <w:bdr w:val="single" w:sz="4" w:space="0" w:color="auto"/>
            </w:rPr>
            <w:t>Click or tap here to enter text.</w:t>
          </w:r>
        </w:p>
      </w:sdtContent>
    </w:sdt>
    <w:p w14:paraId="6FD38118" w14:textId="0A68C59F" w:rsidR="007C4665" w:rsidRPr="00547A98" w:rsidRDefault="007C4665"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Pr>
          <w:rFonts w:ascii="Arial" w:hAnsi="Arial" w:cs="Arial"/>
          <w:color w:val="auto"/>
          <w:sz w:val="22"/>
        </w:rPr>
        <w:t>If applicable, indicate which procedures may have risks to an embryo or fetus should the Participant be or become pregnant.</w:t>
      </w:r>
    </w:p>
    <w:p w14:paraId="36CAC069" w14:textId="466DE975" w:rsidR="00030FDE" w:rsidRPr="00547A98" w:rsidRDefault="00000000" w:rsidP="0024323E">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sdt>
        <w:sdtPr>
          <w:rPr>
            <w:rFonts w:ascii="Segoe UI Symbol" w:hAnsi="Segoe UI Symbol" w:cs="Segoe UI Symbol"/>
            <w:color w:val="auto"/>
            <w:sz w:val="22"/>
          </w:rPr>
          <w:id w:val="1786158167"/>
          <w14:checkbox>
            <w14:checked w14:val="1"/>
            <w14:checkedState w14:val="2612" w14:font="MS Gothic"/>
            <w14:uncheckedState w14:val="2610" w14:font="MS Gothic"/>
          </w14:checkbox>
        </w:sdtPr>
        <w:sdtContent>
          <w:r>
            <w:rPr>
              <w:rFonts w:ascii="MS Gothic" w:eastAsia="MS Gothic" w:hAnsi="MS Gothic" w:cs="Segoe UI Symbol" w:hint="eastAsia"/>
              <w:color w:val="auto"/>
              <w:sz w:val="22"/>
            </w:rPr>
            <w:t>☒</w:t>
          </w:r>
        </w:sdtContent>
      </w:sdt>
      <w:r>
        <w:rPr>
          <w:rFonts w:ascii="Arial" w:hAnsi="Arial" w:cs="Arial"/>
          <w:color w:val="auto"/>
          <w:sz w:val="22"/>
        </w:rPr>
        <w:t xml:space="preserve"> Select if section 16.3 is not applicable to your research project</w:t>
      </w:r>
    </w:p>
    <w:sdt>
      <w:sdtPr>
        <w:rPr>
          <w:rFonts w:ascii="Arial" w:hAnsi="Arial" w:cs="Arial"/>
          <w:color w:val="auto"/>
          <w:sz w:val="22"/>
        </w:rPr>
        <w:id w:val="691345092"/>
        <w:placeholder>
          <w:docPart w:val="DefaultPlaceholder_-1854013440"/>
        </w:placeholder>
        <w:showingPlcHdr/>
      </w:sdtPr>
      <w:sdtContent>
        <w:p w14:paraId="7E316BFA" w14:textId="5536D437" w:rsidR="00FA4112" w:rsidRPr="00547A98" w:rsidRDefault="00FA4112" w:rsidP="001E2302">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Pr>
              <w:rStyle w:val="PlaceholderText"/>
              <w:rFonts w:ascii="Arial" w:hAnsi="Arial" w:cs="Arial"/>
              <w:i w:val="0"/>
              <w:iCs w:val="0"/>
              <w:color w:val="000000" w:themeColor="text1"/>
              <w:bdr w:val="single" w:sz="4" w:space="0" w:color="auto"/>
            </w:rPr>
            <w:t>Click or tap here to enter text.</w:t>
          </w:r>
        </w:p>
      </w:sdtContent>
    </w:sdt>
    <w:p w14:paraId="200C71BA" w14:textId="5D587D70" w:rsidR="007C4665" w:rsidRPr="00547A98" w:rsidRDefault="007C4665"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Pr>
          <w:rFonts w:ascii="Arial" w:hAnsi="Arial" w:cs="Arial"/>
          <w:color w:val="auto"/>
          <w:sz w:val="22"/>
        </w:rPr>
        <w:t>If applicable, describe risks to others who are not Participants.</w:t>
      </w:r>
    </w:p>
    <w:p w14:paraId="62071222" w14:textId="01A20D0B" w:rsidR="00030FDE" w:rsidRPr="00547A98" w:rsidRDefault="00000000" w:rsidP="0024323E">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sdt>
        <w:sdtPr>
          <w:rPr>
            <w:rFonts w:ascii="Segoe UI Symbol" w:hAnsi="Segoe UI Symbol" w:cs="Segoe UI Symbol"/>
            <w:color w:val="auto"/>
            <w:sz w:val="22"/>
          </w:rPr>
          <w:id w:val="677230521"/>
          <w14:checkbox>
            <w14:checked w14:val="1"/>
            <w14:checkedState w14:val="2612" w14:font="MS Gothic"/>
            <w14:uncheckedState w14:val="2610" w14:font="MS Gothic"/>
          </w14:checkbox>
        </w:sdtPr>
        <w:sdtContent>
          <w:r>
            <w:rPr>
              <w:rFonts w:ascii="MS Gothic" w:eastAsia="MS Gothic" w:hAnsi="MS Gothic" w:cs="Segoe UI Symbol" w:hint="eastAsia"/>
              <w:color w:val="auto"/>
              <w:sz w:val="22"/>
            </w:rPr>
            <w:t>☒</w:t>
          </w:r>
        </w:sdtContent>
      </w:sdt>
      <w:r>
        <w:rPr>
          <w:rFonts w:ascii="Arial" w:hAnsi="Arial" w:cs="Arial"/>
          <w:color w:val="auto"/>
          <w:sz w:val="22"/>
        </w:rPr>
        <w:t xml:space="preserve"> Select if section 16.4 is not applicable to your research project</w:t>
      </w:r>
    </w:p>
    <w:sdt>
      <w:sdtPr>
        <w:rPr>
          <w:rFonts w:ascii="Arial" w:hAnsi="Arial" w:cs="Arial"/>
          <w:color w:val="auto"/>
          <w:sz w:val="22"/>
        </w:rPr>
        <w:id w:val="-1896119888"/>
        <w:placeholder>
          <w:docPart w:val="DefaultPlaceholder_-1854013440"/>
        </w:placeholder>
        <w:showingPlcHdr/>
      </w:sdtPr>
      <w:sdtContent>
        <w:p w14:paraId="027F1F53" w14:textId="4E3DC8C4" w:rsidR="00030FDE" w:rsidRPr="00547A98" w:rsidRDefault="00030FDE" w:rsidP="001E2302">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Pr>
              <w:rStyle w:val="PlaceholderText"/>
              <w:rFonts w:ascii="Arial" w:hAnsi="Arial" w:cs="Arial"/>
              <w:i w:val="0"/>
              <w:iCs w:val="0"/>
              <w:color w:val="000000" w:themeColor="text1"/>
              <w:bdr w:val="single" w:sz="4" w:space="0" w:color="auto"/>
            </w:rPr>
            <w:t>Click or tap here to enter text.</w:t>
          </w:r>
        </w:p>
      </w:sdtContent>
    </w:sdt>
    <w:p w14:paraId="2797A7F8" w14:textId="4F6D1F5B" w:rsidR="00FA4112" w:rsidRDefault="00FA4112"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Pr>
          <w:rFonts w:ascii="Arial" w:hAnsi="Arial" w:cs="Arial"/>
          <w:color w:val="auto"/>
          <w:sz w:val="22"/>
        </w:rPr>
        <w:t>If applicable, describe Procedures performed to lessen the probability or magnitude of risks.</w:t>
      </w:r>
    </w:p>
    <w:p w14:paraId="5C70B783" w14:textId="40DB02D0" w:rsidR="00D008F3" w:rsidRDefault="00000000" w:rsidP="00D008F3">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sdt>
        <w:sdtPr>
          <w:rPr>
            <w:rFonts w:ascii="Segoe UI Symbol" w:hAnsi="Segoe UI Symbol" w:cs="Segoe UI Symbol"/>
            <w:color w:val="auto"/>
            <w:sz w:val="22"/>
          </w:rPr>
          <w:id w:val="-1518070262"/>
          <w14:checkbox>
            <w14:checked w14:val="1"/>
            <w14:checkedState w14:val="2612" w14:font="MS Gothic"/>
            <w14:uncheckedState w14:val="2610" w14:font="MS Gothic"/>
          </w14:checkbox>
        </w:sdtPr>
        <w:sdtContent>
          <w:r>
            <w:rPr>
              <w:rFonts w:ascii="MS Gothic" w:eastAsia="MS Gothic" w:hAnsi="MS Gothic" w:cs="Segoe UI Symbol" w:hint="eastAsia"/>
              <w:color w:val="auto"/>
              <w:sz w:val="22"/>
            </w:rPr>
            <w:t>☒</w:t>
          </w:r>
        </w:sdtContent>
      </w:sdt>
      <w:r>
        <w:rPr>
          <w:rFonts w:ascii="Arial" w:hAnsi="Arial" w:cs="Arial"/>
          <w:color w:val="auto"/>
          <w:sz w:val="22"/>
        </w:rPr>
        <w:t xml:space="preserve"> Select if section 16.5 is not applicable to your research project</w:t>
      </w:r>
    </w:p>
    <w:sdt>
      <w:sdtPr>
        <w:rPr>
          <w:rFonts w:ascii="Arial" w:hAnsi="Arial" w:cs="Arial"/>
          <w:color w:val="auto"/>
          <w:sz w:val="22"/>
        </w:rPr>
        <w:id w:val="-2025548976"/>
        <w:placeholder>
          <w:docPart w:val="DefaultPlaceholder_-1854013440"/>
        </w:placeholder>
        <w:showingPlcHdr/>
      </w:sdtPr>
      <w:sdtContent>
        <w:p w14:paraId="13DBA6F3" w14:textId="67018714" w:rsidR="00D008F3" w:rsidRDefault="00D008F3" w:rsidP="00D008F3">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Pr>
              <w:rStyle w:val="PlaceholderText"/>
              <w:rFonts w:ascii="Arial" w:hAnsi="Arial" w:cs="Arial"/>
              <w:i w:val="0"/>
              <w:iCs w:val="0"/>
              <w:color w:val="000000" w:themeColor="text1"/>
              <w:bdr w:val="single" w:sz="4" w:space="0" w:color="auto"/>
            </w:rPr>
            <w:t>Click or tap here to enter text.</w:t>
          </w:r>
        </w:p>
      </w:sdtContent>
    </w:sdt>
    <w:p w14:paraId="58031758" w14:textId="1CE5AFD5" w:rsidR="00D008F3" w:rsidRPr="00CD2DF6" w:rsidRDefault="00D008F3" w:rsidP="00CD2DF6">
      <w:pPr>
        <w:pStyle w:val="ListParagraph"/>
        <w:numPr>
          <w:ilvl w:val="1"/>
          <w:numId w:val="2"/>
        </w:numPr>
        <w:spacing w:before="120" w:after="120"/>
        <w:ind w:left="1267" w:right="720" w:hanging="547"/>
        <w:rPr>
          <w:rFonts w:cs="Arial"/>
          <w:sz w:val="22"/>
        </w:rPr>
      </w:pPr>
      <w:r>
        <w:rPr>
          <w:rFonts w:eastAsiaTheme="minorEastAsia" w:cs="Arial"/>
          <w:i/>
          <w:iCs/>
          <w:sz w:val="22"/>
        </w:rPr>
        <w:t>Provisions to Monitor the Data to Ensure the Safety of Participants</w:t>
      </w:r>
    </w:p>
    <w:p w14:paraId="7D418ABC" w14:textId="2D07B8A9" w:rsidR="0022406F" w:rsidRPr="00CD2DF6" w:rsidRDefault="00000000" w:rsidP="00455A8A">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sdt>
        <w:sdtPr>
          <w:rPr>
            <w:rFonts w:ascii="Segoe UI Symbol" w:hAnsi="Segoe UI Symbol" w:cs="Segoe UI Symbol"/>
            <w:color w:val="auto"/>
            <w:sz w:val="22"/>
          </w:rPr>
          <w:id w:val="315228154"/>
          <w14:checkbox>
            <w14:checked w14:val="1"/>
            <w14:checkedState w14:val="2612" w14:font="MS Gothic"/>
            <w14:uncheckedState w14:val="2610" w14:font="MS Gothic"/>
          </w14:checkbox>
        </w:sdtPr>
        <w:sdtContent>
          <w:r>
            <w:rPr>
              <w:rFonts w:ascii="MS Gothic" w:eastAsia="MS Gothic" w:hAnsi="MS Gothic" w:cs="Segoe UI Symbol" w:hint="eastAsia"/>
              <w:color w:val="auto"/>
              <w:sz w:val="22"/>
            </w:rPr>
            <w:t>☒</w:t>
          </w:r>
        </w:sdtContent>
      </w:sdt>
      <w:r>
        <w:rPr>
          <w:rFonts w:ascii="Arial" w:hAnsi="Arial" w:cs="Arial"/>
          <w:color w:val="auto"/>
          <w:sz w:val="22"/>
        </w:rPr>
        <w:t xml:space="preserve"> Select if section 16.6 is not applicable to your research project.  This section is required when research involves more than </w:t>
      </w:r>
      <w:r>
        <w:rPr>
          <w:rFonts w:ascii="Arial" w:hAnsi="Arial" w:cs="Arial"/>
          <w:color w:val="auto"/>
          <w:sz w:val="22"/>
          <w:u w:val="double"/>
        </w:rPr>
        <w:t>Minimal Risk</w:t>
      </w:r>
      <w:r>
        <w:rPr>
          <w:rFonts w:ascii="Arial" w:hAnsi="Arial" w:cs="Arial"/>
          <w:color w:val="auto"/>
          <w:sz w:val="22"/>
        </w:rPr>
        <w:t xml:space="preserve"> to Participants.</w:t>
      </w:r>
    </w:p>
    <w:p w14:paraId="48B1E247" w14:textId="77777777" w:rsidR="0022406F" w:rsidRPr="00547A98" w:rsidRDefault="0022406F" w:rsidP="00CD2DF6">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1260" w:right="720"/>
        <w:rPr>
          <w:rFonts w:ascii="Arial" w:hAnsi="Arial" w:cs="Arial"/>
          <w:color w:val="auto"/>
          <w:sz w:val="22"/>
        </w:rPr>
      </w:pPr>
      <w:r>
        <w:rPr>
          <w:rFonts w:ascii="Arial" w:hAnsi="Arial" w:cs="Arial"/>
          <w:color w:val="auto"/>
          <w:sz w:val="22"/>
        </w:rPr>
        <w:t>Describe:</w:t>
      </w:r>
    </w:p>
    <w:p w14:paraId="6B428C2A" w14:textId="77777777" w:rsidR="0022406F" w:rsidRPr="00547A98" w:rsidRDefault="0022406F" w:rsidP="0022406F">
      <w:pPr>
        <w:pStyle w:val="List"/>
        <w:numPr>
          <w:ilvl w:val="2"/>
          <w:numId w:val="2"/>
        </w:numPr>
        <w:tabs>
          <w:tab w:val="left" w:pos="1800"/>
        </w:tabs>
        <w:ind w:left="1800" w:hanging="540"/>
        <w:rPr>
          <w:rFonts w:ascii="Arial" w:hAnsi="Arial" w:cs="Arial"/>
          <w:sz w:val="22"/>
        </w:rPr>
      </w:pPr>
      <w:r>
        <w:rPr>
          <w:rFonts w:ascii="Arial" w:hAnsi="Arial" w:cs="Arial"/>
          <w:sz w:val="22"/>
        </w:rPr>
        <w:t xml:space="preserve">The plan to periodically evaluate the data collected regarding both harms and benefits to determine whether Participants remain safe.  The plan might include establishing a data monitoring committee and </w:t>
      </w:r>
      <w:r>
        <w:rPr>
          <w:rFonts w:ascii="Arial" w:hAnsi="Arial" w:cs="Arial"/>
          <w:sz w:val="22"/>
        </w:rPr>
        <w:lastRenderedPageBreak/>
        <w:t>a plan for reporting data monitoring committee findings to the IRB and the sponsor.</w:t>
      </w:r>
    </w:p>
    <w:p w14:paraId="7308274F" w14:textId="77777777" w:rsidR="0022406F" w:rsidRPr="00547A98" w:rsidRDefault="0022406F" w:rsidP="0022406F">
      <w:pPr>
        <w:pStyle w:val="List"/>
        <w:numPr>
          <w:ilvl w:val="2"/>
          <w:numId w:val="2"/>
        </w:numPr>
        <w:tabs>
          <w:tab w:val="left" w:pos="1800"/>
        </w:tabs>
        <w:ind w:left="1800" w:hanging="540"/>
        <w:rPr>
          <w:rFonts w:ascii="Arial" w:hAnsi="Arial" w:cs="Arial"/>
          <w:sz w:val="22"/>
        </w:rPr>
      </w:pPr>
      <w:r>
        <w:rPr>
          <w:rFonts w:ascii="Arial" w:hAnsi="Arial" w:cs="Arial"/>
          <w:sz w:val="22"/>
        </w:rPr>
        <w:t>What data are reviewed, including safety data, untoward events, and efficacy data.</w:t>
      </w:r>
    </w:p>
    <w:p w14:paraId="1AD8EBE0" w14:textId="77777777" w:rsidR="0022406F" w:rsidRPr="00547A98" w:rsidRDefault="0022406F" w:rsidP="0022406F">
      <w:pPr>
        <w:pStyle w:val="List"/>
        <w:numPr>
          <w:ilvl w:val="2"/>
          <w:numId w:val="2"/>
        </w:numPr>
        <w:tabs>
          <w:tab w:val="left" w:pos="1800"/>
        </w:tabs>
        <w:ind w:left="1800" w:hanging="540"/>
        <w:rPr>
          <w:rFonts w:ascii="Arial" w:hAnsi="Arial" w:cs="Arial"/>
          <w:sz w:val="22"/>
        </w:rPr>
      </w:pPr>
      <w:r>
        <w:rPr>
          <w:rFonts w:ascii="Arial" w:hAnsi="Arial" w:cs="Arial"/>
          <w:sz w:val="22"/>
        </w:rPr>
        <w:t>How the safety information will be collected (e.g., with case report forms, at study visits, by telephone calls with participants).</w:t>
      </w:r>
    </w:p>
    <w:p w14:paraId="0EDDB2B1" w14:textId="77777777" w:rsidR="0022406F" w:rsidRPr="00547A98" w:rsidRDefault="0022406F" w:rsidP="0022406F">
      <w:pPr>
        <w:pStyle w:val="List"/>
        <w:numPr>
          <w:ilvl w:val="2"/>
          <w:numId w:val="2"/>
        </w:numPr>
        <w:tabs>
          <w:tab w:val="left" w:pos="1800"/>
        </w:tabs>
        <w:ind w:left="1800" w:hanging="540"/>
        <w:rPr>
          <w:rFonts w:ascii="Arial" w:hAnsi="Arial" w:cs="Arial"/>
          <w:sz w:val="22"/>
        </w:rPr>
      </w:pPr>
      <w:r>
        <w:rPr>
          <w:rFonts w:ascii="Arial" w:hAnsi="Arial" w:cs="Arial"/>
          <w:sz w:val="22"/>
        </w:rPr>
        <w:t>The frequency of data collection, including when safety data collection starts.</w:t>
      </w:r>
    </w:p>
    <w:p w14:paraId="6A1CDA42" w14:textId="77777777" w:rsidR="0022406F" w:rsidRPr="00547A98" w:rsidRDefault="0022406F" w:rsidP="0022406F">
      <w:pPr>
        <w:pStyle w:val="List"/>
        <w:numPr>
          <w:ilvl w:val="2"/>
          <w:numId w:val="2"/>
        </w:numPr>
        <w:tabs>
          <w:tab w:val="left" w:pos="1800"/>
        </w:tabs>
        <w:ind w:left="1800" w:hanging="540"/>
        <w:rPr>
          <w:rFonts w:ascii="Arial" w:hAnsi="Arial" w:cs="Arial"/>
          <w:sz w:val="22"/>
        </w:rPr>
      </w:pPr>
      <w:r>
        <w:rPr>
          <w:rFonts w:ascii="Arial" w:hAnsi="Arial" w:cs="Arial"/>
          <w:sz w:val="22"/>
        </w:rPr>
        <w:t>Who will review the data.</w:t>
      </w:r>
    </w:p>
    <w:p w14:paraId="6FEE0B63" w14:textId="77777777" w:rsidR="0022406F" w:rsidRPr="00547A98" w:rsidRDefault="0022406F" w:rsidP="0022406F">
      <w:pPr>
        <w:pStyle w:val="List"/>
        <w:numPr>
          <w:ilvl w:val="2"/>
          <w:numId w:val="2"/>
        </w:numPr>
        <w:tabs>
          <w:tab w:val="left" w:pos="1800"/>
        </w:tabs>
        <w:ind w:left="1800" w:hanging="540"/>
        <w:rPr>
          <w:rFonts w:ascii="Arial" w:hAnsi="Arial" w:cs="Arial"/>
          <w:sz w:val="22"/>
        </w:rPr>
      </w:pPr>
      <w:r>
        <w:rPr>
          <w:rFonts w:ascii="Arial" w:hAnsi="Arial" w:cs="Arial"/>
          <w:sz w:val="22"/>
        </w:rPr>
        <w:t>The frequency or periodicity of review of cumulative data.</w:t>
      </w:r>
    </w:p>
    <w:p w14:paraId="1A37C702" w14:textId="77777777" w:rsidR="0022406F" w:rsidRPr="00547A98" w:rsidRDefault="0022406F" w:rsidP="0022406F">
      <w:pPr>
        <w:pStyle w:val="List"/>
        <w:numPr>
          <w:ilvl w:val="2"/>
          <w:numId w:val="2"/>
        </w:numPr>
        <w:tabs>
          <w:tab w:val="left" w:pos="1800"/>
        </w:tabs>
        <w:ind w:left="1800" w:hanging="540"/>
        <w:rPr>
          <w:rFonts w:ascii="Arial" w:hAnsi="Arial" w:cs="Arial"/>
          <w:sz w:val="22"/>
        </w:rPr>
      </w:pPr>
      <w:r>
        <w:rPr>
          <w:rFonts w:ascii="Arial" w:hAnsi="Arial" w:cs="Arial"/>
          <w:sz w:val="22"/>
        </w:rPr>
        <w:t>The statistical tests for analyzing the safety data to determine whether harm is occurring.</w:t>
      </w:r>
    </w:p>
    <w:p w14:paraId="68DA5CE2" w14:textId="77777777" w:rsidR="0022406F" w:rsidRPr="00547A98" w:rsidRDefault="0022406F" w:rsidP="0022406F">
      <w:pPr>
        <w:pStyle w:val="List"/>
        <w:numPr>
          <w:ilvl w:val="2"/>
          <w:numId w:val="2"/>
        </w:numPr>
        <w:tabs>
          <w:tab w:val="left" w:pos="1800"/>
        </w:tabs>
        <w:spacing w:after="120" w:afterAutospacing="0"/>
        <w:ind w:left="1814" w:hanging="547"/>
        <w:rPr>
          <w:rFonts w:ascii="Arial" w:hAnsi="Arial" w:cs="Arial"/>
          <w:sz w:val="22"/>
        </w:rPr>
      </w:pPr>
      <w:r>
        <w:rPr>
          <w:rFonts w:ascii="Arial" w:hAnsi="Arial" w:cs="Arial"/>
          <w:sz w:val="22"/>
        </w:rPr>
        <w:t>Any conditions that trigger an immediate suspension of the research.</w:t>
      </w:r>
    </w:p>
    <w:sdt>
      <w:sdtPr>
        <w:rPr>
          <w:rFonts w:ascii="Arial" w:hAnsi="Arial" w:cs="Arial"/>
          <w:sz w:val="22"/>
        </w:rPr>
        <w:id w:val="436790381"/>
        <w:placeholder>
          <w:docPart w:val="B3E02215E8A3470C818530A0FD7B4CF9"/>
        </w:placeholder>
        <w:showingPlcHdr/>
      </w:sdtPr>
      <w:sdtContent>
        <w:p w14:paraId="1C2A3D0B" w14:textId="77777777" w:rsidR="0022406F" w:rsidRPr="00547A98" w:rsidRDefault="0022406F" w:rsidP="0022406F">
          <w:pPr>
            <w:pStyle w:val="List"/>
            <w:numPr>
              <w:ilvl w:val="0"/>
              <w:numId w:val="0"/>
            </w:numPr>
            <w:tabs>
              <w:tab w:val="left" w:pos="1800"/>
            </w:tabs>
            <w:spacing w:after="120" w:afterAutospacing="0"/>
            <w:ind w:left="1267"/>
            <w:rPr>
              <w:rFonts w:ascii="Arial" w:hAnsi="Arial" w:cs="Arial"/>
              <w:sz w:val="22"/>
            </w:rPr>
          </w:pPr>
          <w:r>
            <w:rPr>
              <w:rStyle w:val="PlaceholderText"/>
              <w:rFonts w:ascii="Arial" w:hAnsi="Arial" w:cs="Arial"/>
              <w:i w:val="0"/>
              <w:iCs/>
              <w:color w:val="000000" w:themeColor="text1"/>
              <w:bdr w:val="single" w:sz="4" w:space="0" w:color="auto"/>
            </w:rPr>
            <w:t>Click or tap here to enter text.</w:t>
          </w:r>
        </w:p>
      </w:sdtContent>
    </w:sdt>
    <w:p w14:paraId="41D4C4AB" w14:textId="77777777" w:rsidR="0022406F" w:rsidRDefault="0022406F" w:rsidP="00CD2DF6">
      <w:pPr>
        <w:pStyle w:val="Heading1"/>
        <w:numPr>
          <w:ilvl w:val="0"/>
          <w:numId w:val="0"/>
        </w:numPr>
        <w:ind w:left="720" w:hanging="720"/>
        <w:rPr>
          <w:rFonts w:ascii="Arial" w:hAnsi="Arial" w:cs="Arial"/>
        </w:rPr>
      </w:pPr>
    </w:p>
    <w:p w14:paraId="791F5DD1" w14:textId="77777777" w:rsidR="008676E6" w:rsidRPr="00547A98" w:rsidRDefault="008676E6" w:rsidP="008676E6">
      <w:pPr>
        <w:pStyle w:val="Heading1"/>
        <w:rPr>
          <w:rFonts w:ascii="Arial" w:hAnsi="Arial" w:cs="Arial"/>
        </w:rPr>
      </w:pPr>
      <w:bookmarkStart w:id="40" w:name="_Toc226630104"/>
      <w:r>
        <w:rPr>
          <w:rFonts w:ascii="Arial" w:hAnsi="Arial" w:cs="Arial"/>
        </w:rPr>
        <w:t>Provisions to Protect the Privacy Interests of Participants</w:t>
      </w:r>
      <w:bookmarkEnd w:id="40"/>
    </w:p>
    <w:p w14:paraId="435F23D2" w14:textId="77777777" w:rsidR="008676E6" w:rsidRPr="00547A98" w:rsidRDefault="008676E6" w:rsidP="008676E6">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Pr>
          <w:rFonts w:ascii="Arial" w:hAnsi="Arial" w:cs="Arial"/>
          <w:color w:val="auto"/>
          <w:sz w:val="22"/>
        </w:rPr>
        <w:t>Describe the steps that will be taken to protect Participants’ privacy interests. “Privacy interest” refers to a person’s desire to place limits on whom they interact or whom they provide personal information.</w:t>
      </w:r>
    </w:p>
    <w:sdt>
      <w:sdtPr>
        <w:rPr>
          <w:rFonts w:ascii="Arial" w:hAnsi="Arial" w:cs="Arial"/>
          <w:color w:val="auto"/>
          <w:sz w:val="22"/>
        </w:rPr>
        <w:id w:val="1762797090"/>
        <w:placeholder>
          <w:docPart w:val="07EE56D7E11B41B7A7807897ABC20F6B"/>
        </w:placeholder>
      </w:sdtPr>
      <w:sdtContent>
        <w:p w14:paraId="33EE03BC" w14:textId="11337CF3" w:rsidR="008676E6" w:rsidRPr="00547A98" w:rsidRDefault="00737730" w:rsidP="008676E6">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Pr>
              <w:rFonts w:ascii="Arial" w:hAnsi="Arial" w:cs="Arial"/>
              <w:color w:val="auto"/>
              <w:sz w:val="22"/>
            </w:rPr>
            <w:t xml:space="preserve">Steps will be taken to protect participants' privacy interests throughout the study. Participation is voluntary, and participants may skip any question they prefer not to answer or discontinue at any time. The survey collects no directly identifying information such as name, email address, or precise location; </w:t>
          </w:r>
          <w:r w:rsidR="00943B71">
            <w:rPr>
              <w:rFonts w:ascii="Arial" w:hAnsi="Arial" w:cs="Arial"/>
              <w:color w:val="auto"/>
              <w:sz w:val="22"/>
            </w:rPr>
            <w:t xml:space="preserve">field-study participant </w:t>
          </w:r>
          <w:r>
            <w:rPr>
              <w:rFonts w:ascii="Arial" w:hAnsi="Arial" w:cs="Arial"/>
              <w:color w:val="auto"/>
              <w:sz w:val="22"/>
            </w:rPr>
            <w:t>responses are labeled only with a site code, and the list linking codes to households is stored separately and securely (see Section 19.0)</w:t>
          </w:r>
          <w:r w:rsidR="00943B71">
            <w:rPr>
              <w:rFonts w:ascii="Arial" w:hAnsi="Arial" w:cs="Arial"/>
              <w:color w:val="auto"/>
              <w:sz w:val="22"/>
            </w:rPr>
            <w:t>, while general-audience participant responses carry no site linkage and are anonymous</w:t>
          </w:r>
          <w:r>
            <w:rPr>
              <w:rFonts w:ascii="Arial" w:hAnsi="Arial" w:cs="Arial"/>
              <w:color w:val="auto"/>
              <w:sz w:val="22"/>
            </w:rPr>
            <w:t>. Because the survey is self-administered at a time and location of the participant's own choosing, participants may complete it privately and are not observed by the research team. All findings will be reported in aggregate.</w:t>
          </w:r>
        </w:p>
      </w:sdtContent>
    </w:sdt>
    <w:p w14:paraId="4D1211F9" w14:textId="77777777" w:rsidR="008676E6" w:rsidRPr="00547A98" w:rsidRDefault="008676E6" w:rsidP="008676E6">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Pr>
          <w:rFonts w:ascii="Arial" w:hAnsi="Arial" w:cs="Arial"/>
          <w:color w:val="auto"/>
          <w:sz w:val="22"/>
        </w:rPr>
        <w:t>Describe what steps you will take to make the Participants feel at ease with the research situation in terms of the questions being asked and the procedures being performed. “At ease” does not refer to physical discomfort, but the sense of intrusiveness a Participant might experience in response to questions, examinations, and procedures.</w:t>
      </w:r>
    </w:p>
    <w:p w14:paraId="49484CA8" w14:textId="1C43FB32" w:rsidR="008676E6" w:rsidRPr="00547A98" w:rsidRDefault="00000000" w:rsidP="008676E6">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sdt>
        <w:sdtPr>
          <w:rPr>
            <w:rFonts w:ascii="Segoe UI Symbol" w:hAnsi="Segoe UI Symbol" w:cs="Segoe UI Symbol"/>
            <w:color w:val="auto"/>
            <w:sz w:val="22"/>
          </w:rPr>
          <w:id w:val="-592783576"/>
          <w14:checkbox>
            <w14:checked w14:val="1"/>
            <w14:checkedState w14:val="2612" w14:font="MS Gothic"/>
            <w14:uncheckedState w14:val="2610" w14:font="MS Gothic"/>
          </w14:checkbox>
        </w:sdtPr>
        <w:sdtContent>
          <w:r>
            <w:rPr>
              <w:rFonts w:ascii="MS Gothic" w:eastAsia="MS Gothic" w:hAnsi="MS Gothic" w:cs="Segoe UI Symbol" w:hint="eastAsia"/>
              <w:color w:val="auto"/>
              <w:sz w:val="22"/>
            </w:rPr>
            <w:t>☒</w:t>
          </w:r>
        </w:sdtContent>
      </w:sdt>
      <w:r>
        <w:rPr>
          <w:rFonts w:ascii="Arial" w:hAnsi="Arial" w:cs="Arial"/>
          <w:color w:val="auto"/>
          <w:sz w:val="22"/>
        </w:rPr>
        <w:t xml:space="preserve"> Select if section 17.2 is not applicable to your research project because the study does not involve collection of sensitive information or data are collected online or data are collected in a private setting. </w:t>
      </w:r>
    </w:p>
    <w:sdt>
      <w:sdtPr>
        <w:rPr>
          <w:rFonts w:ascii="Arial" w:hAnsi="Arial" w:cs="Arial"/>
          <w:color w:val="auto"/>
          <w:sz w:val="22"/>
        </w:rPr>
        <w:id w:val="1010332206"/>
        <w:placeholder>
          <w:docPart w:val="07EE56D7E11B41B7A7807897ABC20F6B"/>
        </w:placeholder>
        <w:showingPlcHdr/>
      </w:sdtPr>
      <w:sdtContent>
        <w:p w14:paraId="75B1A2A4" w14:textId="77777777" w:rsidR="008676E6" w:rsidRPr="00547A98" w:rsidRDefault="008676E6" w:rsidP="008676E6">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Pr>
              <w:rStyle w:val="PlaceholderText"/>
              <w:rFonts w:ascii="Arial" w:hAnsi="Arial" w:cs="Arial"/>
              <w:i w:val="0"/>
              <w:iCs w:val="0"/>
              <w:color w:val="000000" w:themeColor="text1"/>
              <w:bdr w:val="single" w:sz="4" w:space="0" w:color="auto"/>
            </w:rPr>
            <w:t>Click or tap here to enter text.</w:t>
          </w:r>
        </w:p>
      </w:sdtContent>
    </w:sdt>
    <w:p w14:paraId="3AB97712" w14:textId="2458913E" w:rsidR="008676E6" w:rsidRPr="00547A98" w:rsidRDefault="008676E6" w:rsidP="008676E6">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Pr>
          <w:rFonts w:ascii="Arial" w:hAnsi="Arial" w:cs="Arial"/>
          <w:color w:val="auto"/>
          <w:sz w:val="22"/>
        </w:rPr>
        <w:t>Indicate how key personnel are permitted to access information about the Participants.</w:t>
      </w:r>
    </w:p>
    <w:p w14:paraId="7819D35D" w14:textId="751E5BBE" w:rsidR="008676E6" w:rsidRPr="00547A98" w:rsidRDefault="00000000" w:rsidP="008676E6">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sdt>
        <w:sdtPr>
          <w:rPr>
            <w:rFonts w:ascii="Segoe UI Symbol" w:hAnsi="Segoe UI Symbol" w:cs="Segoe UI Symbol"/>
            <w:color w:val="auto"/>
            <w:sz w:val="22"/>
          </w:rPr>
          <w:id w:val="-816174488"/>
          <w14:checkbox>
            <w14:checked w14:val="0"/>
            <w14:checkedState w14:val="2612" w14:font="MS Gothic"/>
            <w14:uncheckedState w14:val="2610" w14:font="MS Gothic"/>
          </w14:checkbox>
        </w:sdtPr>
        <w:sdtContent>
          <w:r>
            <w:rPr>
              <w:rFonts w:ascii="MS Gothic" w:eastAsia="MS Gothic" w:hAnsi="MS Gothic" w:cs="Segoe UI Symbol" w:hint="eastAsia"/>
              <w:color w:val="auto"/>
              <w:sz w:val="22"/>
            </w:rPr>
            <w:t>☐</w:t>
          </w:r>
        </w:sdtContent>
      </w:sdt>
      <w:r>
        <w:rPr>
          <w:rFonts w:ascii="Arial" w:hAnsi="Arial" w:cs="Arial"/>
          <w:color w:val="auto"/>
          <w:sz w:val="22"/>
        </w:rPr>
        <w:t xml:space="preserve"> Select if section 17.3 is not applicable to your research project.  This section may not be applicable if the only individual participating in data analysis is the Principal Investigator, </w:t>
      </w:r>
    </w:p>
    <w:sdt>
      <w:sdtPr>
        <w:rPr>
          <w:rFonts w:ascii="Arial" w:hAnsi="Arial" w:cs="Arial"/>
          <w:color w:val="auto"/>
          <w:sz w:val="22"/>
        </w:rPr>
        <w:id w:val="-1645963202"/>
        <w:placeholder>
          <w:docPart w:val="07EE56D7E11B41B7A7807897ABC20F6B"/>
        </w:placeholder>
      </w:sdtPr>
      <w:sdtContent>
        <w:p w14:paraId="11CE9139" w14:textId="23699438" w:rsidR="008676E6" w:rsidRPr="00547A98" w:rsidRDefault="00737730" w:rsidP="008676E6">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Pr>
              <w:rFonts w:ascii="Arial" w:hAnsi="Arial" w:cs="Arial"/>
              <w:color w:val="auto"/>
              <w:sz w:val="22"/>
            </w:rPr>
            <w:t>Access to raw survey data is limited to the Principal Investigator and the graduate student researcher. All data are stored on password-protected resources, including a password-protected computer located in a locked office at the College of Forestry, Wildlife and Environment, and on Auburn University's password-protected Box storage. No other individuals have access to the raw survey responses.</w:t>
          </w:r>
        </w:p>
      </w:sdtContent>
    </w:sdt>
    <w:p w14:paraId="76A995E2" w14:textId="77777777" w:rsidR="008676E6" w:rsidRDefault="008676E6" w:rsidP="00CD2DF6">
      <w:pPr>
        <w:pStyle w:val="Heading1"/>
        <w:numPr>
          <w:ilvl w:val="0"/>
          <w:numId w:val="0"/>
        </w:numPr>
        <w:ind w:left="720"/>
        <w:rPr>
          <w:rFonts w:ascii="Arial" w:hAnsi="Arial" w:cs="Arial"/>
        </w:rPr>
      </w:pPr>
    </w:p>
    <w:p w14:paraId="1873B7BA" w14:textId="3E059172" w:rsidR="007C4665" w:rsidRPr="00547A98" w:rsidRDefault="007C4665" w:rsidP="007C4665">
      <w:pPr>
        <w:pStyle w:val="Heading1"/>
        <w:rPr>
          <w:rFonts w:ascii="Arial" w:hAnsi="Arial" w:cs="Arial"/>
        </w:rPr>
      </w:pPr>
      <w:bookmarkStart w:id="41" w:name="_Toc226630105"/>
      <w:r>
        <w:rPr>
          <w:rFonts w:ascii="Arial" w:hAnsi="Arial" w:cs="Arial"/>
        </w:rPr>
        <w:t>Potential Benefits to Participants</w:t>
      </w:r>
      <w:bookmarkEnd w:id="41"/>
    </w:p>
    <w:p w14:paraId="218507B7" w14:textId="770871CC" w:rsidR="00C22129" w:rsidRPr="00547A98" w:rsidRDefault="00000000" w:rsidP="00C22129">
      <w:pPr>
        <w:pStyle w:val="List"/>
        <w:numPr>
          <w:ilvl w:val="0"/>
          <w:numId w:val="0"/>
        </w:numPr>
        <w:spacing w:before="120" w:beforeAutospacing="0" w:after="120" w:afterAutospacing="0"/>
        <w:jc w:val="center"/>
        <w:rPr>
          <w:rFonts w:ascii="Arial" w:hAnsi="Arial" w:cs="Arial"/>
          <w:i w:val="0"/>
          <w:iCs/>
          <w:sz w:val="22"/>
        </w:rPr>
      </w:pPr>
      <w:sdt>
        <w:sdtPr>
          <w:rPr>
            <w:rFonts w:ascii="Segoe UI Symbol" w:hAnsi="Segoe UI Symbol" w:cs="Segoe UI Symbol"/>
            <w:i w:val="0"/>
            <w:iCs/>
            <w:sz w:val="22"/>
          </w:rPr>
          <w:id w:val="1022521956"/>
          <w14:checkbox>
            <w14:checked w14:val="1"/>
            <w14:checkedState w14:val="2612" w14:font="MS Gothic"/>
            <w14:uncheckedState w14:val="2610" w14:font="MS Gothic"/>
          </w14:checkbox>
        </w:sdtPr>
        <w:sdtContent>
          <w:r>
            <w:rPr>
              <w:rFonts w:ascii="MS Gothic" w:eastAsia="MS Gothic" w:hAnsi="MS Gothic" w:cs="Segoe UI Symbol" w:hint="eastAsia"/>
              <w:i w:val="0"/>
              <w:iCs/>
              <w:sz w:val="22"/>
            </w:rPr>
            <w:t>☒</w:t>
          </w:r>
        </w:sdtContent>
      </w:sdt>
      <w:r>
        <w:rPr>
          <w:rFonts w:ascii="Arial" w:hAnsi="Arial" w:cs="Arial"/>
          <w:i w:val="0"/>
          <w:iCs/>
          <w:sz w:val="22"/>
        </w:rPr>
        <w:t xml:space="preserve"> Select if there is no direct benefit. Do not include benefits to society or others.</w:t>
      </w:r>
    </w:p>
    <w:p w14:paraId="2A5C152A" w14:textId="5A2731FC" w:rsidR="007C4665" w:rsidRPr="00547A98" w:rsidRDefault="007C4665"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Pr>
          <w:rFonts w:ascii="Arial" w:hAnsi="Arial" w:cs="Arial"/>
          <w:color w:val="auto"/>
          <w:sz w:val="22"/>
        </w:rPr>
        <w:t>Describe the potential benefits that individual Participants may experience from taking part in the research. Include as may be useful for the IRB’s consideration, the probability, magnitude, and duration of the potential benefits. This does not include monetary compensation for participation in the study.</w:t>
      </w:r>
    </w:p>
    <w:sdt>
      <w:sdtPr>
        <w:rPr>
          <w:rFonts w:ascii="Arial" w:hAnsi="Arial" w:cs="Arial"/>
          <w:color w:val="auto"/>
          <w:sz w:val="22"/>
        </w:rPr>
        <w:id w:val="1702055229"/>
        <w:placeholder>
          <w:docPart w:val="DefaultPlaceholder_-1854013440"/>
        </w:placeholder>
        <w:showingPlcHdr/>
      </w:sdtPr>
      <w:sdtContent>
        <w:p w14:paraId="35D6FA31" w14:textId="3897F7D7" w:rsidR="00C22129" w:rsidRPr="00547A98" w:rsidRDefault="00C22129" w:rsidP="001E2302">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Pr>
              <w:rStyle w:val="PlaceholderText"/>
              <w:rFonts w:ascii="Arial" w:hAnsi="Arial" w:cs="Arial"/>
              <w:i w:val="0"/>
              <w:iCs w:val="0"/>
              <w:color w:val="000000" w:themeColor="text1"/>
              <w:bdr w:val="single" w:sz="4" w:space="0" w:color="auto"/>
            </w:rPr>
            <w:t>Click or tap here to enter text.</w:t>
          </w:r>
        </w:p>
      </w:sdtContent>
    </w:sdt>
    <w:p w14:paraId="318FBBE9" w14:textId="4C4DFD1B" w:rsidR="007C4665" w:rsidRPr="00547A98" w:rsidRDefault="007C4665" w:rsidP="007C4665">
      <w:pPr>
        <w:pStyle w:val="Heading1"/>
        <w:rPr>
          <w:rFonts w:ascii="Arial" w:hAnsi="Arial" w:cs="Arial"/>
        </w:rPr>
      </w:pPr>
      <w:bookmarkStart w:id="42" w:name="_Toc202779696"/>
      <w:bookmarkStart w:id="43" w:name="_Toc202780046"/>
      <w:bookmarkStart w:id="44" w:name="_Toc202780110"/>
      <w:bookmarkStart w:id="45" w:name="_Toc226630106"/>
      <w:bookmarkEnd w:id="42"/>
      <w:bookmarkEnd w:id="43"/>
      <w:bookmarkEnd w:id="44"/>
      <w:r>
        <w:rPr>
          <w:rFonts w:ascii="Arial" w:hAnsi="Arial" w:cs="Arial"/>
        </w:rPr>
        <w:t>Data Management and Confidentiality</w:t>
      </w:r>
      <w:bookmarkEnd w:id="45"/>
    </w:p>
    <w:p w14:paraId="7228A518" w14:textId="207172BD" w:rsidR="007C4665" w:rsidRPr="00547A98" w:rsidRDefault="007C4665"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Pr>
          <w:rFonts w:ascii="Arial" w:hAnsi="Arial" w:cs="Arial"/>
          <w:color w:val="auto"/>
          <w:sz w:val="22"/>
        </w:rPr>
        <w:t xml:space="preserve">Describe the data analysis plan, including any statistical procedures. </w:t>
      </w:r>
    </w:p>
    <w:sdt>
      <w:sdtPr>
        <w:rPr>
          <w:rFonts w:ascii="Arial" w:hAnsi="Arial" w:cs="Arial"/>
          <w:color w:val="auto"/>
          <w:sz w:val="22"/>
        </w:rPr>
        <w:id w:val="1440716236"/>
        <w:placeholder>
          <w:docPart w:val="DefaultPlaceholder_-1854013440"/>
        </w:placeholder>
      </w:sdtPr>
      <w:sdtContent>
        <w:p w14:paraId="45C43635" w14:textId="08A69909" w:rsidR="00A021CF" w:rsidRPr="00547A98" w:rsidRDefault="00737730" w:rsidP="001E2302">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Pr>
              <w:rFonts w:ascii="Arial" w:hAnsi="Arial" w:cs="Arial"/>
              <w:color w:val="auto"/>
              <w:sz w:val="22"/>
            </w:rPr>
            <w:t>Survey data will be analyzed using both descriptive and inferential statistics. Descriptive statistics (e.g., frequencies, percentages, means, and standard deviations) will be used to summarize participant characteristics and responses across the main survey concepts, including motivations, place attachment, disease-risk perception, biosecurity practices, and pro-conservation attitudes and behaviors. Inferential statistics will then be used to examine relationships among these variables. For example, correlation analyses, chi-square tests of association, or regression models to assess whether factors such as disease-risk perception or zoonotic disease knowledge are associated with reported biosecurity practices or willingness to modify backyard behaviors. Given the novel and exploratory nature of this research and the anticipated sample size, analyses will emphasize describing patterns and generating hypotheses rather than confirmatory hypothesis testing. All analyses will be conducted using standard statistical software.</w:t>
          </w:r>
          <w:r w:rsidR="00943B71">
            <w:rPr>
              <w:rFonts w:ascii="Arial" w:hAnsi="Arial" w:cs="Arial"/>
              <w:color w:val="auto"/>
              <w:sz w:val="22"/>
            </w:rPr>
            <w:t xml:space="preserve"> Analyses that link survey responses to disease data from Aims 1 &amp; 2 will be limited to coded responses</w:t>
          </w:r>
          <w:r w:rsidR="00240FDD">
            <w:rPr>
              <w:rFonts w:ascii="Arial" w:hAnsi="Arial" w:cs="Arial"/>
              <w:color w:val="auto"/>
              <w:sz w:val="22"/>
            </w:rPr>
            <w:t xml:space="preserve"> from field-study participants, and responses from general-audience participants will be included in all other analyses; the two groups’ responses may be compared descriptively. </w:t>
          </w:r>
        </w:p>
      </w:sdtContent>
    </w:sdt>
    <w:p w14:paraId="1C52868D" w14:textId="6DC0C98B" w:rsidR="007C4665" w:rsidRPr="00547A98" w:rsidRDefault="007C4665"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Pr>
          <w:rFonts w:ascii="Arial" w:hAnsi="Arial" w:cs="Arial"/>
          <w:color w:val="auto"/>
          <w:sz w:val="22"/>
        </w:rPr>
        <w:t xml:space="preserve">Describe the steps that will be taken to secure the data (e.g., training, authorization of access, password protection, encryption, physical controls, certificates of confidentiality, and separation of identifiers and data) during storage, use, and transmission. Please review the </w:t>
      </w:r>
      <w:hyperlink r:id="rId29" w:history="1">
        <w:r>
          <w:rPr>
            <w:rStyle w:val="Hyperlink"/>
            <w:rFonts w:ascii="Arial" w:hAnsi="Arial" w:cs="Arial"/>
            <w:sz w:val="22"/>
          </w:rPr>
          <w:t>Data Storage Matrix</w:t>
        </w:r>
      </w:hyperlink>
      <w:r>
        <w:rPr>
          <w:rFonts w:ascii="Arial" w:hAnsi="Arial" w:cs="Arial"/>
          <w:color w:val="auto"/>
          <w:sz w:val="22"/>
        </w:rPr>
        <w:t xml:space="preserve">.  Add any data management or security plans that have been executed as an appendix to this document. </w:t>
      </w:r>
    </w:p>
    <w:sdt>
      <w:sdtPr>
        <w:rPr>
          <w:rFonts w:ascii="Arial" w:hAnsi="Arial" w:cs="Arial"/>
          <w:color w:val="auto"/>
          <w:sz w:val="22"/>
        </w:rPr>
        <w:id w:val="603853996"/>
        <w:placeholder>
          <w:docPart w:val="DefaultPlaceholder_-1854013440"/>
        </w:placeholder>
      </w:sdtPr>
      <w:sdtContent>
        <w:p w14:paraId="6D9011B3" w14:textId="77777777" w:rsidR="00737730" w:rsidRPr="00771777" w:rsidRDefault="00737730" w:rsidP="00737730">
          <w:pPr>
            <w:pStyle w:val="BlockText"/>
            <w:spacing w:before="120" w:after="120"/>
            <w:ind w:left="720" w:right="720"/>
            <w:rPr>
              <w:rFonts w:ascii="Arial" w:hAnsi="Arial" w:cs="Arial"/>
              <w:i w:val="0"/>
              <w:iCs w:val="0"/>
              <w:color w:val="000000" w:themeColor="text1"/>
              <w:sz w:val="22"/>
            </w:rPr>
          </w:pPr>
          <w:r w:rsidRPr="00771777">
            <w:rPr>
              <w:rFonts w:ascii="Arial" w:hAnsi="Arial" w:cs="Arial"/>
              <w:i w:val="0"/>
              <w:iCs w:val="0"/>
              <w:color w:val="000000" w:themeColor="text1"/>
              <w:sz w:val="22"/>
            </w:rPr>
            <w:t>All survey data will be secured using password-protected resources, including a password-protected computer located in a locked office at the College of Forestry, Wildlife and Environment, and Auburn University's password-protected Box storage. Access to the raw survey data is limited to the Principal Investigator and the graduate student researcher.</w:t>
          </w:r>
        </w:p>
        <w:p w14:paraId="72B952E3" w14:textId="1D125619" w:rsidR="00737730" w:rsidRPr="00771777" w:rsidRDefault="00737730" w:rsidP="00737730">
          <w:pPr>
            <w:pStyle w:val="BlockText"/>
            <w:spacing w:before="120" w:after="120"/>
            <w:ind w:left="720" w:right="720"/>
            <w:rPr>
              <w:rFonts w:ascii="Arial" w:hAnsi="Arial" w:cs="Arial"/>
              <w:i w:val="0"/>
              <w:iCs w:val="0"/>
              <w:color w:val="000000" w:themeColor="text1"/>
              <w:sz w:val="22"/>
            </w:rPr>
          </w:pPr>
          <w:r w:rsidRPr="00771777">
            <w:rPr>
              <w:rFonts w:ascii="Arial" w:hAnsi="Arial" w:cs="Arial"/>
              <w:i w:val="0"/>
              <w:iCs w:val="0"/>
              <w:color w:val="000000" w:themeColor="text1"/>
              <w:sz w:val="22"/>
            </w:rPr>
            <w:lastRenderedPageBreak/>
            <w:t xml:space="preserve">The survey collects no directly identifying information; </w:t>
          </w:r>
          <w:r w:rsidR="00240FDD">
            <w:rPr>
              <w:rFonts w:ascii="Arial" w:hAnsi="Arial" w:cs="Arial"/>
              <w:i w:val="0"/>
              <w:iCs w:val="0"/>
              <w:color w:val="000000" w:themeColor="text1"/>
              <w:sz w:val="22"/>
            </w:rPr>
            <w:t xml:space="preserve">field-study participant </w:t>
          </w:r>
          <w:r w:rsidRPr="00771777">
            <w:rPr>
              <w:rFonts w:ascii="Arial" w:hAnsi="Arial" w:cs="Arial"/>
              <w:i w:val="0"/>
              <w:iCs w:val="0"/>
              <w:color w:val="000000" w:themeColor="text1"/>
              <w:sz w:val="22"/>
            </w:rPr>
            <w:t>responses are labeled with a site identification code that links them to the biological and environmental data collected through Aims 1 and 2. The list linking site codes to households is stored in a separate, password-protected folder kept apart from the survey data. Any file containing participant names or contact information is to be maintained for the logistical purpose of scheduling field visits under the associated field-sampling project, and will be stored in a separate, password-protected folder, kept apart from the folders containing survey data. This separation ensures that participant identities cannot be associated with individual survey responses.</w:t>
          </w:r>
          <w:r w:rsidR="00240FDD">
            <w:rPr>
              <w:rFonts w:ascii="Arial" w:hAnsi="Arial" w:cs="Arial"/>
              <w:i w:val="0"/>
              <w:iCs w:val="0"/>
              <w:color w:val="000000" w:themeColor="text1"/>
              <w:sz w:val="22"/>
            </w:rPr>
            <w:t xml:space="preserve"> Responses from general-audience participants will be anonymized so that IP addresses and location data are not recorded. No names or email addresses will be stored from Qualtrics. </w:t>
          </w:r>
        </w:p>
        <w:p w14:paraId="190E00C5" w14:textId="4AADD38A" w:rsidR="00A021CF" w:rsidRPr="00547A98" w:rsidRDefault="00000000" w:rsidP="001E2302">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p>
      </w:sdtContent>
    </w:sdt>
    <w:p w14:paraId="25009A61" w14:textId="16DDDD39" w:rsidR="007C4665" w:rsidRPr="00547A98" w:rsidRDefault="007C4665"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Pr>
          <w:rFonts w:ascii="Arial" w:hAnsi="Arial" w:cs="Arial"/>
          <w:color w:val="auto"/>
          <w:sz w:val="22"/>
        </w:rPr>
        <w:t>Describe any procedures that will be used for quality control of collected data. (For example, attention check questions, checks for reported values outside of a reasonable range, process to have secondary checks for recorded values, duplicated response checks, or inclusion of a lie scale.)</w:t>
      </w:r>
    </w:p>
    <w:p w14:paraId="16561CC2" w14:textId="1A0287A3" w:rsidR="00B24371" w:rsidRPr="00547A98" w:rsidRDefault="00000000" w:rsidP="00AF587E">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sdt>
        <w:sdtPr>
          <w:rPr>
            <w:rFonts w:ascii="Segoe UI Symbol" w:hAnsi="Segoe UI Symbol" w:cs="Segoe UI Symbol"/>
            <w:color w:val="auto"/>
            <w:sz w:val="22"/>
          </w:rPr>
          <w:id w:val="1051118251"/>
          <w14:checkbox>
            <w14:checked w14:val="1"/>
            <w14:checkedState w14:val="2612" w14:font="MS Gothic"/>
            <w14:uncheckedState w14:val="2610" w14:font="MS Gothic"/>
          </w14:checkbox>
        </w:sdtPr>
        <w:sdtContent>
          <w:r>
            <w:rPr>
              <w:rFonts w:ascii="MS Gothic" w:eastAsia="MS Gothic" w:hAnsi="MS Gothic" w:cs="Segoe UI Symbol" w:hint="eastAsia"/>
              <w:color w:val="auto"/>
              <w:sz w:val="22"/>
            </w:rPr>
            <w:t>☒</w:t>
          </w:r>
        </w:sdtContent>
      </w:sdt>
      <w:r>
        <w:rPr>
          <w:rFonts w:ascii="Arial" w:hAnsi="Arial" w:cs="Arial"/>
          <w:color w:val="auto"/>
          <w:sz w:val="22"/>
        </w:rPr>
        <w:t xml:space="preserve"> Select if section 19.3 is not applicable to your research project because data are directly entered by the study participants, or there is no need for a quality control check of data due to the research design (for example, the research is completed on an existing data set where data have already undergone quality checks). </w:t>
      </w:r>
    </w:p>
    <w:sdt>
      <w:sdtPr>
        <w:rPr>
          <w:rFonts w:ascii="Arial" w:hAnsi="Arial" w:cs="Arial"/>
          <w:color w:val="auto"/>
          <w:sz w:val="22"/>
        </w:rPr>
        <w:id w:val="891080837"/>
        <w:placeholder>
          <w:docPart w:val="DefaultPlaceholder_-1854013440"/>
        </w:placeholder>
        <w:showingPlcHdr/>
      </w:sdtPr>
      <w:sdtContent>
        <w:p w14:paraId="3A6BC881" w14:textId="16495532" w:rsidR="00A021CF" w:rsidRPr="00547A98" w:rsidRDefault="00A021CF" w:rsidP="001E2302">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Pr>
              <w:rStyle w:val="PlaceholderText"/>
              <w:rFonts w:ascii="Arial" w:hAnsi="Arial" w:cs="Arial"/>
              <w:i w:val="0"/>
              <w:iCs w:val="0"/>
              <w:color w:val="000000" w:themeColor="text1"/>
              <w:bdr w:val="single" w:sz="4" w:space="0" w:color="auto"/>
            </w:rPr>
            <w:t>Click or tap here to enter text.</w:t>
          </w:r>
        </w:p>
      </w:sdtContent>
    </w:sdt>
    <w:p w14:paraId="232F35D6" w14:textId="77777777" w:rsidR="007C4665" w:rsidRPr="00547A98" w:rsidRDefault="007C4665"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Pr>
          <w:rFonts w:ascii="Arial" w:hAnsi="Arial" w:cs="Arial"/>
          <w:color w:val="auto"/>
          <w:sz w:val="22"/>
        </w:rPr>
        <w:t>Describe how data or specimens will be handled study-wide:</w:t>
      </w:r>
    </w:p>
    <w:p w14:paraId="653107DD" w14:textId="77777777" w:rsidR="007C4665" w:rsidRPr="00547A98" w:rsidRDefault="007C4665" w:rsidP="007C4665">
      <w:pPr>
        <w:pStyle w:val="List"/>
        <w:numPr>
          <w:ilvl w:val="2"/>
          <w:numId w:val="2"/>
        </w:numPr>
        <w:tabs>
          <w:tab w:val="left" w:pos="1800"/>
        </w:tabs>
        <w:ind w:left="1800" w:hanging="540"/>
        <w:rPr>
          <w:rFonts w:ascii="Arial" w:hAnsi="Arial" w:cs="Arial"/>
          <w:sz w:val="22"/>
        </w:rPr>
      </w:pPr>
      <w:r>
        <w:rPr>
          <w:rFonts w:ascii="Arial" w:hAnsi="Arial" w:cs="Arial"/>
          <w:sz w:val="22"/>
        </w:rPr>
        <w:t>What information will be included in that data or associated with the specimens?</w:t>
      </w:r>
    </w:p>
    <w:p w14:paraId="2507A12C" w14:textId="7F6584AA" w:rsidR="007C4665" w:rsidRPr="00547A98" w:rsidRDefault="007C4665" w:rsidP="007C4665">
      <w:pPr>
        <w:pStyle w:val="List"/>
        <w:numPr>
          <w:ilvl w:val="2"/>
          <w:numId w:val="2"/>
        </w:numPr>
        <w:tabs>
          <w:tab w:val="left" w:pos="1800"/>
        </w:tabs>
        <w:ind w:left="1800" w:hanging="540"/>
        <w:rPr>
          <w:rFonts w:ascii="Arial" w:hAnsi="Arial" w:cs="Arial"/>
          <w:sz w:val="22"/>
        </w:rPr>
      </w:pPr>
      <w:r>
        <w:rPr>
          <w:rFonts w:ascii="Arial" w:hAnsi="Arial" w:cs="Arial"/>
          <w:sz w:val="22"/>
        </w:rPr>
        <w:t>Where and how data or specimens will be stored?</w:t>
      </w:r>
    </w:p>
    <w:p w14:paraId="30BEE070" w14:textId="77777777" w:rsidR="007C4665" w:rsidRPr="00547A98" w:rsidRDefault="007C4665" w:rsidP="007C4665">
      <w:pPr>
        <w:pStyle w:val="List"/>
        <w:numPr>
          <w:ilvl w:val="2"/>
          <w:numId w:val="2"/>
        </w:numPr>
        <w:tabs>
          <w:tab w:val="left" w:pos="1800"/>
        </w:tabs>
        <w:ind w:left="1800" w:hanging="540"/>
        <w:rPr>
          <w:rFonts w:ascii="Arial" w:hAnsi="Arial" w:cs="Arial"/>
          <w:sz w:val="22"/>
        </w:rPr>
      </w:pPr>
      <w:r>
        <w:rPr>
          <w:rFonts w:ascii="Arial" w:hAnsi="Arial" w:cs="Arial"/>
          <w:sz w:val="22"/>
        </w:rPr>
        <w:t>How long the data or specimens will be stored?</w:t>
      </w:r>
    </w:p>
    <w:p w14:paraId="25B4FF28" w14:textId="77777777" w:rsidR="007C4665" w:rsidRPr="00547A98" w:rsidRDefault="007C4665" w:rsidP="007C4665">
      <w:pPr>
        <w:pStyle w:val="List"/>
        <w:numPr>
          <w:ilvl w:val="2"/>
          <w:numId w:val="2"/>
        </w:numPr>
        <w:tabs>
          <w:tab w:val="left" w:pos="1800"/>
        </w:tabs>
        <w:ind w:left="1800" w:hanging="540"/>
        <w:rPr>
          <w:rFonts w:ascii="Arial" w:hAnsi="Arial" w:cs="Arial"/>
          <w:sz w:val="22"/>
        </w:rPr>
      </w:pPr>
      <w:r>
        <w:rPr>
          <w:rFonts w:ascii="Arial" w:hAnsi="Arial" w:cs="Arial"/>
          <w:sz w:val="22"/>
        </w:rPr>
        <w:t>Who will have access to the data or specimens?</w:t>
      </w:r>
    </w:p>
    <w:p w14:paraId="2BAD6C89" w14:textId="749F7932" w:rsidR="007C4665" w:rsidRPr="00547A98" w:rsidRDefault="007C4665" w:rsidP="007C4665">
      <w:pPr>
        <w:pStyle w:val="List"/>
        <w:numPr>
          <w:ilvl w:val="2"/>
          <w:numId w:val="2"/>
        </w:numPr>
        <w:tabs>
          <w:tab w:val="left" w:pos="1800"/>
        </w:tabs>
        <w:ind w:left="1800" w:hanging="540"/>
        <w:rPr>
          <w:rFonts w:ascii="Arial" w:hAnsi="Arial" w:cs="Arial"/>
          <w:sz w:val="22"/>
        </w:rPr>
      </w:pPr>
      <w:r>
        <w:rPr>
          <w:rFonts w:ascii="Arial" w:hAnsi="Arial" w:cs="Arial"/>
          <w:sz w:val="22"/>
        </w:rPr>
        <w:t>Who is responsible for receipt or transmission of the data or specimens?</w:t>
      </w:r>
    </w:p>
    <w:p w14:paraId="372996CA" w14:textId="10FF6C92" w:rsidR="007C4665" w:rsidRPr="005B5EED" w:rsidRDefault="007C4665" w:rsidP="00751A4D">
      <w:pPr>
        <w:pStyle w:val="List"/>
        <w:numPr>
          <w:ilvl w:val="2"/>
          <w:numId w:val="2"/>
        </w:numPr>
        <w:tabs>
          <w:tab w:val="left" w:pos="1800"/>
        </w:tabs>
        <w:spacing w:after="120" w:afterAutospacing="0"/>
        <w:ind w:left="1814" w:hanging="547"/>
        <w:rPr>
          <w:rFonts w:ascii="Arial" w:hAnsi="Arial" w:cs="Arial"/>
          <w:sz w:val="22"/>
        </w:rPr>
      </w:pPr>
      <w:r>
        <w:rPr>
          <w:rFonts w:ascii="Arial" w:hAnsi="Arial" w:cs="Arial"/>
          <w:sz w:val="22"/>
        </w:rPr>
        <w:t>How data or specimens will be transported?</w:t>
      </w:r>
    </w:p>
    <w:sdt>
      <w:sdtPr>
        <w:rPr>
          <w:rFonts w:ascii="Arial" w:hAnsi="Arial" w:cs="Arial"/>
          <w:color w:val="000000" w:themeColor="text1"/>
          <w:sz w:val="22"/>
        </w:rPr>
        <w:id w:val="-1602091906"/>
        <w:placeholder>
          <w:docPart w:val="DefaultPlaceholder_-1854013440"/>
        </w:placeholder>
      </w:sdtPr>
      <w:sdtEndPr>
        <w:rPr>
          <w:color w:val="auto"/>
        </w:rPr>
      </w:sdtEndPr>
      <w:sdtContent>
        <w:p w14:paraId="15596E86" w14:textId="5B450F73" w:rsidR="00F06605" w:rsidRPr="000B3133" w:rsidRDefault="004617DE" w:rsidP="00C652B4">
          <w:pPr>
            <w:pStyle w:val="List"/>
            <w:numPr>
              <w:ilvl w:val="0"/>
              <w:numId w:val="0"/>
            </w:numPr>
            <w:tabs>
              <w:tab w:val="left" w:pos="1800"/>
            </w:tabs>
            <w:spacing w:after="120" w:afterAutospacing="0"/>
            <w:ind w:left="720"/>
            <w:rPr>
              <w:rFonts w:ascii="Arial" w:hAnsi="Arial" w:cs="Arial"/>
              <w:sz w:val="22"/>
            </w:rPr>
          </w:pPr>
          <w:r>
            <w:rPr>
              <w:rFonts w:ascii="Arial" w:hAnsi="Arial" w:cs="Arial"/>
              <w:color w:val="000000" w:themeColor="text1"/>
              <w:sz w:val="22"/>
            </w:rPr>
            <w:t>Raw data will be stored for 3 years, access by primary researchers. Aggregated and/or de-identified data will also be shared with Dr. McCune for potential analysis with Aims 1 &amp; 2 data. If paper surveys are used, they will be shredded after 3 years; if online, Qualtrics data will be deleted after 3 years.</w:t>
          </w:r>
        </w:p>
      </w:sdtContent>
    </w:sdt>
    <w:p w14:paraId="528CEE0F" w14:textId="77777777" w:rsidR="0046310C" w:rsidRPr="00FF495E" w:rsidRDefault="0046310C" w:rsidP="0046310C">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Pr>
          <w:rFonts w:ascii="Arial" w:hAnsi="Arial" w:cs="Arial"/>
          <w:color w:val="auto"/>
          <w:sz w:val="22"/>
        </w:rPr>
        <w:t>For studies involving data generated by AI technology, describe:</w:t>
      </w:r>
    </w:p>
    <w:p w14:paraId="039589F9" w14:textId="77777777" w:rsidR="0046310C" w:rsidRPr="000B3133" w:rsidRDefault="0046310C" w:rsidP="0046310C">
      <w:pPr>
        <w:pStyle w:val="BlockText"/>
        <w:numPr>
          <w:ilvl w:val="2"/>
          <w:numId w:val="2"/>
        </w:numPr>
        <w:pBdr>
          <w:top w:val="none" w:sz="0" w:space="0" w:color="auto"/>
          <w:left w:val="none" w:sz="0" w:space="0" w:color="auto"/>
          <w:bottom w:val="none" w:sz="0" w:space="0" w:color="auto"/>
          <w:right w:val="none" w:sz="0" w:space="0" w:color="auto"/>
        </w:pBdr>
        <w:tabs>
          <w:tab w:val="left" w:pos="1800"/>
        </w:tabs>
        <w:autoSpaceDE/>
        <w:autoSpaceDN/>
        <w:adjustRightInd/>
        <w:spacing w:before="120" w:after="120"/>
        <w:ind w:left="1800" w:right="720" w:hanging="540"/>
        <w:contextualSpacing/>
        <w:rPr>
          <w:rFonts w:ascii="Arial" w:hAnsi="Arial" w:cs="Arial"/>
          <w:color w:val="auto"/>
          <w:sz w:val="22"/>
        </w:rPr>
      </w:pPr>
      <w:r>
        <w:rPr>
          <w:rFonts w:ascii="Arial" w:hAnsi="Arial" w:cs="Arial"/>
          <w:color w:val="auto"/>
          <w:sz w:val="22"/>
        </w:rPr>
        <w:t>Metrics or methods for evaluating AI performance.</w:t>
      </w:r>
    </w:p>
    <w:p w14:paraId="1ADAC4BD" w14:textId="77777777" w:rsidR="0046310C" w:rsidRPr="000B3133" w:rsidRDefault="0046310C" w:rsidP="0046310C">
      <w:pPr>
        <w:pStyle w:val="BlockText"/>
        <w:numPr>
          <w:ilvl w:val="2"/>
          <w:numId w:val="2"/>
        </w:numPr>
        <w:pBdr>
          <w:top w:val="none" w:sz="0" w:space="0" w:color="auto"/>
          <w:left w:val="none" w:sz="0" w:space="0" w:color="auto"/>
          <w:bottom w:val="none" w:sz="0" w:space="0" w:color="auto"/>
          <w:right w:val="none" w:sz="0" w:space="0" w:color="auto"/>
        </w:pBdr>
        <w:tabs>
          <w:tab w:val="left" w:pos="1800"/>
        </w:tabs>
        <w:autoSpaceDE/>
        <w:autoSpaceDN/>
        <w:adjustRightInd/>
        <w:spacing w:before="120" w:after="120"/>
        <w:ind w:left="1800" w:right="720" w:hanging="540"/>
        <w:contextualSpacing/>
        <w:rPr>
          <w:rFonts w:ascii="Arial" w:hAnsi="Arial" w:cs="Arial"/>
          <w:color w:val="auto"/>
          <w:sz w:val="22"/>
        </w:rPr>
      </w:pPr>
      <w:r>
        <w:rPr>
          <w:rFonts w:ascii="Arial" w:hAnsi="Arial" w:cs="Arial"/>
          <w:color w:val="auto"/>
          <w:sz w:val="22"/>
        </w:rPr>
        <w:t>Plans for training and oversight of investigators, staff, and subjects interacting with AI.</w:t>
      </w:r>
    </w:p>
    <w:p w14:paraId="55BA51BD" w14:textId="77777777" w:rsidR="0046310C" w:rsidRPr="000B3133" w:rsidRDefault="0046310C" w:rsidP="0046310C">
      <w:pPr>
        <w:pStyle w:val="BlockText"/>
        <w:numPr>
          <w:ilvl w:val="2"/>
          <w:numId w:val="2"/>
        </w:numPr>
        <w:pBdr>
          <w:top w:val="none" w:sz="0" w:space="0" w:color="auto"/>
          <w:left w:val="none" w:sz="0" w:space="0" w:color="auto"/>
          <w:bottom w:val="none" w:sz="0" w:space="0" w:color="auto"/>
          <w:right w:val="none" w:sz="0" w:space="0" w:color="auto"/>
        </w:pBdr>
        <w:tabs>
          <w:tab w:val="left" w:pos="1800"/>
        </w:tabs>
        <w:autoSpaceDE/>
        <w:autoSpaceDN/>
        <w:adjustRightInd/>
        <w:spacing w:before="120" w:after="120"/>
        <w:ind w:left="1800" w:right="720" w:hanging="540"/>
        <w:contextualSpacing/>
        <w:rPr>
          <w:rFonts w:ascii="Arial" w:hAnsi="Arial" w:cs="Arial"/>
          <w:color w:val="auto"/>
          <w:sz w:val="22"/>
        </w:rPr>
      </w:pPr>
      <w:r>
        <w:rPr>
          <w:rFonts w:ascii="Arial" w:hAnsi="Arial" w:cs="Arial"/>
          <w:color w:val="auto"/>
          <w:sz w:val="22"/>
        </w:rPr>
        <w:t>Data sharing, storage, and use related to AI, including any limitations on data removal.</w:t>
      </w:r>
    </w:p>
    <w:p w14:paraId="67DE99A6" w14:textId="6E1A3AAC" w:rsidR="0046310C" w:rsidRPr="00FF495E" w:rsidRDefault="00000000" w:rsidP="0046310C">
      <w:pPr>
        <w:pStyle w:val="BlockText"/>
        <w:pBdr>
          <w:top w:val="none" w:sz="0" w:space="0" w:color="auto"/>
          <w:left w:val="none" w:sz="0" w:space="0" w:color="auto"/>
          <w:bottom w:val="none" w:sz="0" w:space="0" w:color="auto"/>
          <w:right w:val="none" w:sz="0" w:space="0" w:color="auto"/>
        </w:pBdr>
        <w:tabs>
          <w:tab w:val="left" w:pos="1800"/>
        </w:tabs>
        <w:autoSpaceDE/>
        <w:autoSpaceDN/>
        <w:adjustRightInd/>
        <w:spacing w:before="120" w:after="120"/>
        <w:ind w:left="720" w:right="720"/>
        <w:contextualSpacing/>
        <w:rPr>
          <w:rFonts w:ascii="Arial" w:hAnsi="Arial" w:cs="Arial"/>
          <w:i w:val="0"/>
          <w:iCs w:val="0"/>
          <w:color w:val="auto"/>
          <w:sz w:val="22"/>
        </w:rPr>
      </w:pPr>
      <w:sdt>
        <w:sdtPr>
          <w:rPr>
            <w:rFonts w:ascii="Arial" w:hAnsi="Arial" w:cs="Arial"/>
            <w:i w:val="0"/>
            <w:iCs w:val="0"/>
            <w:color w:val="auto"/>
            <w:sz w:val="22"/>
          </w:rPr>
          <w:id w:val="864022285"/>
          <w14:checkbox>
            <w14:checked w14:val="1"/>
            <w14:checkedState w14:val="2612" w14:font="MS Gothic"/>
            <w14:uncheckedState w14:val="2610" w14:font="MS Gothic"/>
          </w14:checkbox>
        </w:sdtPr>
        <w:sdtContent>
          <w:r>
            <w:rPr>
              <w:rFonts w:ascii="MS Gothic" w:eastAsia="MS Gothic" w:hAnsi="MS Gothic" w:cs="Arial" w:hint="eastAsia"/>
              <w:i w:val="0"/>
              <w:iCs w:val="0"/>
              <w:color w:val="auto"/>
              <w:sz w:val="22"/>
            </w:rPr>
            <w:t>☒</w:t>
          </w:r>
        </w:sdtContent>
      </w:sdt>
      <w:r>
        <w:rPr>
          <w:rFonts w:ascii="Arial" w:hAnsi="Arial" w:cs="Arial"/>
          <w:i w:val="0"/>
          <w:iCs w:val="0"/>
          <w:color w:val="auto"/>
          <w:sz w:val="22"/>
        </w:rPr>
        <w:t xml:space="preserve"> Select if this section is not applicable to your research project because the study does not include data generated by AI technology.</w:t>
      </w:r>
    </w:p>
    <w:sdt>
      <w:sdtPr>
        <w:rPr>
          <w:rFonts w:ascii="Arial" w:hAnsi="Arial" w:cs="Arial"/>
          <w:color w:val="000000" w:themeColor="text1"/>
          <w:sz w:val="22"/>
        </w:rPr>
        <w:id w:val="-643894762"/>
        <w:placeholder>
          <w:docPart w:val="BED387576DE2431BB61B914E4C32B26F"/>
        </w:placeholder>
        <w:showingPlcHdr/>
      </w:sdtPr>
      <w:sdtEndPr>
        <w:rPr>
          <w:color w:val="auto"/>
        </w:rPr>
      </w:sdtEndPr>
      <w:sdtContent>
        <w:p w14:paraId="58A5BEB9" w14:textId="77777777" w:rsidR="0046310C" w:rsidRPr="00FF495E" w:rsidRDefault="0046310C" w:rsidP="0046310C">
          <w:pPr>
            <w:pStyle w:val="List"/>
            <w:numPr>
              <w:ilvl w:val="0"/>
              <w:numId w:val="0"/>
            </w:numPr>
            <w:tabs>
              <w:tab w:val="left" w:pos="1800"/>
            </w:tabs>
            <w:spacing w:after="120" w:afterAutospacing="0"/>
            <w:ind w:left="720"/>
            <w:rPr>
              <w:rFonts w:ascii="Arial" w:hAnsi="Arial" w:cs="Arial"/>
              <w:sz w:val="22"/>
            </w:rPr>
          </w:pPr>
          <w:r>
            <w:rPr>
              <w:rStyle w:val="PlaceholderText"/>
              <w:rFonts w:ascii="Arial" w:hAnsi="Arial" w:cs="Arial"/>
              <w:i w:val="0"/>
              <w:iCs/>
              <w:color w:val="000000" w:themeColor="text1"/>
              <w:bdr w:val="single" w:sz="4" w:space="0" w:color="auto"/>
            </w:rPr>
            <w:t>Click or tap here to enter text.</w:t>
          </w:r>
        </w:p>
      </w:sdtContent>
    </w:sdt>
    <w:p w14:paraId="49B3D0DF" w14:textId="77777777" w:rsidR="00307DE3" w:rsidRPr="000B3133" w:rsidRDefault="00307DE3" w:rsidP="00C652B4">
      <w:pPr>
        <w:pStyle w:val="List"/>
        <w:numPr>
          <w:ilvl w:val="0"/>
          <w:numId w:val="0"/>
        </w:numPr>
        <w:tabs>
          <w:tab w:val="left" w:pos="1800"/>
        </w:tabs>
        <w:spacing w:after="120" w:afterAutospacing="0"/>
        <w:ind w:left="720"/>
        <w:rPr>
          <w:rFonts w:ascii="Arial" w:hAnsi="Arial" w:cs="Arial"/>
          <w:i w:val="0"/>
          <w:iCs/>
          <w:sz w:val="22"/>
        </w:rPr>
      </w:pPr>
    </w:p>
    <w:p w14:paraId="3268E2FD" w14:textId="77777777" w:rsidR="007C4665" w:rsidRPr="00547A98" w:rsidRDefault="007C4665" w:rsidP="007C4665">
      <w:pPr>
        <w:pStyle w:val="Heading1"/>
        <w:rPr>
          <w:rFonts w:ascii="Arial" w:hAnsi="Arial" w:cs="Arial"/>
        </w:rPr>
      </w:pPr>
      <w:bookmarkStart w:id="46" w:name="_Toc226630107"/>
      <w:r>
        <w:rPr>
          <w:rFonts w:ascii="Arial" w:hAnsi="Arial" w:cs="Arial"/>
        </w:rPr>
        <w:t>Compensation for Research-Related Injury</w:t>
      </w:r>
      <w:bookmarkEnd w:id="46"/>
    </w:p>
    <w:p w14:paraId="35B9A500" w14:textId="7F49DD1B" w:rsidR="0051741A" w:rsidRPr="00547A98" w:rsidRDefault="00000000" w:rsidP="00CD2DF6">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sdt>
        <w:sdtPr>
          <w:rPr>
            <w:rFonts w:ascii="Segoe UI Symbol" w:hAnsi="Segoe UI Symbol" w:cs="Segoe UI Symbol"/>
            <w:color w:val="auto"/>
            <w:sz w:val="22"/>
          </w:rPr>
          <w:id w:val="1040791397"/>
          <w14:checkbox>
            <w14:checked w14:val="1"/>
            <w14:checkedState w14:val="2612" w14:font="MS Gothic"/>
            <w14:uncheckedState w14:val="2610" w14:font="MS Gothic"/>
          </w14:checkbox>
        </w:sdtPr>
        <w:sdtContent>
          <w:r>
            <w:rPr>
              <w:rFonts w:ascii="MS Gothic" w:eastAsia="MS Gothic" w:hAnsi="MS Gothic" w:cs="Segoe UI Symbol" w:hint="eastAsia"/>
              <w:color w:val="auto"/>
              <w:sz w:val="22"/>
            </w:rPr>
            <w:t>☒</w:t>
          </w:r>
        </w:sdtContent>
      </w:sdt>
      <w:r>
        <w:rPr>
          <w:rFonts w:ascii="Arial" w:hAnsi="Arial" w:cs="Arial"/>
          <w:color w:val="auto"/>
          <w:sz w:val="22"/>
        </w:rPr>
        <w:t xml:space="preserve"> Select if section 20.0 is not applicable to your research project because the risks of the study are no greater than </w:t>
      </w:r>
      <w:r>
        <w:rPr>
          <w:rFonts w:ascii="Arial" w:hAnsi="Arial" w:cs="Arial"/>
          <w:color w:val="auto"/>
          <w:sz w:val="22"/>
          <w:u w:val="double"/>
        </w:rPr>
        <w:t>minimal risk.</w:t>
      </w:r>
    </w:p>
    <w:p w14:paraId="7CD8C89E" w14:textId="21F100D5" w:rsidR="007C4665" w:rsidRPr="00547A98" w:rsidRDefault="007C4665"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Pr>
          <w:rFonts w:ascii="Arial" w:hAnsi="Arial" w:cs="Arial"/>
          <w:color w:val="auto"/>
          <w:sz w:val="22"/>
        </w:rPr>
        <w:t xml:space="preserve">If the research involves more than </w:t>
      </w:r>
      <w:r>
        <w:rPr>
          <w:rFonts w:ascii="Arial" w:hAnsi="Arial" w:cs="Arial"/>
          <w:color w:val="auto"/>
          <w:sz w:val="22"/>
          <w:u w:val="double"/>
        </w:rPr>
        <w:t>Minimal Risk</w:t>
      </w:r>
      <w:r>
        <w:rPr>
          <w:rFonts w:ascii="Arial" w:hAnsi="Arial" w:cs="Arial"/>
          <w:color w:val="auto"/>
          <w:sz w:val="22"/>
        </w:rPr>
        <w:t xml:space="preserve"> to Participants, describe the available compensation in the event of research related injury.</w:t>
      </w:r>
    </w:p>
    <w:sdt>
      <w:sdtPr>
        <w:rPr>
          <w:rFonts w:ascii="Arial" w:hAnsi="Arial" w:cs="Arial"/>
          <w:color w:val="000000" w:themeColor="text1"/>
          <w:sz w:val="22"/>
        </w:rPr>
        <w:id w:val="-66499758"/>
        <w:placeholder>
          <w:docPart w:val="DefaultPlaceholder_-1854013440"/>
        </w:placeholder>
        <w:showingPlcHdr/>
      </w:sdtPr>
      <w:sdtContent>
        <w:p w14:paraId="715389E4" w14:textId="6FA316A5" w:rsidR="0051741A" w:rsidRPr="000B3133" w:rsidRDefault="0051741A" w:rsidP="00C652B4">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000000" w:themeColor="text1"/>
              <w:sz w:val="22"/>
            </w:rPr>
          </w:pPr>
          <w:r>
            <w:rPr>
              <w:rStyle w:val="PlaceholderText"/>
              <w:rFonts w:ascii="Arial" w:hAnsi="Arial" w:cs="Arial"/>
              <w:i w:val="0"/>
              <w:iCs w:val="0"/>
              <w:color w:val="000000" w:themeColor="text1"/>
              <w:bdr w:val="single" w:sz="4" w:space="0" w:color="auto"/>
            </w:rPr>
            <w:t>Click or tap here to enter text.</w:t>
          </w:r>
        </w:p>
      </w:sdtContent>
    </w:sdt>
    <w:p w14:paraId="239544E5" w14:textId="77777777" w:rsidR="007C4665" w:rsidRPr="000B3133" w:rsidRDefault="007C4665"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000000" w:themeColor="text1"/>
          <w:sz w:val="22"/>
        </w:rPr>
      </w:pPr>
      <w:r>
        <w:rPr>
          <w:rFonts w:ascii="Arial" w:hAnsi="Arial" w:cs="Arial"/>
          <w:color w:val="000000" w:themeColor="text1"/>
          <w:sz w:val="22"/>
        </w:rPr>
        <w:t>Provide a copy of contract language, if any, relevant to compensation for research-related injury.</w:t>
      </w:r>
    </w:p>
    <w:sdt>
      <w:sdtPr>
        <w:rPr>
          <w:rFonts w:ascii="Arial" w:hAnsi="Arial" w:cs="Arial"/>
          <w:color w:val="000000" w:themeColor="text1"/>
          <w:sz w:val="22"/>
        </w:rPr>
        <w:id w:val="796263263"/>
        <w:placeholder>
          <w:docPart w:val="DefaultPlaceholder_-1854013440"/>
        </w:placeholder>
        <w:showingPlcHdr/>
      </w:sdtPr>
      <w:sdtContent>
        <w:p w14:paraId="43FAC703" w14:textId="463155DC" w:rsidR="0051741A" w:rsidRPr="000B3133" w:rsidRDefault="0051741A" w:rsidP="00C652B4">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000000" w:themeColor="text1"/>
              <w:sz w:val="22"/>
            </w:rPr>
          </w:pPr>
          <w:r>
            <w:rPr>
              <w:rStyle w:val="PlaceholderText"/>
              <w:rFonts w:ascii="Arial" w:hAnsi="Arial" w:cs="Arial"/>
              <w:i w:val="0"/>
              <w:iCs w:val="0"/>
              <w:color w:val="000000" w:themeColor="text1"/>
              <w:bdr w:val="single" w:sz="4" w:space="0" w:color="auto"/>
            </w:rPr>
            <w:t>Click or tap here to enter text.</w:t>
          </w:r>
        </w:p>
      </w:sdtContent>
    </w:sdt>
    <w:p w14:paraId="06F4045C" w14:textId="71276944" w:rsidR="00307DE3" w:rsidRPr="000B3133" w:rsidRDefault="00307DE3" w:rsidP="00C652B4">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i w:val="0"/>
          <w:iCs w:val="0"/>
          <w:color w:val="auto"/>
          <w:sz w:val="22"/>
        </w:rPr>
      </w:pPr>
    </w:p>
    <w:p w14:paraId="3080C375" w14:textId="391407CA" w:rsidR="007C4665" w:rsidRPr="00547A98" w:rsidRDefault="007C4665" w:rsidP="007C4665">
      <w:pPr>
        <w:pStyle w:val="Heading1"/>
        <w:rPr>
          <w:rFonts w:ascii="Arial" w:hAnsi="Arial" w:cs="Arial"/>
        </w:rPr>
      </w:pPr>
      <w:bookmarkStart w:id="47" w:name="_Toc226630108"/>
      <w:r>
        <w:rPr>
          <w:rFonts w:ascii="Arial" w:hAnsi="Arial" w:cs="Arial"/>
        </w:rPr>
        <w:t>Economic Burden to Participants</w:t>
      </w:r>
      <w:bookmarkEnd w:id="47"/>
    </w:p>
    <w:p w14:paraId="0F28728D" w14:textId="4FB441FA" w:rsidR="00EC1E98" w:rsidRPr="00547A98" w:rsidRDefault="00000000" w:rsidP="00CD2DF6">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sdt>
        <w:sdtPr>
          <w:rPr>
            <w:rFonts w:ascii="Segoe UI Symbol" w:hAnsi="Segoe UI Symbol" w:cs="Segoe UI Symbol"/>
            <w:color w:val="auto"/>
            <w:sz w:val="22"/>
          </w:rPr>
          <w:id w:val="-1793746872"/>
          <w14:checkbox>
            <w14:checked w14:val="1"/>
            <w14:checkedState w14:val="2612" w14:font="MS Gothic"/>
            <w14:uncheckedState w14:val="2610" w14:font="MS Gothic"/>
          </w14:checkbox>
        </w:sdtPr>
        <w:sdtContent>
          <w:r>
            <w:rPr>
              <w:rFonts w:ascii="MS Gothic" w:eastAsia="MS Gothic" w:hAnsi="MS Gothic" w:cs="Segoe UI Symbol" w:hint="eastAsia"/>
              <w:color w:val="auto"/>
              <w:sz w:val="22"/>
            </w:rPr>
            <w:t>☒</w:t>
          </w:r>
        </w:sdtContent>
      </w:sdt>
      <w:r>
        <w:rPr>
          <w:rFonts w:ascii="Arial" w:hAnsi="Arial" w:cs="Arial"/>
          <w:color w:val="auto"/>
          <w:sz w:val="22"/>
        </w:rPr>
        <w:t xml:space="preserve"> Select if section 21.0 is not applicable to your research project because there are no costs related to the research that the participants are expected to incur. </w:t>
      </w:r>
    </w:p>
    <w:p w14:paraId="56D7372B" w14:textId="22E3906D" w:rsidR="007C4665" w:rsidRPr="00547A98" w:rsidRDefault="007C4665"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Pr>
          <w:rFonts w:ascii="Arial" w:hAnsi="Arial" w:cs="Arial"/>
          <w:color w:val="auto"/>
          <w:sz w:val="22"/>
        </w:rPr>
        <w:t>Describe any costs that Participants may be responsible for because of participation in the research.</w:t>
      </w:r>
    </w:p>
    <w:sdt>
      <w:sdtPr>
        <w:rPr>
          <w:rFonts w:ascii="Arial" w:hAnsi="Arial" w:cs="Arial"/>
          <w:color w:val="auto"/>
          <w:sz w:val="22"/>
        </w:rPr>
        <w:id w:val="-1937890161"/>
        <w:placeholder>
          <w:docPart w:val="DefaultPlaceholder_-1854013440"/>
        </w:placeholder>
        <w:showingPlcHdr/>
      </w:sdtPr>
      <w:sdtContent>
        <w:p w14:paraId="6D70E4AD" w14:textId="648550DD" w:rsidR="00EC1E98" w:rsidRDefault="00EC1E98" w:rsidP="00C652B4">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Pr>
              <w:rStyle w:val="PlaceholderText"/>
              <w:rFonts w:ascii="Arial" w:hAnsi="Arial" w:cs="Arial"/>
              <w:i w:val="0"/>
              <w:iCs w:val="0"/>
              <w:color w:val="000000" w:themeColor="text1"/>
              <w:bdr w:val="single" w:sz="4" w:space="0" w:color="auto"/>
            </w:rPr>
            <w:t>Click or tap here to enter text.</w:t>
          </w:r>
        </w:p>
      </w:sdtContent>
    </w:sdt>
    <w:p w14:paraId="23B3D100" w14:textId="77777777" w:rsidR="006F523D" w:rsidRPr="000B3133" w:rsidRDefault="006F523D" w:rsidP="00C652B4">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i w:val="0"/>
          <w:iCs w:val="0"/>
          <w:color w:val="auto"/>
          <w:sz w:val="22"/>
        </w:rPr>
      </w:pPr>
    </w:p>
    <w:p w14:paraId="196C5A65" w14:textId="3F4EFFFB" w:rsidR="007C4665" w:rsidRPr="00547A98" w:rsidRDefault="007C4665" w:rsidP="007C4665">
      <w:pPr>
        <w:pStyle w:val="Heading1"/>
        <w:rPr>
          <w:rFonts w:ascii="Arial" w:hAnsi="Arial" w:cs="Arial"/>
        </w:rPr>
      </w:pPr>
      <w:bookmarkStart w:id="48" w:name="_Toc226630109"/>
      <w:r>
        <w:rPr>
          <w:rFonts w:ascii="Arial" w:hAnsi="Arial" w:cs="Arial"/>
        </w:rPr>
        <w:t xml:space="preserve">Consent Process (See available </w:t>
      </w:r>
      <w:hyperlink r:id="rId30" w:history="1">
        <w:hyperlink r:id="rId31" w:history="1">
          <w:r>
            <w:rPr>
              <w:rStyle w:val="Hyperlink"/>
              <w:rFonts w:ascii="Arial" w:hAnsi="Arial" w:cs="Arial"/>
            </w:rPr>
            <w:t>SOPs</w:t>
          </w:r>
        </w:hyperlink>
      </w:hyperlink>
      <w:r>
        <w:rPr>
          <w:rFonts w:ascii="Arial" w:hAnsi="Arial" w:cs="Arial"/>
        </w:rPr>
        <w:t xml:space="preserve"> within Endeavor)</w:t>
      </w:r>
      <w:bookmarkEnd w:id="48"/>
    </w:p>
    <w:p w14:paraId="6CD48C23" w14:textId="04E70B70" w:rsidR="007C4665" w:rsidRPr="00547A98" w:rsidRDefault="007C4665"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Pr>
          <w:rFonts w:ascii="Arial" w:hAnsi="Arial" w:cs="Arial"/>
          <w:color w:val="auto"/>
          <w:sz w:val="22"/>
        </w:rPr>
        <w:t>Indicate whether you will be obtaining consent, and if so describe:</w:t>
      </w:r>
    </w:p>
    <w:p w14:paraId="31110471" w14:textId="2519A2E3" w:rsidR="007C4665" w:rsidRPr="00547A98" w:rsidRDefault="007C4665" w:rsidP="007C4665">
      <w:pPr>
        <w:pStyle w:val="List"/>
        <w:numPr>
          <w:ilvl w:val="2"/>
          <w:numId w:val="2"/>
        </w:numPr>
        <w:tabs>
          <w:tab w:val="left" w:pos="1800"/>
        </w:tabs>
        <w:ind w:left="1800" w:hanging="540"/>
        <w:rPr>
          <w:rFonts w:ascii="Arial" w:hAnsi="Arial" w:cs="Arial"/>
          <w:sz w:val="22"/>
        </w:rPr>
      </w:pPr>
      <w:r>
        <w:rPr>
          <w:rFonts w:ascii="Arial" w:hAnsi="Arial" w:cs="Arial"/>
          <w:sz w:val="22"/>
        </w:rPr>
        <w:t>Where the consent process will take place.</w:t>
      </w:r>
    </w:p>
    <w:p w14:paraId="74E421EA" w14:textId="77777777" w:rsidR="007C4665" w:rsidRPr="00547A98" w:rsidRDefault="007C4665" w:rsidP="007C4665">
      <w:pPr>
        <w:pStyle w:val="List"/>
        <w:numPr>
          <w:ilvl w:val="2"/>
          <w:numId w:val="2"/>
        </w:numPr>
        <w:tabs>
          <w:tab w:val="left" w:pos="1800"/>
        </w:tabs>
        <w:ind w:left="1800" w:hanging="540"/>
        <w:rPr>
          <w:rFonts w:ascii="Arial" w:hAnsi="Arial" w:cs="Arial"/>
          <w:sz w:val="22"/>
        </w:rPr>
      </w:pPr>
      <w:r>
        <w:rPr>
          <w:rFonts w:ascii="Arial" w:hAnsi="Arial" w:cs="Arial"/>
          <w:sz w:val="22"/>
        </w:rPr>
        <w:t>Any process to ensure ongoing consent.</w:t>
      </w:r>
    </w:p>
    <w:p w14:paraId="6EF5F70E" w14:textId="4D28B1C1" w:rsidR="007C4665" w:rsidRPr="00547A98" w:rsidRDefault="007C4665" w:rsidP="007C4665">
      <w:pPr>
        <w:pStyle w:val="List"/>
        <w:numPr>
          <w:ilvl w:val="2"/>
          <w:numId w:val="2"/>
        </w:numPr>
        <w:tabs>
          <w:tab w:val="left" w:pos="1800"/>
        </w:tabs>
        <w:ind w:left="1800" w:hanging="540"/>
        <w:rPr>
          <w:rFonts w:ascii="Arial" w:hAnsi="Arial" w:cs="Arial"/>
          <w:sz w:val="22"/>
        </w:rPr>
      </w:pPr>
      <w:r>
        <w:rPr>
          <w:rFonts w:ascii="Arial" w:hAnsi="Arial" w:cs="Arial"/>
          <w:sz w:val="22"/>
        </w:rPr>
        <w:t xml:space="preserve">Whether you will be following </w:t>
      </w:r>
      <w:hyperlink r:id="rId32" w:history="1">
        <w:r>
          <w:rPr>
            <w:rStyle w:val="Hyperlink"/>
            <w:rFonts w:ascii="Arial" w:hAnsi="Arial" w:cs="Arial"/>
            <w:sz w:val="22"/>
          </w:rPr>
          <w:t>HRP-090 - SOP - Informed Consent Process for Research</w:t>
        </w:r>
      </w:hyperlink>
      <w:r>
        <w:rPr>
          <w:rFonts w:ascii="Arial" w:hAnsi="Arial" w:cs="Arial"/>
          <w:sz w:val="22"/>
        </w:rPr>
        <w:t>. If not, describe:</w:t>
      </w:r>
    </w:p>
    <w:p w14:paraId="6D13C766" w14:textId="77777777" w:rsidR="007C4665" w:rsidRPr="00547A98" w:rsidRDefault="007C4665" w:rsidP="007C4665">
      <w:pPr>
        <w:pStyle w:val="List2"/>
        <w:numPr>
          <w:ilvl w:val="3"/>
          <w:numId w:val="2"/>
        </w:numPr>
        <w:tabs>
          <w:tab w:val="left" w:pos="2340"/>
        </w:tabs>
        <w:ind w:left="2340" w:hanging="540"/>
        <w:rPr>
          <w:rFonts w:ascii="Arial" w:hAnsi="Arial" w:cs="Arial"/>
          <w:sz w:val="22"/>
        </w:rPr>
      </w:pPr>
      <w:r>
        <w:rPr>
          <w:rFonts w:ascii="Arial" w:hAnsi="Arial" w:cs="Arial"/>
          <w:sz w:val="22"/>
        </w:rPr>
        <w:t>The role of the individuals listed in the application as being involved in the consent process.</w:t>
      </w:r>
    </w:p>
    <w:p w14:paraId="2AD582E0" w14:textId="77777777" w:rsidR="007C4665" w:rsidRPr="00547A98" w:rsidRDefault="007C4665" w:rsidP="007C4665">
      <w:pPr>
        <w:pStyle w:val="List2"/>
        <w:numPr>
          <w:ilvl w:val="3"/>
          <w:numId w:val="2"/>
        </w:numPr>
        <w:tabs>
          <w:tab w:val="left" w:pos="2340"/>
        </w:tabs>
        <w:ind w:left="2340" w:hanging="540"/>
        <w:rPr>
          <w:rFonts w:ascii="Arial" w:hAnsi="Arial" w:cs="Arial"/>
          <w:sz w:val="22"/>
        </w:rPr>
      </w:pPr>
      <w:r>
        <w:rPr>
          <w:rFonts w:ascii="Arial" w:hAnsi="Arial" w:cs="Arial"/>
          <w:sz w:val="22"/>
        </w:rPr>
        <w:t>The time that will be devoted to the consent discussion.</w:t>
      </w:r>
    </w:p>
    <w:p w14:paraId="5C0A97BA" w14:textId="77777777" w:rsidR="007C4665" w:rsidRPr="00547A98" w:rsidRDefault="007C4665" w:rsidP="007C4665">
      <w:pPr>
        <w:pStyle w:val="List2"/>
        <w:numPr>
          <w:ilvl w:val="3"/>
          <w:numId w:val="2"/>
        </w:numPr>
        <w:tabs>
          <w:tab w:val="left" w:pos="2340"/>
        </w:tabs>
        <w:ind w:left="2340" w:hanging="540"/>
        <w:rPr>
          <w:rFonts w:ascii="Arial" w:hAnsi="Arial" w:cs="Arial"/>
          <w:sz w:val="22"/>
        </w:rPr>
      </w:pPr>
      <w:r>
        <w:rPr>
          <w:rFonts w:ascii="Arial" w:hAnsi="Arial" w:cs="Arial"/>
          <w:sz w:val="22"/>
        </w:rPr>
        <w:t>Steps that will be taken to minimize the possibility of coercion or undue influence.</w:t>
      </w:r>
    </w:p>
    <w:p w14:paraId="3DC5F8CA" w14:textId="77777777" w:rsidR="00401776" w:rsidRPr="00547A98" w:rsidRDefault="007C4665" w:rsidP="00F05ABF">
      <w:pPr>
        <w:pStyle w:val="List2"/>
        <w:numPr>
          <w:ilvl w:val="3"/>
          <w:numId w:val="2"/>
        </w:numPr>
        <w:tabs>
          <w:tab w:val="left" w:pos="2340"/>
        </w:tabs>
        <w:ind w:left="2340" w:hanging="540"/>
        <w:rPr>
          <w:rFonts w:ascii="Arial" w:hAnsi="Arial" w:cs="Arial"/>
        </w:rPr>
      </w:pPr>
      <w:r>
        <w:rPr>
          <w:rFonts w:ascii="Arial" w:hAnsi="Arial" w:cs="Arial"/>
          <w:sz w:val="22"/>
        </w:rPr>
        <w:t xml:space="preserve">Steps that will be taken to ensure the Participant’s understanding. </w:t>
      </w:r>
    </w:p>
    <w:p w14:paraId="5ED78447" w14:textId="52AC2F4C" w:rsidR="00F05ABF" w:rsidRDefault="00000000" w:rsidP="00C652B4">
      <w:pPr>
        <w:pStyle w:val="List2"/>
        <w:numPr>
          <w:ilvl w:val="0"/>
          <w:numId w:val="0"/>
        </w:numPr>
        <w:tabs>
          <w:tab w:val="left" w:pos="2340"/>
        </w:tabs>
        <w:ind w:left="720"/>
        <w:rPr>
          <w:rFonts w:ascii="Arial" w:hAnsi="Arial" w:cs="Arial"/>
          <w:sz w:val="22"/>
        </w:rPr>
      </w:pPr>
      <w:sdt>
        <w:sdtPr>
          <w:rPr>
            <w:rFonts w:ascii="Arial" w:hAnsi="Arial" w:cs="Arial"/>
            <w:sz w:val="22"/>
          </w:rPr>
          <w:id w:val="1658650761"/>
          <w:placeholder>
            <w:docPart w:val="DefaultPlaceholder_-1854013440"/>
          </w:placeholder>
        </w:sdtPr>
        <w:sdtContent>
          <w:r>
            <w:rPr>
              <w:rFonts w:ascii="Arial" w:hAnsi="Arial" w:cs="Arial"/>
              <w:sz w:val="22"/>
            </w:rPr>
            <w:t>Consent will be obtained when individuals read through the introductory language of the survey and by clicking next, voluntary select to participate in the study/complete the survey.</w:t>
          </w:r>
        </w:sdtContent>
      </w:sdt>
    </w:p>
    <w:p w14:paraId="302B4B71" w14:textId="77777777" w:rsidR="0046310C" w:rsidRPr="00FF495E" w:rsidRDefault="0046310C" w:rsidP="0046310C">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Pr>
          <w:rFonts w:ascii="Arial" w:hAnsi="Arial" w:cs="Arial"/>
          <w:color w:val="auto"/>
          <w:sz w:val="22"/>
        </w:rPr>
        <w:t>For studies involving research subject interaction with AI technology, ensure the consent process:</w:t>
      </w:r>
    </w:p>
    <w:p w14:paraId="07F9F3AA" w14:textId="162A613E" w:rsidR="0046310C" w:rsidRPr="007E1C97" w:rsidRDefault="0046310C" w:rsidP="0046310C">
      <w:pPr>
        <w:pStyle w:val="List"/>
        <w:numPr>
          <w:ilvl w:val="2"/>
          <w:numId w:val="2"/>
        </w:numPr>
        <w:tabs>
          <w:tab w:val="left" w:pos="1800"/>
        </w:tabs>
        <w:ind w:left="1800" w:hanging="540"/>
        <w:rPr>
          <w:rFonts w:ascii="Arial" w:hAnsi="Arial" w:cs="Arial"/>
          <w:sz w:val="22"/>
        </w:rPr>
      </w:pPr>
      <w:r>
        <w:rPr>
          <w:rFonts w:ascii="Arial" w:hAnsi="Arial" w:cs="Arial"/>
          <w:sz w:val="22"/>
        </w:rPr>
        <w:lastRenderedPageBreak/>
        <w:t>Clearly communicates the intended use of AI technology and any unique risks.</w:t>
      </w:r>
    </w:p>
    <w:p w14:paraId="1B056A6C" w14:textId="77777777" w:rsidR="0046310C" w:rsidRPr="007E1C97" w:rsidRDefault="0046310C" w:rsidP="0046310C">
      <w:pPr>
        <w:pStyle w:val="List"/>
        <w:numPr>
          <w:ilvl w:val="2"/>
          <w:numId w:val="2"/>
        </w:numPr>
        <w:tabs>
          <w:tab w:val="left" w:pos="1800"/>
        </w:tabs>
        <w:ind w:left="1800" w:hanging="540"/>
        <w:rPr>
          <w:rFonts w:ascii="Arial" w:hAnsi="Arial" w:cs="Arial"/>
          <w:sz w:val="22"/>
        </w:rPr>
      </w:pPr>
      <w:r>
        <w:rPr>
          <w:rFonts w:ascii="Arial" w:hAnsi="Arial" w:cs="Arial"/>
          <w:sz w:val="22"/>
        </w:rPr>
        <w:t>Is consistent with the protocol’s description of AI use.</w:t>
      </w:r>
    </w:p>
    <w:p w14:paraId="39D06469" w14:textId="77777777" w:rsidR="0046310C" w:rsidRDefault="0046310C" w:rsidP="0046310C">
      <w:pPr>
        <w:pStyle w:val="List"/>
        <w:numPr>
          <w:ilvl w:val="2"/>
          <w:numId w:val="2"/>
        </w:numPr>
        <w:tabs>
          <w:tab w:val="left" w:pos="1800"/>
        </w:tabs>
        <w:ind w:left="1800" w:hanging="540"/>
        <w:rPr>
          <w:rFonts w:ascii="Arial" w:hAnsi="Arial" w:cs="Arial"/>
          <w:sz w:val="22"/>
        </w:rPr>
      </w:pPr>
      <w:r>
        <w:rPr>
          <w:rFonts w:ascii="Arial" w:hAnsi="Arial" w:cs="Arial"/>
          <w:sz w:val="22"/>
        </w:rPr>
        <w:t>Addresses HIPAA authorization if PHI will be used.</w:t>
      </w:r>
    </w:p>
    <w:p w14:paraId="0AA8EC4F" w14:textId="515406AF" w:rsidR="0046310C" w:rsidRDefault="00000000" w:rsidP="0046310C">
      <w:pPr>
        <w:pStyle w:val="List"/>
        <w:numPr>
          <w:ilvl w:val="0"/>
          <w:numId w:val="0"/>
        </w:numPr>
        <w:tabs>
          <w:tab w:val="left" w:pos="1800"/>
        </w:tabs>
        <w:ind w:left="720"/>
        <w:rPr>
          <w:rFonts w:ascii="Arial" w:hAnsi="Arial" w:cs="Arial"/>
          <w:i w:val="0"/>
          <w:iCs/>
          <w:sz w:val="22"/>
        </w:rPr>
      </w:pPr>
      <w:sdt>
        <w:sdtPr>
          <w:rPr>
            <w:rFonts w:ascii="Arial" w:hAnsi="Arial" w:cs="Arial"/>
            <w:i w:val="0"/>
            <w:iCs/>
            <w:sz w:val="22"/>
          </w:rPr>
          <w:id w:val="406275461"/>
          <w14:checkbox>
            <w14:checked w14:val="1"/>
            <w14:checkedState w14:val="2612" w14:font="MS Gothic"/>
            <w14:uncheckedState w14:val="2610" w14:font="MS Gothic"/>
          </w14:checkbox>
        </w:sdtPr>
        <w:sdtContent>
          <w:r>
            <w:rPr>
              <w:rFonts w:ascii="MS Gothic" w:eastAsia="MS Gothic" w:hAnsi="MS Gothic" w:cs="Arial" w:hint="eastAsia"/>
              <w:i w:val="0"/>
              <w:iCs/>
              <w:sz w:val="22"/>
            </w:rPr>
            <w:t>☒</w:t>
          </w:r>
        </w:sdtContent>
      </w:sdt>
      <w:r>
        <w:rPr>
          <w:rFonts w:ascii="Arial" w:hAnsi="Arial" w:cs="Arial"/>
          <w:i w:val="0"/>
          <w:iCs/>
          <w:sz w:val="22"/>
        </w:rPr>
        <w:t xml:space="preserve"> Select if this section is not relevant to your research because the study does not involve subject interaction with AI technology.</w:t>
      </w:r>
    </w:p>
    <w:p w14:paraId="39F1FFF3" w14:textId="52AB4DBB" w:rsidR="0046310C" w:rsidRPr="0099378A" w:rsidRDefault="00000000" w:rsidP="0046310C">
      <w:pPr>
        <w:pStyle w:val="List"/>
        <w:numPr>
          <w:ilvl w:val="0"/>
          <w:numId w:val="0"/>
        </w:numPr>
        <w:tabs>
          <w:tab w:val="left" w:pos="1800"/>
        </w:tabs>
        <w:ind w:left="720"/>
        <w:rPr>
          <w:rFonts w:ascii="Arial" w:hAnsi="Arial" w:cs="Arial"/>
          <w:sz w:val="22"/>
        </w:rPr>
      </w:pPr>
      <w:sdt>
        <w:sdtPr>
          <w:rPr>
            <w:rFonts w:ascii="Arial" w:hAnsi="Arial" w:cs="Arial"/>
            <w:sz w:val="22"/>
          </w:rPr>
          <w:id w:val="-921794961"/>
          <w:placeholder>
            <w:docPart w:val="AD713D62F0674671B84ED001C57AB9C7"/>
          </w:placeholder>
          <w:showingPlcHdr/>
        </w:sdtPr>
        <w:sdtContent>
          <w:r>
            <w:rPr>
              <w:rStyle w:val="PlaceholderText"/>
              <w:rFonts w:ascii="Arial" w:hAnsi="Arial" w:cs="Arial"/>
              <w:i w:val="0"/>
              <w:iCs/>
              <w:color w:val="000000" w:themeColor="text1"/>
              <w:bdr w:val="single" w:sz="4" w:space="0" w:color="auto"/>
            </w:rPr>
            <w:t>Click or tap here to enter text.</w:t>
          </w:r>
        </w:sdtContent>
      </w:sdt>
    </w:p>
    <w:p w14:paraId="5925588A" w14:textId="77777777" w:rsidR="0046310C" w:rsidRPr="0046310C" w:rsidRDefault="0046310C" w:rsidP="00C652B4">
      <w:pPr>
        <w:pStyle w:val="List2"/>
        <w:numPr>
          <w:ilvl w:val="0"/>
          <w:numId w:val="0"/>
        </w:numPr>
        <w:tabs>
          <w:tab w:val="left" w:pos="2340"/>
        </w:tabs>
        <w:ind w:left="720"/>
        <w:rPr>
          <w:rFonts w:ascii="Arial" w:hAnsi="Arial" w:cs="Arial"/>
          <w:i w:val="0"/>
          <w:iCs/>
        </w:rPr>
      </w:pPr>
    </w:p>
    <w:p w14:paraId="78AE18E6" w14:textId="28967AA0" w:rsidR="007C4665" w:rsidRPr="00547A98" w:rsidRDefault="007C4665" w:rsidP="007C4665">
      <w:pPr>
        <w:pStyle w:val="List"/>
        <w:numPr>
          <w:ilvl w:val="0"/>
          <w:numId w:val="0"/>
        </w:numPr>
        <w:tabs>
          <w:tab w:val="left" w:pos="1800"/>
        </w:tabs>
        <w:ind w:left="1800"/>
        <w:rPr>
          <w:rFonts w:ascii="Arial" w:hAnsi="Arial" w:cs="Arial"/>
          <w:b/>
          <w:bCs/>
          <w:sz w:val="28"/>
          <w:szCs w:val="28"/>
        </w:rPr>
      </w:pPr>
      <w:r>
        <w:rPr>
          <w:rFonts w:ascii="Arial" w:hAnsi="Arial" w:cs="Arial"/>
          <w:b/>
          <w:bCs/>
          <w:sz w:val="28"/>
          <w:szCs w:val="28"/>
        </w:rPr>
        <w:t>Non-</w:t>
      </w:r>
      <w:proofErr w:type="gramStart"/>
      <w:r>
        <w:rPr>
          <w:rFonts w:ascii="Arial" w:hAnsi="Arial" w:cs="Arial"/>
          <w:b/>
          <w:bCs/>
          <w:sz w:val="28"/>
          <w:szCs w:val="28"/>
        </w:rPr>
        <w:t>English Speaking</w:t>
      </w:r>
      <w:proofErr w:type="gramEnd"/>
      <w:r>
        <w:rPr>
          <w:rFonts w:ascii="Arial" w:hAnsi="Arial" w:cs="Arial"/>
          <w:b/>
          <w:bCs/>
          <w:sz w:val="28"/>
          <w:szCs w:val="28"/>
        </w:rPr>
        <w:t xml:space="preserve"> Participants</w:t>
      </w:r>
    </w:p>
    <w:p w14:paraId="6222092D" w14:textId="6B13A6CA" w:rsidR="007C4665" w:rsidRPr="00547A98" w:rsidRDefault="007C4665" w:rsidP="007C4665">
      <w:pPr>
        <w:pStyle w:val="List"/>
        <w:numPr>
          <w:ilvl w:val="2"/>
          <w:numId w:val="2"/>
        </w:numPr>
        <w:tabs>
          <w:tab w:val="left" w:pos="1800"/>
        </w:tabs>
        <w:ind w:left="1800" w:hanging="540"/>
        <w:rPr>
          <w:rFonts w:ascii="Arial" w:hAnsi="Arial" w:cs="Arial"/>
          <w:sz w:val="22"/>
        </w:rPr>
      </w:pPr>
      <w:r>
        <w:rPr>
          <w:rFonts w:ascii="Arial" w:hAnsi="Arial" w:cs="Arial"/>
          <w:sz w:val="22"/>
        </w:rPr>
        <w:t>Indicate what language(s) other than English are understood by prospective Participants or representatives.</w:t>
      </w:r>
    </w:p>
    <w:p w14:paraId="4EC6E32E" w14:textId="722E699A" w:rsidR="007C4665" w:rsidRPr="00547A98" w:rsidRDefault="007C4665" w:rsidP="007C4665">
      <w:pPr>
        <w:pStyle w:val="List"/>
        <w:numPr>
          <w:ilvl w:val="2"/>
          <w:numId w:val="2"/>
        </w:numPr>
        <w:tabs>
          <w:tab w:val="left" w:pos="1800"/>
        </w:tabs>
        <w:ind w:left="1800" w:hanging="540"/>
        <w:rPr>
          <w:rFonts w:ascii="Arial" w:hAnsi="Arial" w:cs="Arial"/>
          <w:sz w:val="22"/>
        </w:rPr>
      </w:pPr>
      <w:r>
        <w:rPr>
          <w:rFonts w:ascii="Arial" w:hAnsi="Arial" w:cs="Arial"/>
          <w:sz w:val="22"/>
        </w:rPr>
        <w:t>If Participants who do not speak English will be enrolled, describe the process to ensure that the oral and written information provided to those Participants will be in that language. Indicate the language that will be used by those obtaining consent.</w:t>
      </w:r>
    </w:p>
    <w:p w14:paraId="412B827E" w14:textId="1F9152E0" w:rsidR="00600905" w:rsidRPr="000B3133" w:rsidRDefault="00000000" w:rsidP="000B3133">
      <w:pPr>
        <w:spacing w:after="120"/>
        <w:ind w:left="720"/>
        <w:rPr>
          <w:rFonts w:cs="Arial"/>
          <w:color w:val="000000" w:themeColor="text1"/>
          <w:sz w:val="22"/>
        </w:rPr>
      </w:pPr>
      <w:sdt>
        <w:sdtPr>
          <w:rPr>
            <w:rFonts w:ascii="Segoe UI Symbol" w:hAnsi="Segoe UI Symbol" w:cs="Segoe UI Symbol"/>
            <w:sz w:val="22"/>
          </w:rPr>
          <w:id w:val="270604516"/>
          <w14:checkbox>
            <w14:checked w14:val="1"/>
            <w14:checkedState w14:val="2612" w14:font="MS Gothic"/>
            <w14:uncheckedState w14:val="2610" w14:font="MS Gothic"/>
          </w14:checkbox>
        </w:sdtPr>
        <w:sdtContent>
          <w:r>
            <w:rPr>
              <w:rFonts w:ascii="MS Gothic" w:eastAsia="MS Gothic" w:hAnsi="MS Gothic" w:cs="Segoe UI Symbol" w:hint="eastAsia"/>
              <w:sz w:val="22"/>
            </w:rPr>
            <w:t>☒</w:t>
          </w:r>
        </w:sdtContent>
      </w:sdt>
      <w:r>
        <w:rPr>
          <w:rFonts w:cs="Arial"/>
          <w:sz w:val="22"/>
        </w:rPr>
        <w:t xml:space="preserve"> Select if this section is not applicable to your research project because this study is not expected to enroll individuals </w:t>
      </w:r>
      <w:r>
        <w:rPr>
          <w:rFonts w:cs="Arial"/>
          <w:color w:val="000000" w:themeColor="text1"/>
          <w:sz w:val="22"/>
        </w:rPr>
        <w:t>who do not speak English.</w:t>
      </w:r>
    </w:p>
    <w:sdt>
      <w:sdtPr>
        <w:rPr>
          <w:rFonts w:cs="Arial"/>
          <w:color w:val="000000" w:themeColor="text1"/>
          <w:sz w:val="22"/>
        </w:rPr>
        <w:id w:val="1180776518"/>
        <w:placeholder>
          <w:docPart w:val="DefaultPlaceholder_-1854013440"/>
        </w:placeholder>
        <w:showingPlcHdr/>
      </w:sdtPr>
      <w:sdtContent>
        <w:p w14:paraId="17E120CB" w14:textId="19628C16" w:rsidR="00600905" w:rsidRPr="000B3133" w:rsidRDefault="00600905" w:rsidP="00C652B4">
          <w:pPr>
            <w:ind w:left="720"/>
            <w:rPr>
              <w:rFonts w:cs="Arial"/>
              <w:color w:val="000000" w:themeColor="text1"/>
              <w:sz w:val="22"/>
            </w:rPr>
          </w:pPr>
          <w:r>
            <w:rPr>
              <w:rStyle w:val="PlaceholderText"/>
              <w:rFonts w:cs="Arial"/>
              <w:color w:val="000000" w:themeColor="text1"/>
              <w:sz w:val="22"/>
              <w:bdr w:val="single" w:sz="4" w:space="0" w:color="auto"/>
            </w:rPr>
            <w:t>Click or tap here to enter text.</w:t>
          </w:r>
        </w:p>
      </w:sdtContent>
    </w:sdt>
    <w:p w14:paraId="274F7179" w14:textId="77777777" w:rsidR="007C4665" w:rsidRPr="00547A98" w:rsidRDefault="007C4665" w:rsidP="007C4665">
      <w:pPr>
        <w:pStyle w:val="List"/>
        <w:numPr>
          <w:ilvl w:val="0"/>
          <w:numId w:val="0"/>
        </w:numPr>
        <w:tabs>
          <w:tab w:val="left" w:pos="1800"/>
        </w:tabs>
        <w:ind w:left="1800"/>
        <w:rPr>
          <w:rFonts w:ascii="Arial" w:hAnsi="Arial" w:cs="Arial"/>
          <w:b/>
          <w:bCs/>
          <w:sz w:val="28"/>
          <w:szCs w:val="28"/>
        </w:rPr>
      </w:pPr>
      <w:r>
        <w:rPr>
          <w:rFonts w:ascii="Arial" w:hAnsi="Arial" w:cs="Arial"/>
          <w:b/>
          <w:bCs/>
          <w:sz w:val="28"/>
          <w:szCs w:val="28"/>
        </w:rPr>
        <w:t>Waiver or Alteration of Consent Process (consent will not be obtained, required information will not be disclosed, or the research involves deception)</w:t>
      </w:r>
    </w:p>
    <w:p w14:paraId="6E15BED0" w14:textId="77ADD338" w:rsidR="007C4665" w:rsidRPr="00547A98" w:rsidRDefault="007C4665" w:rsidP="007C4665">
      <w:pPr>
        <w:pStyle w:val="List"/>
        <w:numPr>
          <w:ilvl w:val="2"/>
          <w:numId w:val="2"/>
        </w:numPr>
        <w:tabs>
          <w:tab w:val="left" w:pos="1800"/>
        </w:tabs>
        <w:ind w:left="1800" w:hanging="540"/>
        <w:rPr>
          <w:rFonts w:ascii="Arial" w:hAnsi="Arial" w:cs="Arial"/>
          <w:sz w:val="22"/>
        </w:rPr>
      </w:pPr>
      <w:r>
        <w:rPr>
          <w:rFonts w:ascii="Arial" w:hAnsi="Arial" w:cs="Arial"/>
          <w:sz w:val="22"/>
        </w:rPr>
        <w:t xml:space="preserve">Review the </w:t>
      </w:r>
      <w:hyperlink r:id="rId33" w:history="1">
        <w:r>
          <w:rPr>
            <w:rStyle w:val="Hyperlink"/>
            <w:rFonts w:ascii="Arial" w:hAnsi="Arial" w:cs="Arial"/>
            <w:sz w:val="22"/>
          </w:rPr>
          <w:t>HRP-410 - CHECKLIST - Waiver or Alteration of Consent Process</w:t>
        </w:r>
      </w:hyperlink>
      <w:r>
        <w:rPr>
          <w:rFonts w:ascii="Arial" w:hAnsi="Arial" w:cs="Arial"/>
          <w:sz w:val="22"/>
        </w:rPr>
        <w:t xml:space="preserve"> to ensure you have provided sufficient information for the IRB to make these determinations.</w:t>
      </w:r>
    </w:p>
    <w:p w14:paraId="5FDBB191" w14:textId="44033628" w:rsidR="00AF5D2D" w:rsidRDefault="00000000" w:rsidP="000B3133">
      <w:pPr>
        <w:spacing w:after="120"/>
        <w:ind w:left="720"/>
        <w:rPr>
          <w:rFonts w:cs="Arial"/>
          <w:sz w:val="22"/>
        </w:rPr>
      </w:pPr>
      <w:sdt>
        <w:sdtPr>
          <w:rPr>
            <w:rFonts w:ascii="Segoe UI Symbol" w:hAnsi="Segoe UI Symbol" w:cs="Segoe UI Symbol"/>
            <w:sz w:val="22"/>
          </w:rPr>
          <w:id w:val="2063361865"/>
          <w14:checkbox>
            <w14:checked w14:val="0"/>
            <w14:checkedState w14:val="2612" w14:font="MS Gothic"/>
            <w14:uncheckedState w14:val="2610" w14:font="MS Gothic"/>
          </w14:checkbox>
        </w:sdtPr>
        <w:sdtContent>
          <w:r>
            <w:rPr>
              <w:rFonts w:ascii="MS Gothic" w:eastAsia="MS Gothic" w:hAnsi="MS Gothic" w:cs="Segoe UI Symbol" w:hint="eastAsia"/>
              <w:sz w:val="22"/>
            </w:rPr>
            <w:t>☐</w:t>
          </w:r>
        </w:sdtContent>
      </w:sdt>
      <w:r>
        <w:rPr>
          <w:rFonts w:cs="Arial"/>
          <w:sz w:val="22"/>
        </w:rPr>
        <w:t xml:space="preserve"> Select if this section is not applicable to your research project because written consent will be obtained from all subjects and will include all required elements of consent. </w:t>
      </w:r>
    </w:p>
    <w:p w14:paraId="5B29353A" w14:textId="2525130C" w:rsidR="003D2375" w:rsidRDefault="0064309C" w:rsidP="0064309C">
      <w:pPr>
        <w:ind w:left="720"/>
        <w:rPr>
          <w:rFonts w:cs="Arial"/>
          <w:sz w:val="22"/>
        </w:rPr>
      </w:pPr>
      <w:r>
        <w:rPr>
          <w:rFonts w:cs="Arial"/>
          <w:sz w:val="22"/>
        </w:rPr>
        <w:t xml:space="preserve">Will you use an electronic consent document?   </w:t>
      </w:r>
      <w:sdt>
        <w:sdtPr>
          <w:rPr>
            <w:rFonts w:ascii="Segoe UI Symbol" w:hAnsi="Segoe UI Symbol" w:cs="Segoe UI Symbol"/>
            <w:sz w:val="22"/>
          </w:rPr>
          <w:id w:val="832576601"/>
          <w14:checkbox>
            <w14:checked w14:val="1"/>
            <w14:checkedState w14:val="2612" w14:font="MS Gothic"/>
            <w14:uncheckedState w14:val="2610" w14:font="MS Gothic"/>
          </w14:checkbox>
        </w:sdtPr>
        <w:sdtContent>
          <w:r>
            <w:rPr>
              <w:rFonts w:ascii="MS Gothic" w:eastAsia="MS Gothic" w:hAnsi="MS Gothic" w:cs="Segoe UI Symbol" w:hint="eastAsia"/>
              <w:sz w:val="22"/>
            </w:rPr>
            <w:t>☒</w:t>
          </w:r>
        </w:sdtContent>
      </w:sdt>
      <w:r>
        <w:rPr>
          <w:rFonts w:cs="Arial"/>
          <w:sz w:val="22"/>
        </w:rPr>
        <w:t xml:space="preserve"> Yes  </w:t>
      </w:r>
      <w:sdt>
        <w:sdtPr>
          <w:rPr>
            <w:rFonts w:cs="Arial"/>
            <w:sz w:val="22"/>
          </w:rPr>
          <w:id w:val="172465483"/>
          <w14:checkbox>
            <w14:checked w14:val="0"/>
            <w14:checkedState w14:val="2612" w14:font="MS Gothic"/>
            <w14:uncheckedState w14:val="2610" w14:font="MS Gothic"/>
          </w14:checkbox>
        </w:sdtPr>
        <w:sdtContent>
          <w:r>
            <w:rPr>
              <w:rFonts w:ascii="MS Gothic" w:eastAsia="MS Gothic" w:hAnsi="MS Gothic" w:cs="Arial" w:hint="eastAsia"/>
              <w:sz w:val="22"/>
            </w:rPr>
            <w:t>☐</w:t>
          </w:r>
        </w:sdtContent>
      </w:sdt>
      <w:r>
        <w:rPr>
          <w:rFonts w:cs="Arial"/>
          <w:sz w:val="22"/>
        </w:rPr>
        <w:t> No</w:t>
      </w:r>
    </w:p>
    <w:p w14:paraId="66874CAD" w14:textId="77777777" w:rsidR="003D2375" w:rsidRPr="000B3133" w:rsidRDefault="003D2375" w:rsidP="00C652B4">
      <w:pPr>
        <w:ind w:left="720"/>
        <w:rPr>
          <w:rFonts w:cs="Arial"/>
          <w:color w:val="000000" w:themeColor="text1"/>
          <w:sz w:val="22"/>
        </w:rPr>
      </w:pPr>
    </w:p>
    <w:sdt>
      <w:sdtPr>
        <w:rPr>
          <w:rFonts w:cs="Arial"/>
          <w:color w:val="000000" w:themeColor="text1"/>
          <w:sz w:val="22"/>
        </w:rPr>
        <w:id w:val="-1388560456"/>
        <w:placeholder>
          <w:docPart w:val="516209B3DBD14E528D7C4B7B45C3CC5E"/>
        </w:placeholder>
      </w:sdtPr>
      <w:sdtContent>
        <w:p w14:paraId="4F914E71" w14:textId="1A588BA1" w:rsidR="00AF5D2D" w:rsidRPr="000B3133" w:rsidRDefault="004617DE" w:rsidP="00C652B4">
          <w:pPr>
            <w:ind w:left="720"/>
            <w:rPr>
              <w:rFonts w:cs="Arial"/>
              <w:color w:val="000000" w:themeColor="text1"/>
              <w:sz w:val="22"/>
            </w:rPr>
          </w:pPr>
          <w:r>
            <w:rPr>
              <w:rFonts w:cs="Arial"/>
              <w:color w:val="000000" w:themeColor="text1"/>
              <w:sz w:val="22"/>
            </w:rPr>
            <w:t xml:space="preserve">Yes, consent is voluntarily given by electing to participate/complete the survey. </w:t>
          </w:r>
        </w:p>
      </w:sdtContent>
    </w:sdt>
    <w:p w14:paraId="7E6E0CBC" w14:textId="12D07BEB" w:rsidR="007C4665" w:rsidRPr="00547A98" w:rsidRDefault="009F0AAC" w:rsidP="007C4665">
      <w:pPr>
        <w:pStyle w:val="List"/>
        <w:numPr>
          <w:ilvl w:val="0"/>
          <w:numId w:val="0"/>
        </w:numPr>
        <w:tabs>
          <w:tab w:val="left" w:pos="1800"/>
        </w:tabs>
        <w:ind w:left="1800"/>
        <w:rPr>
          <w:rFonts w:ascii="Arial" w:hAnsi="Arial" w:cs="Arial"/>
          <w:b/>
          <w:bCs/>
          <w:sz w:val="28"/>
          <w:szCs w:val="28"/>
        </w:rPr>
      </w:pPr>
      <w:r>
        <w:rPr>
          <w:rFonts w:ascii="Arial" w:hAnsi="Arial" w:cs="Arial"/>
          <w:b/>
          <w:bCs/>
          <w:sz w:val="28"/>
          <w:szCs w:val="28"/>
        </w:rPr>
        <w:t>Participants who are not yet adults (infants, children, teenagers)</w:t>
      </w:r>
    </w:p>
    <w:p w14:paraId="43F08068" w14:textId="3CBB1F75" w:rsidR="007C4665" w:rsidRPr="00547A98" w:rsidRDefault="007C4665" w:rsidP="007C4665">
      <w:pPr>
        <w:pStyle w:val="List"/>
        <w:numPr>
          <w:ilvl w:val="2"/>
          <w:numId w:val="2"/>
        </w:numPr>
        <w:tabs>
          <w:tab w:val="left" w:pos="1800"/>
        </w:tabs>
        <w:ind w:left="1800" w:hanging="540"/>
        <w:rPr>
          <w:rFonts w:ascii="Arial" w:hAnsi="Arial" w:cs="Arial"/>
          <w:sz w:val="22"/>
        </w:rPr>
      </w:pPr>
      <w:r>
        <w:rPr>
          <w:rFonts w:ascii="Arial" w:hAnsi="Arial" w:cs="Arial"/>
          <w:sz w:val="22"/>
        </w:rPr>
        <w:t xml:space="preserve">Describe the criteria that will be used to determine whether a prospective Participant has not attained the legal age for consent to treatments or procedures involved in the research under the </w:t>
      </w:r>
      <w:r>
        <w:rPr>
          <w:rFonts w:ascii="Arial" w:hAnsi="Arial" w:cs="Arial"/>
          <w:sz w:val="22"/>
        </w:rPr>
        <w:lastRenderedPageBreak/>
        <w:t>applicable law of the jurisdiction in which the research will be conducted. (E.g., individuals under the age of 18 years.)</w:t>
      </w:r>
    </w:p>
    <w:p w14:paraId="7C7AE2F4" w14:textId="7C39965E" w:rsidR="007C4665" w:rsidRPr="00547A98" w:rsidRDefault="007C4665" w:rsidP="007C4665">
      <w:pPr>
        <w:pStyle w:val="List2"/>
        <w:numPr>
          <w:ilvl w:val="3"/>
          <w:numId w:val="2"/>
        </w:numPr>
        <w:tabs>
          <w:tab w:val="left" w:pos="2340"/>
        </w:tabs>
        <w:ind w:left="2340" w:hanging="540"/>
        <w:rPr>
          <w:rFonts w:ascii="Arial" w:hAnsi="Arial" w:cs="Arial"/>
          <w:sz w:val="22"/>
        </w:rPr>
      </w:pPr>
      <w:r>
        <w:rPr>
          <w:rFonts w:ascii="Arial" w:hAnsi="Arial" w:cs="Arial"/>
          <w:sz w:val="22"/>
        </w:rPr>
        <w:t xml:space="preserve">For research conducted in the state, review </w:t>
      </w:r>
      <w:hyperlink r:id="rId34" w:history="1">
        <w:r>
          <w:rPr>
            <w:rStyle w:val="Hyperlink"/>
            <w:rFonts w:ascii="Arial" w:hAnsi="Arial" w:cs="Arial"/>
            <w:sz w:val="22"/>
          </w:rPr>
          <w:t>HRP-013 - SOP - LARs, Children, and Guardians</w:t>
        </w:r>
      </w:hyperlink>
      <w:r>
        <w:rPr>
          <w:rFonts w:ascii="Arial" w:hAnsi="Arial" w:cs="Arial"/>
          <w:sz w:val="22"/>
        </w:rPr>
        <w:t xml:space="preserve"> to be aware of which individuals in the state meet the definition of “children.”</w:t>
      </w:r>
    </w:p>
    <w:p w14:paraId="1161AE4B" w14:textId="281F86BA" w:rsidR="007C4665" w:rsidRPr="00547A98" w:rsidRDefault="007C4665" w:rsidP="007C4665">
      <w:pPr>
        <w:pStyle w:val="List2"/>
        <w:numPr>
          <w:ilvl w:val="3"/>
          <w:numId w:val="2"/>
        </w:numPr>
        <w:tabs>
          <w:tab w:val="left" w:pos="2340"/>
        </w:tabs>
        <w:ind w:left="2340" w:hanging="540"/>
        <w:rPr>
          <w:rFonts w:ascii="Arial" w:hAnsi="Arial" w:cs="Arial"/>
          <w:sz w:val="22"/>
        </w:rPr>
      </w:pPr>
      <w:r>
        <w:rPr>
          <w:rFonts w:ascii="Arial" w:hAnsi="Arial" w:cs="Arial"/>
          <w:sz w:val="22"/>
        </w:rPr>
        <w:t xml:space="preserve">For research conducted outside of the state, provide information that describes which persons have not attained the legal age for consent to treatments or procedures involved the research, under the applicable law of the jurisdiction in which research will be conducted. One method of obtaining this information is to have a legal counsel or authority review your protocol along the definition of “children” in </w:t>
      </w:r>
      <w:hyperlink r:id="rId35" w:history="1">
        <w:r>
          <w:rPr>
            <w:rStyle w:val="Hyperlink"/>
            <w:rFonts w:ascii="Arial" w:hAnsi="Arial" w:cs="Arial"/>
            <w:sz w:val="22"/>
          </w:rPr>
          <w:t>HRP-013 - SOP - LARs, Children, and Guardians.</w:t>
        </w:r>
      </w:hyperlink>
    </w:p>
    <w:p w14:paraId="6B682C44" w14:textId="77777777" w:rsidR="007C4665" w:rsidRPr="00547A98" w:rsidRDefault="007C4665" w:rsidP="007C4665">
      <w:pPr>
        <w:pStyle w:val="List"/>
        <w:numPr>
          <w:ilvl w:val="2"/>
          <w:numId w:val="2"/>
        </w:numPr>
        <w:tabs>
          <w:tab w:val="left" w:pos="1800"/>
        </w:tabs>
        <w:ind w:left="1800" w:hanging="540"/>
        <w:rPr>
          <w:rFonts w:ascii="Arial" w:hAnsi="Arial" w:cs="Arial"/>
          <w:sz w:val="22"/>
        </w:rPr>
      </w:pPr>
      <w:r>
        <w:rPr>
          <w:rFonts w:ascii="Arial" w:hAnsi="Arial" w:cs="Arial"/>
          <w:sz w:val="22"/>
        </w:rPr>
        <w:t>Describe whether parental permission will be obtained from:</w:t>
      </w:r>
    </w:p>
    <w:p w14:paraId="16770F50" w14:textId="77777777" w:rsidR="007C4665" w:rsidRPr="00547A98" w:rsidRDefault="007C4665" w:rsidP="007C4665">
      <w:pPr>
        <w:pStyle w:val="List2"/>
        <w:numPr>
          <w:ilvl w:val="3"/>
          <w:numId w:val="2"/>
        </w:numPr>
        <w:tabs>
          <w:tab w:val="left" w:pos="2340"/>
        </w:tabs>
        <w:ind w:left="2340" w:hanging="540"/>
        <w:rPr>
          <w:rFonts w:ascii="Arial" w:hAnsi="Arial" w:cs="Arial"/>
          <w:sz w:val="22"/>
        </w:rPr>
      </w:pPr>
      <w:r>
        <w:rPr>
          <w:rFonts w:ascii="Arial" w:hAnsi="Arial" w:cs="Arial"/>
          <w:sz w:val="22"/>
        </w:rPr>
        <w:t>Both parents unless one parent is deceased, unknown, incompetent, or not reasonably available, or when only one parent has legal responsibility for the care and custody of the child.</w:t>
      </w:r>
    </w:p>
    <w:p w14:paraId="70932509" w14:textId="77777777" w:rsidR="007C4665" w:rsidRPr="00547A98" w:rsidRDefault="007C4665" w:rsidP="007C4665">
      <w:pPr>
        <w:pStyle w:val="List2"/>
        <w:numPr>
          <w:ilvl w:val="3"/>
          <w:numId w:val="2"/>
        </w:numPr>
        <w:tabs>
          <w:tab w:val="left" w:pos="2340"/>
        </w:tabs>
        <w:ind w:left="2340" w:hanging="540"/>
        <w:rPr>
          <w:rFonts w:ascii="Arial" w:hAnsi="Arial" w:cs="Arial"/>
          <w:sz w:val="22"/>
        </w:rPr>
      </w:pPr>
      <w:r>
        <w:rPr>
          <w:rFonts w:ascii="Arial" w:hAnsi="Arial" w:cs="Arial"/>
          <w:sz w:val="22"/>
        </w:rPr>
        <w:t>One parent even if the other parent is alive, known, competent, reasonably available, and shares legal responsibility for the care and custody of the child.</w:t>
      </w:r>
    </w:p>
    <w:p w14:paraId="5800B438" w14:textId="77777777" w:rsidR="007C4665" w:rsidRPr="00547A98" w:rsidRDefault="007C4665" w:rsidP="007C4665">
      <w:pPr>
        <w:pStyle w:val="List"/>
        <w:numPr>
          <w:ilvl w:val="2"/>
          <w:numId w:val="2"/>
        </w:numPr>
        <w:tabs>
          <w:tab w:val="left" w:pos="1800"/>
        </w:tabs>
        <w:ind w:left="1800" w:hanging="540"/>
        <w:rPr>
          <w:rFonts w:ascii="Arial" w:hAnsi="Arial" w:cs="Arial"/>
          <w:sz w:val="22"/>
        </w:rPr>
      </w:pPr>
      <w:r>
        <w:rPr>
          <w:rFonts w:ascii="Arial" w:hAnsi="Arial" w:cs="Arial"/>
          <w:sz w:val="22"/>
        </w:rPr>
        <w:t>Describe whether permission will be obtained from individuals other than parents, and if so, who will be allowed to provide permission. Describe the process used to determine these individuals’ authority to consent to each child’s general medical care.</w:t>
      </w:r>
    </w:p>
    <w:p w14:paraId="2E0E9C31" w14:textId="77777777" w:rsidR="007C4665" w:rsidRPr="00547A98" w:rsidRDefault="007C4665" w:rsidP="007C4665">
      <w:pPr>
        <w:pStyle w:val="List"/>
        <w:numPr>
          <w:ilvl w:val="2"/>
          <w:numId w:val="2"/>
        </w:numPr>
        <w:tabs>
          <w:tab w:val="left" w:pos="1800"/>
        </w:tabs>
        <w:ind w:left="1800" w:hanging="540"/>
        <w:rPr>
          <w:rFonts w:ascii="Arial" w:hAnsi="Arial" w:cs="Arial"/>
          <w:sz w:val="22"/>
        </w:rPr>
      </w:pPr>
      <w:r>
        <w:rPr>
          <w:rFonts w:ascii="Arial" w:hAnsi="Arial" w:cs="Arial"/>
          <w:sz w:val="22"/>
        </w:rPr>
        <w:t>Indicate whether assent will be obtained from all, some, or none of the children. If assent will be obtained from some children, indicate which children will be required to assent.</w:t>
      </w:r>
    </w:p>
    <w:p w14:paraId="06133B3F" w14:textId="156B952E" w:rsidR="009727C6" w:rsidRPr="00547A98" w:rsidRDefault="007C4665" w:rsidP="000072DA">
      <w:pPr>
        <w:pStyle w:val="List"/>
        <w:numPr>
          <w:ilvl w:val="2"/>
          <w:numId w:val="2"/>
        </w:numPr>
        <w:tabs>
          <w:tab w:val="left" w:pos="1800"/>
        </w:tabs>
        <w:ind w:left="1800" w:hanging="540"/>
        <w:rPr>
          <w:rFonts w:ascii="Arial" w:hAnsi="Arial" w:cs="Arial"/>
          <w:sz w:val="22"/>
        </w:rPr>
      </w:pPr>
      <w:r>
        <w:rPr>
          <w:rFonts w:ascii="Arial" w:hAnsi="Arial" w:cs="Arial"/>
          <w:sz w:val="22"/>
        </w:rPr>
        <w:t>When assent of children is obtained describe whether and how it will be documented.</w:t>
      </w:r>
    </w:p>
    <w:p w14:paraId="46A1C585" w14:textId="51F151EA" w:rsidR="000072DA" w:rsidRPr="00547A98" w:rsidRDefault="00000000" w:rsidP="000B3133">
      <w:pPr>
        <w:spacing w:after="120"/>
        <w:ind w:left="720"/>
        <w:rPr>
          <w:rFonts w:cs="Arial"/>
          <w:sz w:val="22"/>
        </w:rPr>
      </w:pPr>
      <w:sdt>
        <w:sdtPr>
          <w:rPr>
            <w:rFonts w:ascii="Segoe UI Symbol" w:hAnsi="Segoe UI Symbol" w:cs="Segoe UI Symbol"/>
            <w:sz w:val="22"/>
          </w:rPr>
          <w:id w:val="157731009"/>
          <w14:checkbox>
            <w14:checked w14:val="1"/>
            <w14:checkedState w14:val="2612" w14:font="MS Gothic"/>
            <w14:uncheckedState w14:val="2610" w14:font="MS Gothic"/>
          </w14:checkbox>
        </w:sdtPr>
        <w:sdtContent>
          <w:r>
            <w:rPr>
              <w:rFonts w:ascii="MS Gothic" w:eastAsia="MS Gothic" w:hAnsi="MS Gothic" w:cs="Segoe UI Symbol" w:hint="eastAsia"/>
              <w:sz w:val="22"/>
            </w:rPr>
            <w:t>☒</w:t>
          </w:r>
        </w:sdtContent>
      </w:sdt>
      <w:r>
        <w:rPr>
          <w:rFonts w:cs="Arial"/>
          <w:sz w:val="22"/>
        </w:rPr>
        <w:t xml:space="preserve"> Select if this section is not applicable to your research project because the study will not enroll children.</w:t>
      </w:r>
    </w:p>
    <w:sdt>
      <w:sdtPr>
        <w:rPr>
          <w:rFonts w:cs="Arial"/>
          <w:sz w:val="22"/>
        </w:rPr>
        <w:id w:val="651495373"/>
        <w:placeholder>
          <w:docPart w:val="B8E311D935D74F4F90CBFD34992A88E4"/>
        </w:placeholder>
        <w:showingPlcHdr/>
      </w:sdtPr>
      <w:sdtContent>
        <w:p w14:paraId="472362D2" w14:textId="77777777" w:rsidR="000072DA" w:rsidRPr="00547A98" w:rsidRDefault="000072DA" w:rsidP="00C652B4">
          <w:pPr>
            <w:ind w:left="720"/>
            <w:rPr>
              <w:rFonts w:cs="Arial"/>
              <w:sz w:val="22"/>
            </w:rPr>
          </w:pPr>
          <w:r>
            <w:rPr>
              <w:rStyle w:val="PlaceholderText"/>
              <w:rFonts w:cs="Arial"/>
              <w:color w:val="000000" w:themeColor="text1"/>
              <w:sz w:val="22"/>
              <w:bdr w:val="single" w:sz="4" w:space="0" w:color="auto"/>
            </w:rPr>
            <w:t>Click or tap here to enter text.</w:t>
          </w:r>
        </w:p>
      </w:sdtContent>
    </w:sdt>
    <w:p w14:paraId="44C52F69" w14:textId="0A573A97" w:rsidR="007C4665" w:rsidRPr="00547A98" w:rsidRDefault="007C4665" w:rsidP="007C4665">
      <w:pPr>
        <w:pStyle w:val="List"/>
        <w:numPr>
          <w:ilvl w:val="0"/>
          <w:numId w:val="0"/>
        </w:numPr>
        <w:tabs>
          <w:tab w:val="left" w:pos="1800"/>
        </w:tabs>
        <w:ind w:left="1800"/>
        <w:rPr>
          <w:rFonts w:ascii="Arial" w:hAnsi="Arial" w:cs="Arial"/>
          <w:b/>
          <w:bCs/>
          <w:sz w:val="28"/>
          <w:szCs w:val="28"/>
        </w:rPr>
      </w:pPr>
      <w:r>
        <w:rPr>
          <w:rFonts w:ascii="Arial" w:hAnsi="Arial" w:cs="Arial"/>
          <w:b/>
          <w:bCs/>
          <w:sz w:val="28"/>
          <w:szCs w:val="28"/>
        </w:rPr>
        <w:t>Adults with Impaired Decision-Making Capacity</w:t>
      </w:r>
    </w:p>
    <w:p w14:paraId="693EE672" w14:textId="0C6E5DFC" w:rsidR="00452C64" w:rsidRPr="00547A98" w:rsidRDefault="007C4665" w:rsidP="00452C64">
      <w:pPr>
        <w:pStyle w:val="List"/>
        <w:numPr>
          <w:ilvl w:val="2"/>
          <w:numId w:val="2"/>
        </w:numPr>
        <w:tabs>
          <w:tab w:val="left" w:pos="1800"/>
        </w:tabs>
        <w:ind w:left="1800" w:hanging="540"/>
        <w:rPr>
          <w:rFonts w:ascii="Arial" w:hAnsi="Arial" w:cs="Arial"/>
          <w:sz w:val="22"/>
        </w:rPr>
      </w:pPr>
      <w:r>
        <w:rPr>
          <w:rFonts w:ascii="Arial" w:hAnsi="Arial" w:cs="Arial"/>
          <w:sz w:val="22"/>
        </w:rPr>
        <w:t>Describe the process to determine whether an individual is capable of consent. If the study will also include adults who are </w:t>
      </w:r>
      <w:r>
        <w:rPr>
          <w:rFonts w:ascii="Arial" w:hAnsi="Arial" w:cs="Arial"/>
          <w:sz w:val="22"/>
          <w:u w:val="single"/>
        </w:rPr>
        <w:t>not</w:t>
      </w:r>
      <w:r>
        <w:rPr>
          <w:rFonts w:ascii="Arial" w:hAnsi="Arial" w:cs="Arial"/>
          <w:sz w:val="22"/>
        </w:rPr>
        <w:t xml:space="preserve"> determined to be capable of consent, additionally complete the following section (Adults Unable to Consent).  </w:t>
      </w:r>
    </w:p>
    <w:p w14:paraId="3C58DA4B" w14:textId="31E06137" w:rsidR="00F902CF" w:rsidRPr="00547A98" w:rsidRDefault="00000000" w:rsidP="000B3133">
      <w:pPr>
        <w:spacing w:after="120"/>
        <w:ind w:left="720"/>
        <w:rPr>
          <w:rFonts w:cs="Arial"/>
          <w:sz w:val="22"/>
        </w:rPr>
      </w:pPr>
      <w:sdt>
        <w:sdtPr>
          <w:rPr>
            <w:rFonts w:ascii="Segoe UI Symbol" w:hAnsi="Segoe UI Symbol" w:cs="Segoe UI Symbol"/>
            <w:sz w:val="22"/>
          </w:rPr>
          <w:id w:val="-715742993"/>
          <w14:checkbox>
            <w14:checked w14:val="1"/>
            <w14:checkedState w14:val="2612" w14:font="MS Gothic"/>
            <w14:uncheckedState w14:val="2610" w14:font="MS Gothic"/>
          </w14:checkbox>
        </w:sdtPr>
        <w:sdtContent>
          <w:r>
            <w:rPr>
              <w:rFonts w:ascii="MS Gothic" w:eastAsia="MS Gothic" w:hAnsi="MS Gothic" w:cs="Segoe UI Symbol" w:hint="eastAsia"/>
              <w:sz w:val="22"/>
            </w:rPr>
            <w:t>☒</w:t>
          </w:r>
        </w:sdtContent>
      </w:sdt>
      <w:r>
        <w:rPr>
          <w:rFonts w:cs="Arial"/>
          <w:sz w:val="22"/>
        </w:rPr>
        <w:t xml:space="preserve"> Select if this section is not applicable to your research project because the individuals with impaired decision-making capacity will not be enrolled in the study. </w:t>
      </w:r>
    </w:p>
    <w:sdt>
      <w:sdtPr>
        <w:rPr>
          <w:rFonts w:cs="Arial"/>
          <w:color w:val="000000" w:themeColor="text1"/>
          <w:sz w:val="22"/>
        </w:rPr>
        <w:id w:val="-885870958"/>
        <w:placeholder>
          <w:docPart w:val="136AEA7C988F4A7592FB2DE3500F0F0E"/>
        </w:placeholder>
        <w:showingPlcHdr/>
      </w:sdtPr>
      <w:sdtContent>
        <w:p w14:paraId="37BB517A" w14:textId="77777777" w:rsidR="00F902CF" w:rsidRPr="000B3133" w:rsidRDefault="00F902CF" w:rsidP="00C652B4">
          <w:pPr>
            <w:ind w:left="720"/>
            <w:rPr>
              <w:rFonts w:cs="Arial"/>
              <w:color w:val="000000" w:themeColor="text1"/>
              <w:sz w:val="22"/>
            </w:rPr>
          </w:pPr>
          <w:r>
            <w:rPr>
              <w:rStyle w:val="PlaceholderText"/>
              <w:rFonts w:cs="Arial"/>
              <w:color w:val="000000" w:themeColor="text1"/>
              <w:sz w:val="22"/>
              <w:bdr w:val="single" w:sz="4" w:space="0" w:color="auto"/>
            </w:rPr>
            <w:t>Click or tap here to enter text.</w:t>
          </w:r>
        </w:p>
      </w:sdtContent>
    </w:sdt>
    <w:p w14:paraId="18937412" w14:textId="54D5B2C1" w:rsidR="007C4665" w:rsidRPr="00547A98" w:rsidRDefault="007C4665" w:rsidP="007C4665">
      <w:pPr>
        <w:pStyle w:val="List"/>
        <w:numPr>
          <w:ilvl w:val="0"/>
          <w:numId w:val="0"/>
        </w:numPr>
        <w:tabs>
          <w:tab w:val="left" w:pos="1800"/>
        </w:tabs>
        <w:ind w:left="1800"/>
        <w:rPr>
          <w:rFonts w:ascii="Arial" w:hAnsi="Arial" w:cs="Arial"/>
          <w:b/>
          <w:bCs/>
          <w:sz w:val="28"/>
          <w:szCs w:val="28"/>
        </w:rPr>
      </w:pPr>
      <w:r>
        <w:rPr>
          <w:rFonts w:ascii="Arial" w:hAnsi="Arial" w:cs="Arial"/>
          <w:b/>
          <w:bCs/>
          <w:sz w:val="28"/>
          <w:szCs w:val="28"/>
        </w:rPr>
        <w:t>Adults Unable to Consent</w:t>
      </w:r>
    </w:p>
    <w:p w14:paraId="4CB78237" w14:textId="5856E4C6" w:rsidR="007C4665" w:rsidRPr="00547A98" w:rsidRDefault="007C4665" w:rsidP="007C4665">
      <w:pPr>
        <w:pStyle w:val="List"/>
        <w:numPr>
          <w:ilvl w:val="2"/>
          <w:numId w:val="2"/>
        </w:numPr>
        <w:tabs>
          <w:tab w:val="left" w:pos="1800"/>
        </w:tabs>
        <w:ind w:left="1800" w:hanging="540"/>
        <w:rPr>
          <w:rFonts w:ascii="Arial" w:hAnsi="Arial" w:cs="Arial"/>
          <w:sz w:val="22"/>
        </w:rPr>
      </w:pPr>
      <w:r>
        <w:rPr>
          <w:rFonts w:ascii="Arial" w:hAnsi="Arial" w:cs="Arial"/>
          <w:sz w:val="22"/>
        </w:rPr>
        <w:lastRenderedPageBreak/>
        <w:t>List the individuals from whom permission will be obtained in order of priority. (E.g., durable power of attorney for health care, court appointed guardian for health care decisions, spouse, and adult child.)</w:t>
      </w:r>
    </w:p>
    <w:p w14:paraId="370B4BC0" w14:textId="37E04BEB" w:rsidR="007C4665" w:rsidRPr="00547A98" w:rsidRDefault="007C4665" w:rsidP="007C4665">
      <w:pPr>
        <w:pStyle w:val="List2"/>
        <w:numPr>
          <w:ilvl w:val="3"/>
          <w:numId w:val="2"/>
        </w:numPr>
        <w:tabs>
          <w:tab w:val="left" w:pos="2340"/>
        </w:tabs>
        <w:ind w:left="2340" w:hanging="540"/>
        <w:rPr>
          <w:rFonts w:ascii="Arial" w:hAnsi="Arial" w:cs="Arial"/>
          <w:sz w:val="22"/>
        </w:rPr>
      </w:pPr>
      <w:r>
        <w:rPr>
          <w:rFonts w:ascii="Arial" w:hAnsi="Arial" w:cs="Arial"/>
          <w:sz w:val="22"/>
        </w:rPr>
        <w:t xml:space="preserve">For research conducted in the state, review </w:t>
      </w:r>
      <w:hyperlink r:id="rId36" w:history="1">
        <w:r>
          <w:rPr>
            <w:rStyle w:val="Hyperlink"/>
            <w:rFonts w:ascii="Arial" w:hAnsi="Arial" w:cs="Arial"/>
            <w:sz w:val="22"/>
          </w:rPr>
          <w:t>HRP-013 - SOP - LARs, Children, and Guardians</w:t>
        </w:r>
      </w:hyperlink>
      <w:r>
        <w:rPr>
          <w:rFonts w:ascii="Arial" w:hAnsi="Arial" w:cs="Arial"/>
          <w:sz w:val="22"/>
        </w:rPr>
        <w:t xml:space="preserve"> to be aware of which individuals in the state meet the definition of “legally authorized representative.”</w:t>
      </w:r>
    </w:p>
    <w:p w14:paraId="4765E170" w14:textId="6EC95E26" w:rsidR="007C4665" w:rsidRPr="00547A98" w:rsidRDefault="007C4665" w:rsidP="007C4665">
      <w:pPr>
        <w:pStyle w:val="List2"/>
        <w:numPr>
          <w:ilvl w:val="3"/>
          <w:numId w:val="2"/>
        </w:numPr>
        <w:tabs>
          <w:tab w:val="left" w:pos="2340"/>
        </w:tabs>
        <w:ind w:left="2340" w:hanging="540"/>
        <w:rPr>
          <w:rFonts w:ascii="Arial" w:hAnsi="Arial" w:cs="Arial"/>
          <w:sz w:val="22"/>
        </w:rPr>
      </w:pPr>
      <w:r>
        <w:rPr>
          <w:rFonts w:ascii="Arial" w:hAnsi="Arial" w:cs="Arial"/>
          <w:sz w:val="22"/>
        </w:rPr>
        <w:t xml:space="preserve">For research conducted outside of the state, provide information that describes which individuals are authorized under applicable law to consent on behalf of a prospective Participant to their participation in the procedure(s) involved in this research. One method of obtaining this information is to have a legal counsel or authority review your protocol along with the definition of “legally authorized representative” in </w:t>
      </w:r>
      <w:hyperlink r:id="rId37" w:history="1">
        <w:r>
          <w:rPr>
            <w:rStyle w:val="Hyperlink"/>
            <w:rFonts w:ascii="Arial" w:hAnsi="Arial" w:cs="Arial"/>
            <w:sz w:val="22"/>
          </w:rPr>
          <w:t>HRP-013 - SOP - LARs, Children, and Guardians.</w:t>
        </w:r>
      </w:hyperlink>
    </w:p>
    <w:p w14:paraId="2A86539D" w14:textId="0D9D2DD6" w:rsidR="007C4665" w:rsidRPr="00547A98" w:rsidRDefault="007C4665" w:rsidP="007C4665">
      <w:pPr>
        <w:pStyle w:val="List"/>
        <w:numPr>
          <w:ilvl w:val="2"/>
          <w:numId w:val="2"/>
        </w:numPr>
        <w:tabs>
          <w:tab w:val="left" w:pos="1800"/>
        </w:tabs>
        <w:ind w:left="1800" w:hanging="540"/>
        <w:rPr>
          <w:rFonts w:ascii="Arial" w:hAnsi="Arial" w:cs="Arial"/>
          <w:sz w:val="22"/>
        </w:rPr>
      </w:pPr>
      <w:r>
        <w:rPr>
          <w:rFonts w:ascii="Arial" w:hAnsi="Arial" w:cs="Arial"/>
          <w:sz w:val="22"/>
        </w:rPr>
        <w:t>Describe the process for assent of the Participants. Indicate whether:</w:t>
      </w:r>
    </w:p>
    <w:p w14:paraId="7E428446" w14:textId="7BC90AA8" w:rsidR="007C4665" w:rsidRPr="00547A98" w:rsidRDefault="007C4665" w:rsidP="007C4665">
      <w:pPr>
        <w:pStyle w:val="List2"/>
        <w:numPr>
          <w:ilvl w:val="3"/>
          <w:numId w:val="2"/>
        </w:numPr>
        <w:tabs>
          <w:tab w:val="left" w:pos="2340"/>
        </w:tabs>
        <w:ind w:left="2340" w:hanging="540"/>
        <w:rPr>
          <w:rFonts w:ascii="Arial" w:hAnsi="Arial" w:cs="Arial"/>
          <w:sz w:val="22"/>
        </w:rPr>
      </w:pPr>
      <w:r>
        <w:rPr>
          <w:rFonts w:ascii="Arial" w:hAnsi="Arial" w:cs="Arial"/>
          <w:sz w:val="22"/>
        </w:rPr>
        <w:t xml:space="preserve">Assent will be required of all, some, or none of the Participants. If some, indicated, which Participants will be required to </w:t>
      </w:r>
      <w:proofErr w:type="gramStart"/>
      <w:r>
        <w:rPr>
          <w:rFonts w:ascii="Arial" w:hAnsi="Arial" w:cs="Arial"/>
          <w:sz w:val="22"/>
        </w:rPr>
        <w:t>assent</w:t>
      </w:r>
      <w:proofErr w:type="gramEnd"/>
      <w:r>
        <w:rPr>
          <w:rFonts w:ascii="Arial" w:hAnsi="Arial" w:cs="Arial"/>
          <w:sz w:val="22"/>
        </w:rPr>
        <w:t xml:space="preserve"> and which will not.</w:t>
      </w:r>
    </w:p>
    <w:p w14:paraId="58D97441" w14:textId="32E9047C" w:rsidR="007C4665" w:rsidRPr="00547A98" w:rsidRDefault="007C4665" w:rsidP="007C4665">
      <w:pPr>
        <w:pStyle w:val="List2"/>
        <w:numPr>
          <w:ilvl w:val="3"/>
          <w:numId w:val="2"/>
        </w:numPr>
        <w:tabs>
          <w:tab w:val="left" w:pos="2340"/>
        </w:tabs>
        <w:ind w:left="2340" w:hanging="540"/>
        <w:rPr>
          <w:rFonts w:ascii="Arial" w:hAnsi="Arial" w:cs="Arial"/>
          <w:sz w:val="22"/>
        </w:rPr>
      </w:pPr>
      <w:r>
        <w:rPr>
          <w:rFonts w:ascii="Arial" w:hAnsi="Arial" w:cs="Arial"/>
          <w:sz w:val="22"/>
        </w:rPr>
        <w:t>If assent will not be obtained from some or all Participants, an explanation of why not.</w:t>
      </w:r>
    </w:p>
    <w:p w14:paraId="294DC126" w14:textId="17176B69" w:rsidR="007C4665" w:rsidRPr="00547A98" w:rsidRDefault="007C4665" w:rsidP="007C4665">
      <w:pPr>
        <w:pStyle w:val="List2"/>
        <w:numPr>
          <w:ilvl w:val="3"/>
          <w:numId w:val="2"/>
        </w:numPr>
        <w:tabs>
          <w:tab w:val="left" w:pos="2340"/>
        </w:tabs>
        <w:ind w:left="2340" w:hanging="540"/>
        <w:rPr>
          <w:rFonts w:ascii="Arial" w:hAnsi="Arial" w:cs="Arial"/>
          <w:sz w:val="22"/>
        </w:rPr>
      </w:pPr>
      <w:r>
        <w:rPr>
          <w:rFonts w:ascii="Arial" w:hAnsi="Arial" w:cs="Arial"/>
          <w:sz w:val="22"/>
        </w:rPr>
        <w:t>Describe whether assent of the Participants will be documented and the process to document assent. The IRB allows the person obtaining assent to document assent on the consent document and does not routinely require assent documents and does not routinely require Participants to sign assent documents.</w:t>
      </w:r>
    </w:p>
    <w:p w14:paraId="2B24A878" w14:textId="07FE4158" w:rsidR="00F902CF" w:rsidRPr="00547A98" w:rsidRDefault="00000000" w:rsidP="000B3133">
      <w:pPr>
        <w:spacing w:after="120"/>
        <w:ind w:left="720"/>
        <w:rPr>
          <w:rFonts w:cs="Arial"/>
          <w:sz w:val="22"/>
        </w:rPr>
      </w:pPr>
      <w:sdt>
        <w:sdtPr>
          <w:rPr>
            <w:rFonts w:ascii="Segoe UI Symbol" w:hAnsi="Segoe UI Symbol" w:cs="Segoe UI Symbol"/>
            <w:sz w:val="22"/>
          </w:rPr>
          <w:id w:val="819088183"/>
          <w14:checkbox>
            <w14:checked w14:val="1"/>
            <w14:checkedState w14:val="2612" w14:font="MS Gothic"/>
            <w14:uncheckedState w14:val="2610" w14:font="MS Gothic"/>
          </w14:checkbox>
        </w:sdtPr>
        <w:sdtContent>
          <w:r>
            <w:rPr>
              <w:rFonts w:ascii="MS Gothic" w:eastAsia="MS Gothic" w:hAnsi="MS Gothic" w:cs="Segoe UI Symbol" w:hint="eastAsia"/>
              <w:sz w:val="22"/>
            </w:rPr>
            <w:t>☒</w:t>
          </w:r>
        </w:sdtContent>
      </w:sdt>
      <w:r>
        <w:rPr>
          <w:rFonts w:cs="Arial"/>
          <w:sz w:val="22"/>
        </w:rPr>
        <w:t xml:space="preserve"> Select if this section is not applicable to your research project because all individuals will be able to provide consent. </w:t>
      </w:r>
    </w:p>
    <w:sdt>
      <w:sdtPr>
        <w:rPr>
          <w:rFonts w:cs="Arial"/>
        </w:rPr>
        <w:id w:val="-476606973"/>
        <w:placeholder>
          <w:docPart w:val="FEEE83B3BAD04D6792E9F1F1E18FC210"/>
        </w:placeholder>
      </w:sdtPr>
      <w:sdtEndPr>
        <w:rPr>
          <w:color w:val="000000" w:themeColor="text1"/>
        </w:rPr>
      </w:sdtEndPr>
      <w:sdtContent>
        <w:p w14:paraId="385FCC46" w14:textId="77777777" w:rsidR="00F902CF" w:rsidRPr="000B3133" w:rsidRDefault="00F902CF" w:rsidP="00C652B4">
          <w:pPr>
            <w:ind w:left="720"/>
            <w:rPr>
              <w:rFonts w:cs="Arial"/>
              <w:color w:val="000000" w:themeColor="text1"/>
              <w:szCs w:val="24"/>
            </w:rPr>
          </w:pPr>
          <w:r>
            <w:rPr>
              <w:rStyle w:val="PlaceholderText"/>
              <w:rFonts w:cs="Arial"/>
              <w:color w:val="000000" w:themeColor="text1"/>
              <w:szCs w:val="24"/>
              <w:bdr w:val="single" w:sz="4" w:space="0" w:color="auto"/>
            </w:rPr>
            <w:t>Click or tap here to enter text.</w:t>
          </w:r>
        </w:p>
      </w:sdtContent>
    </w:sdt>
    <w:p w14:paraId="030901EB" w14:textId="1F774272" w:rsidR="00452C64" w:rsidRPr="00547A98" w:rsidRDefault="00452C64" w:rsidP="00452C64">
      <w:pPr>
        <w:pStyle w:val="List2"/>
        <w:numPr>
          <w:ilvl w:val="0"/>
          <w:numId w:val="0"/>
        </w:numPr>
        <w:tabs>
          <w:tab w:val="left" w:pos="2340"/>
        </w:tabs>
        <w:ind w:left="1800"/>
        <w:rPr>
          <w:rFonts w:ascii="Arial" w:hAnsi="Arial" w:cs="Arial"/>
          <w:i w:val="0"/>
          <w:iCs/>
          <w:sz w:val="22"/>
        </w:rPr>
      </w:pPr>
    </w:p>
    <w:p w14:paraId="26F798FC" w14:textId="77777777" w:rsidR="007C4665" w:rsidRPr="00547A98" w:rsidRDefault="007C4665" w:rsidP="007C4665">
      <w:pPr>
        <w:pStyle w:val="Heading1"/>
        <w:rPr>
          <w:rFonts w:ascii="Arial" w:hAnsi="Arial" w:cs="Arial"/>
        </w:rPr>
      </w:pPr>
      <w:bookmarkStart w:id="49" w:name="_Toc226630110"/>
      <w:r>
        <w:rPr>
          <w:rFonts w:ascii="Arial" w:hAnsi="Arial" w:cs="Arial"/>
        </w:rPr>
        <w:t>Process to Document Consent in Writing</w:t>
      </w:r>
      <w:bookmarkEnd w:id="49"/>
    </w:p>
    <w:p w14:paraId="1F75F472" w14:textId="46377DEB" w:rsidR="007C4665" w:rsidRPr="00547A98" w:rsidRDefault="007C4665" w:rsidP="00934E27">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Pr>
          <w:rFonts w:ascii="Arial" w:hAnsi="Arial" w:cs="Arial"/>
          <w:color w:val="auto"/>
          <w:sz w:val="22"/>
        </w:rPr>
        <w:t xml:space="preserve">Describe whether you will be following </w:t>
      </w:r>
      <w:hyperlink r:id="rId38" w:history="1">
        <w:r>
          <w:rPr>
            <w:rStyle w:val="Hyperlink"/>
            <w:rFonts w:ascii="Arial" w:hAnsi="Arial" w:cs="Arial"/>
            <w:sz w:val="22"/>
          </w:rPr>
          <w:t>HRP-091 - SOP - Written Documentation of Consent</w:t>
        </w:r>
      </w:hyperlink>
      <w:r>
        <w:rPr>
          <w:rFonts w:ascii="Arial" w:hAnsi="Arial" w:cs="Arial"/>
          <w:color w:val="auto"/>
          <w:sz w:val="22"/>
        </w:rPr>
        <w:t xml:space="preserve">. If not, describe whether and how consent of the Participant will be documented in writing. If your research presents no more than minimal risk of harm to Participants and involves no procedures for which written documentation of consent is normally required outside of the research context, the IRB will generally waive the requirement to obtain written documentation of consent.  (If you will document consent in writing, attach a consent document. If you obtain consent, but not document consent in writing, attach a consent script. Review </w:t>
      </w:r>
      <w:hyperlink r:id="rId39" w:history="1">
        <w:r>
          <w:rPr>
            <w:rStyle w:val="Hyperlink"/>
            <w:rFonts w:ascii="Arial" w:hAnsi="Arial" w:cs="Arial"/>
            <w:sz w:val="22"/>
          </w:rPr>
          <w:t>HRP-411 - CHECKLIST - Waiver of Written Documentation of Consent</w:t>
        </w:r>
      </w:hyperlink>
      <w:r>
        <w:rPr>
          <w:rFonts w:ascii="Arial" w:hAnsi="Arial" w:cs="Arial"/>
          <w:color w:val="auto"/>
          <w:sz w:val="22"/>
        </w:rPr>
        <w:t xml:space="preserve"> to ensure that you have provided sufficient information. Use </w:t>
      </w:r>
      <w:hyperlink r:id="rId40" w:history="1">
        <w:r>
          <w:rPr>
            <w:rStyle w:val="Hyperlink"/>
            <w:rFonts w:ascii="Arial" w:hAnsi="Arial" w:cs="Arial"/>
            <w:sz w:val="22"/>
          </w:rPr>
          <w:t>HRP-502 - TEMPLATE CONSENT DOCUMENT</w:t>
        </w:r>
      </w:hyperlink>
      <w:r>
        <w:rPr>
          <w:rFonts w:ascii="Arial" w:hAnsi="Arial" w:cs="Arial"/>
          <w:color w:val="auto"/>
          <w:sz w:val="22"/>
        </w:rPr>
        <w:t xml:space="preserve"> or </w:t>
      </w:r>
      <w:hyperlink r:id="rId41" w:history="1">
        <w:r>
          <w:rPr>
            <w:rStyle w:val="Hyperlink"/>
            <w:rFonts w:ascii="Arial" w:hAnsi="Arial" w:cs="Arial"/>
            <w:sz w:val="22"/>
          </w:rPr>
          <w:t>HRP-581 - TEMPLATE - Information Letter</w:t>
        </w:r>
      </w:hyperlink>
      <w:r>
        <w:rPr>
          <w:rFonts w:ascii="Arial" w:hAnsi="Arial" w:cs="Arial"/>
          <w:color w:val="auto"/>
          <w:sz w:val="22"/>
        </w:rPr>
        <w:t xml:space="preserve"> to create the consent document or script.)</w:t>
      </w:r>
    </w:p>
    <w:p w14:paraId="42731C36" w14:textId="490142CE" w:rsidR="001562F2" w:rsidRDefault="00000000" w:rsidP="000B3133">
      <w:pPr>
        <w:spacing w:after="120"/>
        <w:ind w:left="720"/>
        <w:rPr>
          <w:rFonts w:cs="Arial"/>
          <w:sz w:val="22"/>
        </w:rPr>
      </w:pPr>
      <w:sdt>
        <w:sdtPr>
          <w:rPr>
            <w:rFonts w:ascii="Segoe UI Symbol" w:hAnsi="Segoe UI Symbol" w:cs="Segoe UI Symbol"/>
            <w:sz w:val="22"/>
          </w:rPr>
          <w:id w:val="1303957016"/>
          <w14:checkbox>
            <w14:checked w14:val="0"/>
            <w14:checkedState w14:val="2612" w14:font="MS Gothic"/>
            <w14:uncheckedState w14:val="2610" w14:font="MS Gothic"/>
          </w14:checkbox>
        </w:sdtPr>
        <w:sdtContent>
          <w:r>
            <w:rPr>
              <w:rFonts w:ascii="MS Gothic" w:eastAsia="MS Gothic" w:hAnsi="MS Gothic" w:cs="Segoe UI Symbol" w:hint="eastAsia"/>
              <w:sz w:val="22"/>
            </w:rPr>
            <w:t>☐</w:t>
          </w:r>
        </w:sdtContent>
      </w:sdt>
      <w:r>
        <w:rPr>
          <w:rFonts w:cs="Arial"/>
          <w:sz w:val="22"/>
        </w:rPr>
        <w:t xml:space="preserve"> Select if this section is not applicable to your research project because participants will provide signatures on the study consent form. </w:t>
      </w:r>
    </w:p>
    <w:p w14:paraId="21DF9179" w14:textId="401D6F96" w:rsidR="00C5103E" w:rsidRDefault="00C5103E" w:rsidP="006A47B5">
      <w:pPr>
        <w:ind w:left="720"/>
        <w:rPr>
          <w:rFonts w:cs="Arial"/>
          <w:sz w:val="22"/>
        </w:rPr>
      </w:pPr>
      <w:r>
        <w:rPr>
          <w:rFonts w:cs="Arial"/>
          <w:sz w:val="22"/>
        </w:rPr>
        <w:t xml:space="preserve">Will you use an electronic consent document?   </w:t>
      </w:r>
      <w:sdt>
        <w:sdtPr>
          <w:rPr>
            <w:rFonts w:cs="Arial"/>
            <w:sz w:val="22"/>
          </w:rPr>
          <w:id w:val="-158081010"/>
          <w14:checkbox>
            <w14:checked w14:val="1"/>
            <w14:checkedState w14:val="2612" w14:font="MS Gothic"/>
            <w14:uncheckedState w14:val="2610" w14:font="MS Gothic"/>
          </w14:checkbox>
        </w:sdtPr>
        <w:sdtContent>
          <w:r>
            <w:rPr>
              <w:rFonts w:ascii="MS Gothic" w:eastAsia="MS Gothic" w:hAnsi="MS Gothic" w:cs="Arial" w:hint="eastAsia"/>
              <w:sz w:val="22"/>
            </w:rPr>
            <w:t>☒</w:t>
          </w:r>
        </w:sdtContent>
      </w:sdt>
      <w:r>
        <w:rPr>
          <w:rFonts w:cs="Arial"/>
          <w:sz w:val="22"/>
        </w:rPr>
        <w:t xml:space="preserve"> Yes  </w:t>
      </w:r>
      <w:sdt>
        <w:sdtPr>
          <w:rPr>
            <w:rFonts w:cs="Arial"/>
            <w:sz w:val="22"/>
          </w:rPr>
          <w:id w:val="-812256458"/>
          <w14:checkbox>
            <w14:checked w14:val="0"/>
            <w14:checkedState w14:val="2612" w14:font="MS Gothic"/>
            <w14:uncheckedState w14:val="2610" w14:font="MS Gothic"/>
          </w14:checkbox>
        </w:sdtPr>
        <w:sdtContent>
          <w:r>
            <w:rPr>
              <w:rFonts w:ascii="MS Gothic" w:eastAsia="MS Gothic" w:hAnsi="MS Gothic" w:cs="Arial" w:hint="eastAsia"/>
              <w:sz w:val="22"/>
            </w:rPr>
            <w:t>☐</w:t>
          </w:r>
        </w:sdtContent>
      </w:sdt>
      <w:r>
        <w:rPr>
          <w:rFonts w:cs="Arial"/>
          <w:sz w:val="22"/>
        </w:rPr>
        <w:t> No</w:t>
      </w:r>
    </w:p>
    <w:p w14:paraId="35F3C535" w14:textId="77777777" w:rsidR="00C34518" w:rsidRPr="00547A98" w:rsidRDefault="00C34518" w:rsidP="006A47B5">
      <w:pPr>
        <w:ind w:left="720"/>
        <w:rPr>
          <w:rFonts w:cs="Arial"/>
          <w:sz w:val="22"/>
        </w:rPr>
      </w:pPr>
    </w:p>
    <w:sdt>
      <w:sdtPr>
        <w:rPr>
          <w:rFonts w:cs="Arial"/>
          <w:sz w:val="22"/>
        </w:rPr>
        <w:id w:val="1136075744"/>
        <w:placeholder>
          <w:docPart w:val="85D92668CFE34B4AB0AA76C47F1079E9"/>
        </w:placeholder>
      </w:sdtPr>
      <w:sdtContent>
        <w:p w14:paraId="7B9689CE" w14:textId="7F969E30" w:rsidR="008668E9" w:rsidRDefault="00771777" w:rsidP="000B3133">
          <w:pPr>
            <w:ind w:left="720"/>
          </w:pPr>
          <w:r w:rsidRPr="00771777">
            <w:rPr>
              <w:rFonts w:cs="Arial"/>
              <w:sz w:val="22"/>
            </w:rPr>
            <w:t>Written documentation of consent will be waived. This research presents no more than minimal risk and involves no procedures for which written consent would normally be required outside the research context. A signed consent form would be the only record linking a participant by name to the survey; waiving written documentation therefore reduces, rather than increases, risk to participants. Consent will instead be obtained through the Information Letter (see Section 22.0): participants review the letter and indicate their consent by voluntarily proceeding through and completing the survey. No signed consent form will be collected.</w:t>
          </w:r>
        </w:p>
      </w:sdtContent>
    </w:sdt>
    <w:p w14:paraId="06A8FD5E" w14:textId="77777777" w:rsidR="00CC5306" w:rsidRPr="00CC5306" w:rsidRDefault="00CC5306" w:rsidP="006275E6"/>
    <w:p w14:paraId="3C61261F" w14:textId="0804BACA" w:rsidR="007C4665" w:rsidRPr="00547A98" w:rsidRDefault="007C4665" w:rsidP="007C4665">
      <w:pPr>
        <w:pStyle w:val="Heading1"/>
        <w:rPr>
          <w:rFonts w:ascii="Arial" w:hAnsi="Arial" w:cs="Arial"/>
        </w:rPr>
      </w:pPr>
      <w:bookmarkStart w:id="50" w:name="_Toc226630111"/>
      <w:r>
        <w:rPr>
          <w:rFonts w:ascii="Arial" w:hAnsi="Arial" w:cs="Arial"/>
        </w:rPr>
        <w:t>Multi-Site Research</w:t>
      </w:r>
      <w:bookmarkEnd w:id="50"/>
      <w:r>
        <w:rPr>
          <w:rFonts w:ascii="Arial" w:hAnsi="Arial" w:cs="Arial"/>
        </w:rPr>
        <w:t xml:space="preserve"> </w:t>
      </w:r>
    </w:p>
    <w:p w14:paraId="61564929" w14:textId="72FD5034" w:rsidR="000618E3" w:rsidRDefault="00000000" w:rsidP="00CD2DF6">
      <w:pPr>
        <w:rPr>
          <w:rFonts w:cs="Arial"/>
          <w:sz w:val="22"/>
        </w:rPr>
      </w:pPr>
      <w:sdt>
        <w:sdtPr>
          <w:rPr>
            <w:rFonts w:ascii="Segoe UI Symbol" w:hAnsi="Segoe UI Symbol" w:cs="Segoe UI Symbol"/>
            <w:sz w:val="22"/>
          </w:rPr>
          <w:id w:val="-1664382892"/>
          <w14:checkbox>
            <w14:checked w14:val="1"/>
            <w14:checkedState w14:val="2612" w14:font="MS Gothic"/>
            <w14:uncheckedState w14:val="2610" w14:font="MS Gothic"/>
          </w14:checkbox>
        </w:sdtPr>
        <w:sdtContent>
          <w:r>
            <w:rPr>
              <w:rFonts w:ascii="MS Gothic" w:eastAsia="MS Gothic" w:hAnsi="MS Gothic" w:cs="Segoe UI Symbol" w:hint="eastAsia"/>
              <w:sz w:val="22"/>
            </w:rPr>
            <w:t>☒</w:t>
          </w:r>
        </w:sdtContent>
      </w:sdt>
      <w:r>
        <w:rPr>
          <w:rFonts w:cs="Arial"/>
          <w:sz w:val="22"/>
        </w:rPr>
        <w:t xml:space="preserve"> Select if section 24.0 is not applicable to your research project because all members of the study team are affiliated with Auburn University. </w:t>
      </w:r>
    </w:p>
    <w:p w14:paraId="1CAEB218" w14:textId="77777777" w:rsidR="000618E3" w:rsidRDefault="000618E3" w:rsidP="00CD2DF6">
      <w:pPr>
        <w:rPr>
          <w:rFonts w:cs="Arial"/>
          <w:sz w:val="22"/>
        </w:rPr>
      </w:pPr>
    </w:p>
    <w:p w14:paraId="783FE66F" w14:textId="785CD6F0" w:rsidR="00061CD5" w:rsidRPr="00174811" w:rsidRDefault="002008D0" w:rsidP="00CD2DF6">
      <w:pPr>
        <w:rPr>
          <w:rFonts w:cs="Arial"/>
          <w:i/>
          <w:sz w:val="22"/>
        </w:rPr>
      </w:pPr>
      <w:r>
        <w:rPr>
          <w:rFonts w:cs="Arial"/>
          <w:i/>
          <w:sz w:val="22"/>
        </w:rPr>
        <w:t xml:space="preserve">If collaborators are affiliated with an institution that has a </w:t>
      </w:r>
      <w:proofErr w:type="spellStart"/>
      <w:r>
        <w:rPr>
          <w:rFonts w:cs="Arial"/>
          <w:i/>
          <w:sz w:val="22"/>
        </w:rPr>
        <w:t>Federalwide</w:t>
      </w:r>
      <w:proofErr w:type="spellEnd"/>
      <w:r>
        <w:rPr>
          <w:rFonts w:cs="Arial"/>
          <w:i/>
          <w:sz w:val="22"/>
        </w:rPr>
        <w:t xml:space="preserve"> Assurance and/or an IRB, the study is considered multi-site research. Please contact the IRB office to determine whether AU’s IRB can serve as the IRB of record for this project. </w:t>
      </w:r>
    </w:p>
    <w:p w14:paraId="02D590AD" w14:textId="77777777" w:rsidR="00061CD5" w:rsidRPr="00547A98" w:rsidRDefault="00061CD5" w:rsidP="00CD2DF6">
      <w:pPr>
        <w:rPr>
          <w:rFonts w:cs="Arial"/>
        </w:rPr>
      </w:pPr>
    </w:p>
    <w:p w14:paraId="760053EB" w14:textId="3D7002B7" w:rsidR="007C4665" w:rsidRPr="00547A98" w:rsidRDefault="007C4665" w:rsidP="00EB3A96">
      <w:pPr>
        <w:pStyle w:val="ListParagraph"/>
        <w:numPr>
          <w:ilvl w:val="1"/>
          <w:numId w:val="2"/>
        </w:numPr>
        <w:ind w:left="1260" w:hanging="540"/>
        <w:rPr>
          <w:rFonts w:cs="Arial"/>
          <w:sz w:val="22"/>
        </w:rPr>
      </w:pPr>
      <w:r>
        <w:rPr>
          <w:rFonts w:cs="Arial"/>
          <w:i/>
          <w:sz w:val="22"/>
        </w:rPr>
        <w:t>Study-Wide Number of Participants</w:t>
      </w:r>
    </w:p>
    <w:p w14:paraId="05A0445A" w14:textId="60871014" w:rsidR="007C4665" w:rsidRPr="00547A98" w:rsidRDefault="007C4665" w:rsidP="000B3133">
      <w:pPr>
        <w:pStyle w:val="ListParagraph"/>
        <w:spacing w:after="120"/>
        <w:ind w:left="1440"/>
        <w:contextualSpacing w:val="0"/>
        <w:rPr>
          <w:rFonts w:cs="Arial"/>
          <w:i/>
          <w:sz w:val="22"/>
        </w:rPr>
      </w:pPr>
      <w:r>
        <w:rPr>
          <w:rFonts w:cs="Arial"/>
          <w:i/>
          <w:sz w:val="22"/>
        </w:rPr>
        <w:t>If this is a multicenter study, indicate the total number of Participants to be accrued across all sites.</w:t>
      </w:r>
    </w:p>
    <w:sdt>
      <w:sdtPr>
        <w:rPr>
          <w:rFonts w:cs="Arial"/>
          <w:color w:val="000000" w:themeColor="text1"/>
          <w:sz w:val="22"/>
        </w:rPr>
        <w:id w:val="1121660730"/>
        <w:placeholder>
          <w:docPart w:val="DefaultPlaceholder_-1854013440"/>
        </w:placeholder>
        <w:showingPlcHdr/>
      </w:sdtPr>
      <w:sdtContent>
        <w:p w14:paraId="7A116D75" w14:textId="02DBDC4B" w:rsidR="00284DE1" w:rsidRPr="000B3133" w:rsidRDefault="00284DE1" w:rsidP="00630D47">
          <w:pPr>
            <w:pStyle w:val="ListParagraph"/>
            <w:rPr>
              <w:rFonts w:cs="Arial"/>
              <w:iCs/>
              <w:color w:val="000000" w:themeColor="text1"/>
              <w:sz w:val="22"/>
            </w:rPr>
          </w:pPr>
          <w:r>
            <w:rPr>
              <w:rStyle w:val="PlaceholderText"/>
              <w:rFonts w:cs="Arial"/>
              <w:color w:val="000000" w:themeColor="text1"/>
              <w:sz w:val="22"/>
              <w:bdr w:val="single" w:sz="4" w:space="0" w:color="auto"/>
            </w:rPr>
            <w:t>Click or tap here to enter text.</w:t>
          </w:r>
        </w:p>
      </w:sdtContent>
    </w:sdt>
    <w:p w14:paraId="706AEC69" w14:textId="2B60B5B1" w:rsidR="007C4665" w:rsidRPr="00547A98" w:rsidRDefault="00EB3A96" w:rsidP="00EB3A96">
      <w:pPr>
        <w:pStyle w:val="List"/>
        <w:numPr>
          <w:ilvl w:val="1"/>
          <w:numId w:val="2"/>
        </w:numPr>
        <w:tabs>
          <w:tab w:val="left" w:pos="1800"/>
        </w:tabs>
        <w:ind w:left="1260" w:hanging="540"/>
        <w:rPr>
          <w:rFonts w:ascii="Arial" w:hAnsi="Arial" w:cs="Arial"/>
          <w:sz w:val="22"/>
        </w:rPr>
      </w:pPr>
      <w:r>
        <w:rPr>
          <w:rFonts w:ascii="Arial" w:hAnsi="Arial" w:cs="Arial"/>
          <w:sz w:val="22"/>
        </w:rPr>
        <w:t xml:space="preserve"> Study-Wide Recruitment Methods</w:t>
      </w:r>
    </w:p>
    <w:p w14:paraId="07E9DC6F" w14:textId="15D154C1" w:rsidR="00185AF2" w:rsidRPr="00547A98" w:rsidRDefault="00185AF2" w:rsidP="007C4665">
      <w:pPr>
        <w:pStyle w:val="List"/>
        <w:numPr>
          <w:ilvl w:val="2"/>
          <w:numId w:val="2"/>
        </w:numPr>
        <w:tabs>
          <w:tab w:val="left" w:pos="1800"/>
        </w:tabs>
        <w:ind w:left="1800" w:hanging="540"/>
        <w:rPr>
          <w:rFonts w:ascii="Arial" w:hAnsi="Arial" w:cs="Arial"/>
          <w:sz w:val="22"/>
        </w:rPr>
      </w:pPr>
      <w:r>
        <w:rPr>
          <w:rFonts w:ascii="Arial" w:hAnsi="Arial" w:cs="Arial"/>
          <w:sz w:val="22"/>
        </w:rPr>
        <w:t xml:space="preserve">If this is a multicenter study where AU is provided IRB oversight for an external site, review </w:t>
      </w:r>
      <w:hyperlink r:id="rId42" w:history="1">
        <w:r>
          <w:rPr>
            <w:rStyle w:val="Hyperlink"/>
            <w:rFonts w:ascii="Arial" w:hAnsi="Arial" w:cs="Arial"/>
            <w:sz w:val="22"/>
          </w:rPr>
          <w:t xml:space="preserve">HRP-833 - WORKSHEET - Considerations for Serving as the </w:t>
        </w:r>
        <w:proofErr w:type="spellStart"/>
        <w:r>
          <w:rPr>
            <w:rStyle w:val="Hyperlink"/>
            <w:rFonts w:ascii="Arial" w:hAnsi="Arial" w:cs="Arial"/>
            <w:sz w:val="22"/>
          </w:rPr>
          <w:t>sIRB</w:t>
        </w:r>
        <w:proofErr w:type="spellEnd"/>
      </w:hyperlink>
      <w:r>
        <w:rPr>
          <w:rFonts w:ascii="Arial" w:hAnsi="Arial" w:cs="Arial"/>
          <w:sz w:val="22"/>
        </w:rPr>
        <w:t>.</w:t>
      </w:r>
    </w:p>
    <w:p w14:paraId="50FC6F6E" w14:textId="3DF7DF0C" w:rsidR="007C4665" w:rsidRPr="00547A98" w:rsidRDefault="007C4665" w:rsidP="007C4665">
      <w:pPr>
        <w:pStyle w:val="List"/>
        <w:numPr>
          <w:ilvl w:val="2"/>
          <w:numId w:val="2"/>
        </w:numPr>
        <w:tabs>
          <w:tab w:val="left" w:pos="1800"/>
        </w:tabs>
        <w:ind w:left="1800" w:hanging="540"/>
        <w:rPr>
          <w:rFonts w:ascii="Arial" w:hAnsi="Arial" w:cs="Arial"/>
          <w:sz w:val="22"/>
        </w:rPr>
      </w:pPr>
      <w:r>
        <w:rPr>
          <w:rFonts w:ascii="Arial" w:hAnsi="Arial" w:cs="Arial"/>
          <w:sz w:val="22"/>
        </w:rPr>
        <w:t>If this is a multicenter study and Participants will be recruited by methods not under the control of the local site (e.g., call centers, national advertisements) describe those methods.  Local recruitment methods are described later in the protocol.</w:t>
      </w:r>
    </w:p>
    <w:p w14:paraId="7F4BAF64" w14:textId="21BC78B0" w:rsidR="007C4665" w:rsidRPr="00547A98" w:rsidRDefault="007C4665" w:rsidP="006275E6">
      <w:pPr>
        <w:pStyle w:val="List"/>
        <w:numPr>
          <w:ilvl w:val="3"/>
          <w:numId w:val="2"/>
        </w:numPr>
        <w:tabs>
          <w:tab w:val="left" w:pos="1800"/>
        </w:tabs>
        <w:rPr>
          <w:rFonts w:ascii="Arial" w:hAnsi="Arial" w:cs="Arial"/>
          <w:sz w:val="22"/>
        </w:rPr>
      </w:pPr>
      <w:r>
        <w:rPr>
          <w:rFonts w:ascii="Arial" w:hAnsi="Arial" w:cs="Arial"/>
          <w:sz w:val="22"/>
        </w:rPr>
        <w:t>Describe when, where, and how potential Participants will be recruited.</w:t>
      </w:r>
    </w:p>
    <w:p w14:paraId="159486C4" w14:textId="7175F35D" w:rsidR="007C4665" w:rsidRPr="00547A98" w:rsidRDefault="007C4665" w:rsidP="006275E6">
      <w:pPr>
        <w:pStyle w:val="List"/>
        <w:numPr>
          <w:ilvl w:val="3"/>
          <w:numId w:val="2"/>
        </w:numPr>
        <w:tabs>
          <w:tab w:val="left" w:pos="1800"/>
        </w:tabs>
        <w:rPr>
          <w:rFonts w:ascii="Arial" w:hAnsi="Arial" w:cs="Arial"/>
          <w:sz w:val="22"/>
        </w:rPr>
      </w:pPr>
      <w:r>
        <w:rPr>
          <w:rFonts w:ascii="Arial" w:hAnsi="Arial" w:cs="Arial"/>
          <w:sz w:val="22"/>
        </w:rPr>
        <w:t>Describe the methods that will be used to identify potential Participants.</w:t>
      </w:r>
    </w:p>
    <w:p w14:paraId="7E02D55B" w14:textId="67F476A0" w:rsidR="007C4665" w:rsidRPr="00547A98" w:rsidRDefault="007C4665" w:rsidP="006275E6">
      <w:pPr>
        <w:pStyle w:val="List"/>
        <w:numPr>
          <w:ilvl w:val="3"/>
          <w:numId w:val="2"/>
        </w:numPr>
        <w:tabs>
          <w:tab w:val="left" w:pos="1800"/>
        </w:tabs>
        <w:rPr>
          <w:rFonts w:ascii="Arial" w:hAnsi="Arial" w:cs="Arial"/>
          <w:sz w:val="22"/>
        </w:rPr>
      </w:pPr>
      <w:r>
        <w:rPr>
          <w:rFonts w:ascii="Arial" w:hAnsi="Arial" w:cs="Arial"/>
          <w:sz w:val="22"/>
        </w:rPr>
        <w:t>Describe materials that will be used to recruit Participants. (Attach copies of these documents with the application. For advertisements, attach the final copy of printed advertisements. When advertisements are taped for broadcast, attach the final audio/video tape. You may submit the wording of the advertisement prior to taping to preclude re-taping because of inappropriate wording, provided the IRB reviews the final audio/video tape.)</w:t>
      </w:r>
    </w:p>
    <w:p w14:paraId="2A990C29" w14:textId="4D659D81" w:rsidR="007C4665" w:rsidRPr="00547A98" w:rsidRDefault="002A3467" w:rsidP="007C4665">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color w:val="auto"/>
          <w:sz w:val="22"/>
        </w:rPr>
      </w:pPr>
      <w:r>
        <w:rPr>
          <w:rFonts w:ascii="Arial" w:hAnsi="Arial" w:cs="Arial"/>
          <w:color w:val="auto"/>
          <w:sz w:val="22"/>
        </w:rPr>
        <w:t xml:space="preserve">If this is a multi-site study where you are the lead investigator, describe the processes to ensure communication among sites. See </w:t>
      </w:r>
      <w:hyperlink r:id="rId43" w:history="1">
        <w:r>
          <w:rPr>
            <w:rStyle w:val="Hyperlink"/>
            <w:rFonts w:ascii="Arial" w:hAnsi="Arial" w:cs="Arial"/>
            <w:sz w:val="22"/>
          </w:rPr>
          <w:t xml:space="preserve">HRP-830 - </w:t>
        </w:r>
        <w:r>
          <w:rPr>
            <w:rStyle w:val="Hyperlink"/>
            <w:rFonts w:ascii="Arial" w:hAnsi="Arial" w:cs="Arial"/>
            <w:sz w:val="22"/>
          </w:rPr>
          <w:lastRenderedPageBreak/>
          <w:t>WORKSHEET - Communication and Responsibilities</w:t>
        </w:r>
      </w:hyperlink>
      <w:r>
        <w:rPr>
          <w:rFonts w:ascii="Arial" w:hAnsi="Arial" w:cs="Arial"/>
          <w:color w:val="auto"/>
          <w:sz w:val="22"/>
        </w:rPr>
        <w:t xml:space="preserve">. Include in your description how you will ensure that: </w:t>
      </w:r>
    </w:p>
    <w:p w14:paraId="65F75893" w14:textId="77777777" w:rsidR="00326B7D" w:rsidRPr="00326B7D" w:rsidRDefault="00326B7D" w:rsidP="00174811">
      <w:pPr>
        <w:pStyle w:val="List"/>
        <w:numPr>
          <w:ilvl w:val="2"/>
          <w:numId w:val="2"/>
        </w:numPr>
        <w:tabs>
          <w:tab w:val="left" w:pos="1800"/>
        </w:tabs>
        <w:ind w:left="2174" w:hanging="907"/>
        <w:rPr>
          <w:rFonts w:ascii="Arial" w:hAnsi="Arial" w:cs="Arial"/>
          <w:sz w:val="22"/>
        </w:rPr>
      </w:pPr>
      <w:r>
        <w:rPr>
          <w:rFonts w:ascii="Arial" w:hAnsi="Arial" w:cs="Arial"/>
          <w:sz w:val="22"/>
        </w:rPr>
        <w:t>All sites have the most current version of the protocol, consent document, and HIPAA authorization.</w:t>
      </w:r>
    </w:p>
    <w:p w14:paraId="5D0DF1AB" w14:textId="77777777" w:rsidR="00326B7D" w:rsidRPr="00326B7D" w:rsidRDefault="00326B7D" w:rsidP="00174811">
      <w:pPr>
        <w:pStyle w:val="List"/>
        <w:numPr>
          <w:ilvl w:val="2"/>
          <w:numId w:val="2"/>
        </w:numPr>
        <w:tabs>
          <w:tab w:val="left" w:pos="1800"/>
        </w:tabs>
        <w:ind w:left="2174" w:hanging="907"/>
        <w:rPr>
          <w:rFonts w:ascii="Arial" w:hAnsi="Arial" w:cs="Arial"/>
          <w:sz w:val="22"/>
        </w:rPr>
      </w:pPr>
      <w:r>
        <w:rPr>
          <w:rFonts w:ascii="Arial" w:hAnsi="Arial" w:cs="Arial"/>
          <w:sz w:val="22"/>
        </w:rPr>
        <w:t>All required approvals (initial, continuing review and modifications) have been obtained at each site (including approval by the site’s IRB of record).</w:t>
      </w:r>
    </w:p>
    <w:p w14:paraId="7AFD0708" w14:textId="77777777" w:rsidR="00326B7D" w:rsidRPr="00326B7D" w:rsidRDefault="00326B7D" w:rsidP="00174811">
      <w:pPr>
        <w:pStyle w:val="List"/>
        <w:numPr>
          <w:ilvl w:val="2"/>
          <w:numId w:val="2"/>
        </w:numPr>
        <w:tabs>
          <w:tab w:val="left" w:pos="1800"/>
        </w:tabs>
        <w:ind w:left="2174" w:hanging="907"/>
        <w:rPr>
          <w:rFonts w:ascii="Arial" w:hAnsi="Arial" w:cs="Arial"/>
          <w:sz w:val="22"/>
        </w:rPr>
      </w:pPr>
      <w:r>
        <w:rPr>
          <w:rFonts w:ascii="Arial" w:hAnsi="Arial" w:cs="Arial"/>
          <w:sz w:val="22"/>
        </w:rPr>
        <w:t>All modifications have been communicated to sites and approved (including approval by the site’s IRB of record) before the modification is implemented.</w:t>
      </w:r>
    </w:p>
    <w:p w14:paraId="5803BCE9" w14:textId="77777777" w:rsidR="00326B7D" w:rsidRPr="00326B7D" w:rsidRDefault="00326B7D" w:rsidP="00174811">
      <w:pPr>
        <w:pStyle w:val="List"/>
        <w:numPr>
          <w:ilvl w:val="2"/>
          <w:numId w:val="2"/>
        </w:numPr>
        <w:tabs>
          <w:tab w:val="left" w:pos="1800"/>
        </w:tabs>
        <w:ind w:left="2174" w:hanging="907"/>
        <w:rPr>
          <w:rFonts w:ascii="Arial" w:hAnsi="Arial" w:cs="Arial"/>
          <w:sz w:val="22"/>
        </w:rPr>
      </w:pPr>
      <w:r>
        <w:rPr>
          <w:rFonts w:ascii="Arial" w:hAnsi="Arial" w:cs="Arial"/>
          <w:sz w:val="22"/>
        </w:rPr>
        <w:t>All engaged participating sites will safeguard data, including secure transmission of data, as required by local information security policies.</w:t>
      </w:r>
    </w:p>
    <w:p w14:paraId="22730BFD" w14:textId="77777777" w:rsidR="00326B7D" w:rsidRPr="00326B7D" w:rsidRDefault="00326B7D" w:rsidP="00174811">
      <w:pPr>
        <w:pStyle w:val="List"/>
        <w:numPr>
          <w:ilvl w:val="2"/>
          <w:numId w:val="2"/>
        </w:numPr>
        <w:tabs>
          <w:tab w:val="left" w:pos="1800"/>
        </w:tabs>
        <w:ind w:left="2174" w:hanging="907"/>
        <w:rPr>
          <w:rFonts w:ascii="Arial" w:hAnsi="Arial" w:cs="Arial"/>
          <w:sz w:val="22"/>
        </w:rPr>
      </w:pPr>
      <w:r>
        <w:rPr>
          <w:rFonts w:ascii="Arial" w:hAnsi="Arial" w:cs="Arial"/>
          <w:sz w:val="22"/>
        </w:rPr>
        <w:t>All local site investigators conduct the study in accordance with applicable federal regulations and local laws.</w:t>
      </w:r>
    </w:p>
    <w:p w14:paraId="3E2A1A86" w14:textId="1ECDAC8E" w:rsidR="00326B7D" w:rsidRPr="00A26865" w:rsidRDefault="00326B7D" w:rsidP="00174811">
      <w:pPr>
        <w:pStyle w:val="List"/>
        <w:numPr>
          <w:ilvl w:val="2"/>
          <w:numId w:val="2"/>
        </w:numPr>
        <w:tabs>
          <w:tab w:val="left" w:pos="1800"/>
        </w:tabs>
        <w:ind w:left="2174" w:hanging="907"/>
        <w:rPr>
          <w:rFonts w:ascii="Arial" w:hAnsi="Arial" w:cs="Arial"/>
          <w:sz w:val="22"/>
        </w:rPr>
      </w:pPr>
      <w:r>
        <w:rPr>
          <w:rFonts w:ascii="Arial" w:hAnsi="Arial" w:cs="Arial"/>
          <w:sz w:val="22"/>
        </w:rPr>
        <w:t>All non-compliance with the study protocol or applicable requirements will be reported in accordance with local policy.</w:t>
      </w:r>
    </w:p>
    <w:p w14:paraId="4985A7EA" w14:textId="599C2562" w:rsidR="007C4665" w:rsidRPr="00A26865" w:rsidRDefault="007C4665" w:rsidP="00174811">
      <w:pPr>
        <w:pStyle w:val="List"/>
        <w:numPr>
          <w:ilvl w:val="2"/>
          <w:numId w:val="2"/>
        </w:numPr>
        <w:tabs>
          <w:tab w:val="left" w:pos="1800"/>
        </w:tabs>
        <w:spacing w:after="120" w:afterAutospacing="0"/>
        <w:ind w:left="2174" w:hanging="907"/>
        <w:rPr>
          <w:rFonts w:ascii="Arial" w:hAnsi="Arial" w:cs="Arial"/>
          <w:sz w:val="22"/>
        </w:rPr>
      </w:pPr>
      <w:r>
        <w:rPr>
          <w:rFonts w:ascii="Arial" w:hAnsi="Arial" w:cs="Arial"/>
          <w:sz w:val="22"/>
        </w:rPr>
        <w:t>Problems (inclusive of reportable events), Interim results, and closure of a study are reported and communicated.</w:t>
      </w:r>
    </w:p>
    <w:sdt>
      <w:sdtPr>
        <w:rPr>
          <w:rFonts w:ascii="Arial" w:hAnsi="Arial" w:cs="Arial"/>
          <w:i w:val="0"/>
          <w:color w:val="000000" w:themeColor="text1"/>
          <w:sz w:val="22"/>
        </w:rPr>
        <w:id w:val="1710920177"/>
        <w:placeholder>
          <w:docPart w:val="DefaultPlaceholder_-1854013440"/>
        </w:placeholder>
        <w:showingPlcHdr/>
      </w:sdtPr>
      <w:sdtContent>
        <w:p w14:paraId="1C5C1D33" w14:textId="108DD7CF" w:rsidR="001601E2" w:rsidRPr="000B3133" w:rsidRDefault="001601E2" w:rsidP="00630D47">
          <w:pPr>
            <w:pStyle w:val="List"/>
            <w:numPr>
              <w:ilvl w:val="0"/>
              <w:numId w:val="0"/>
            </w:numPr>
            <w:tabs>
              <w:tab w:val="left" w:pos="1800"/>
            </w:tabs>
            <w:spacing w:after="120" w:afterAutospacing="0"/>
            <w:ind w:left="720"/>
            <w:rPr>
              <w:rFonts w:ascii="Arial" w:hAnsi="Arial" w:cs="Arial"/>
              <w:i w:val="0"/>
              <w:iCs/>
              <w:color w:val="000000" w:themeColor="text1"/>
              <w:sz w:val="22"/>
            </w:rPr>
          </w:pPr>
          <w:r>
            <w:rPr>
              <w:rStyle w:val="PlaceholderText"/>
              <w:rFonts w:ascii="Arial" w:hAnsi="Arial" w:cs="Arial"/>
              <w:color w:val="000000" w:themeColor="text1"/>
              <w:bdr w:val="single" w:sz="4" w:space="0" w:color="auto"/>
            </w:rPr>
            <w:t>Click or tap here to enter text.</w:t>
          </w:r>
        </w:p>
      </w:sdtContent>
    </w:sdt>
    <w:sectPr w:rsidR="001601E2" w:rsidRPr="000B3133">
      <w:footerReference w:type="default" r:id="rId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D8BA97" w14:textId="77777777" w:rsidR="00166C0F" w:rsidRDefault="00166C0F" w:rsidP="00474563">
      <w:r>
        <w:separator/>
      </w:r>
    </w:p>
  </w:endnote>
  <w:endnote w:type="continuationSeparator" w:id="0">
    <w:p w14:paraId="718C8969" w14:textId="77777777" w:rsidR="00166C0F" w:rsidRDefault="00166C0F" w:rsidP="00474563">
      <w:r>
        <w:continuationSeparator/>
      </w:r>
    </w:p>
  </w:endnote>
  <w:endnote w:id="1">
    <w:p w14:paraId="0B5EE136" w14:textId="77777777" w:rsidR="0095736C" w:rsidRPr="00193520" w:rsidRDefault="0095736C" w:rsidP="007C4665">
      <w:pPr>
        <w:pStyle w:val="EndnoteText"/>
        <w:rPr>
          <w:rFonts w:cs="Arial"/>
          <w:sz w:val="22"/>
          <w:szCs w:val="22"/>
        </w:rPr>
      </w:pPr>
      <w:r w:rsidRPr="00193520">
        <w:rPr>
          <w:rStyle w:val="EndnoteReference"/>
          <w:rFonts w:cs="Arial"/>
          <w:sz w:val="18"/>
          <w:szCs w:val="18"/>
        </w:rPr>
        <w:endnoteRef/>
      </w:r>
      <w:r w:rsidRPr="00193520">
        <w:rPr>
          <w:rFonts w:cs="Arial"/>
          <w:sz w:val="18"/>
          <w:szCs w:val="18"/>
        </w:rPr>
        <w:t xml:space="preserve"> This template satisfies AAHRPP elements 1.7.B, I.8.B, I-9, II.2. A, II.2.I, II.3.A, II.3.B, II.3.C-II.3.C.1, II.3.D-F, II.4.A, III.1.C-F, II.2.D </w:t>
      </w:r>
    </w:p>
  </w:endnote>
  <w:endnote w:id="2">
    <w:p w14:paraId="3DE5498A" w14:textId="77777777" w:rsidR="0095736C" w:rsidRDefault="0095736C" w:rsidP="0046310C">
      <w:pPr>
        <w:pStyle w:val="EndnoteText"/>
      </w:pPr>
      <w:r>
        <w:rPr>
          <w:rStyle w:val="EndnoteReference"/>
        </w:rPr>
        <w:endnoteRef/>
      </w:r>
      <w:r>
        <w:t xml:space="preserve"> </w:t>
      </w:r>
      <w:hyperlink r:id="rId1" w:tgtFrame="_blank" w:history="1">
        <w:r w:rsidRPr="0058116F">
          <w:rPr>
            <w:rStyle w:val="Hyperlink"/>
            <w:sz w:val="18"/>
            <w:szCs w:val="18"/>
          </w:rPr>
          <w:t>Good Machine Learning Practice for Medical Device Development: Guiding Principles | FDA</w:t>
        </w:r>
      </w:hyperlink>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NNFPLJ+TimesNewRoman">
    <w:altName w:val="Times New Roman"/>
    <w:panose1 w:val="020B0604020202020204"/>
    <w:charset w:val="00"/>
    <w:family w:val="roman"/>
    <w:notTrueType/>
    <w:pitch w:val="default"/>
    <w:sig w:usb0="00000003" w:usb1="00000000" w:usb2="00000000" w:usb3="00000000" w:csb0="00000001" w:csb1="00000000"/>
  </w:font>
  <w:font w:name="Segoe UI">
    <w:panose1 w:val="020B0604020202020204"/>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DAD1D7" w14:textId="6EB482C3" w:rsidR="0095736C" w:rsidRPr="00474563" w:rsidRDefault="0095736C" w:rsidP="002F2BAF">
    <w:pPr>
      <w:pStyle w:val="LetterText-HCG"/>
      <w:jc w:val="center"/>
      <w:rPr>
        <w:sz w:val="16"/>
        <w:szCs w:val="16"/>
      </w:rPr>
    </w:pPr>
    <w:r>
      <w:rPr>
        <w:sz w:val="16"/>
        <w:szCs w:val="16"/>
      </w:rPr>
      <w:tab/>
    </w:r>
    <w:r w:rsidRPr="00474563">
      <w:rPr>
        <w:sz w:val="16"/>
        <w:szCs w:val="16"/>
      </w:rPr>
      <w:t xml:space="preserve">Page </w:t>
    </w:r>
    <w:r w:rsidRPr="00474563">
      <w:rPr>
        <w:b/>
        <w:bCs/>
        <w:sz w:val="16"/>
        <w:szCs w:val="16"/>
      </w:rPr>
      <w:fldChar w:fldCharType="begin"/>
    </w:r>
    <w:r w:rsidRPr="00474563">
      <w:rPr>
        <w:b/>
        <w:bCs/>
        <w:sz w:val="16"/>
        <w:szCs w:val="16"/>
      </w:rPr>
      <w:instrText xml:space="preserve"> PAGE  \* Arabic  \* MERGEFORMAT </w:instrText>
    </w:r>
    <w:r w:rsidRPr="00474563">
      <w:rPr>
        <w:b/>
        <w:bCs/>
        <w:sz w:val="16"/>
        <w:szCs w:val="16"/>
      </w:rPr>
      <w:fldChar w:fldCharType="separate"/>
    </w:r>
    <w:r>
      <w:rPr>
        <w:b/>
        <w:bCs/>
        <w:noProof/>
        <w:sz w:val="16"/>
        <w:szCs w:val="16"/>
      </w:rPr>
      <w:t>21</w:t>
    </w:r>
    <w:r w:rsidRPr="00474563">
      <w:rPr>
        <w:b/>
        <w:bCs/>
        <w:sz w:val="16"/>
        <w:szCs w:val="16"/>
      </w:rPr>
      <w:fldChar w:fldCharType="end"/>
    </w:r>
    <w:r w:rsidRPr="00474563">
      <w:rPr>
        <w:sz w:val="16"/>
        <w:szCs w:val="16"/>
      </w:rPr>
      <w:t xml:space="preserve"> of </w:t>
    </w:r>
    <w:r w:rsidRPr="00474563">
      <w:rPr>
        <w:b/>
        <w:bCs/>
        <w:sz w:val="16"/>
        <w:szCs w:val="16"/>
      </w:rPr>
      <w:fldChar w:fldCharType="begin"/>
    </w:r>
    <w:r w:rsidRPr="00474563">
      <w:rPr>
        <w:b/>
        <w:bCs/>
        <w:sz w:val="16"/>
        <w:szCs w:val="16"/>
      </w:rPr>
      <w:instrText xml:space="preserve"> NUMPAGES  \* Arabic  \* MERGEFORMAT </w:instrText>
    </w:r>
    <w:r w:rsidRPr="00474563">
      <w:rPr>
        <w:b/>
        <w:bCs/>
        <w:sz w:val="16"/>
        <w:szCs w:val="16"/>
      </w:rPr>
      <w:fldChar w:fldCharType="separate"/>
    </w:r>
    <w:r>
      <w:rPr>
        <w:b/>
        <w:bCs/>
        <w:noProof/>
        <w:sz w:val="16"/>
        <w:szCs w:val="16"/>
      </w:rPr>
      <w:t>21</w:t>
    </w:r>
    <w:r w:rsidRPr="00474563">
      <w:rPr>
        <w:b/>
        <w:bCs/>
        <w:sz w:val="16"/>
        <w:szCs w:val="16"/>
      </w:rPr>
      <w:fldChar w:fldCharType="end"/>
    </w:r>
    <w:r>
      <w:tab/>
    </w:r>
    <w:r w:rsidRPr="00474563">
      <w:rPr>
        <w:sz w:val="16"/>
        <w:szCs w:val="16"/>
      </w:rPr>
      <w:t xml:space="preserve">Template Revision Date: </w:t>
    </w:r>
    <w:r>
      <w:rPr>
        <w:rFonts w:cs="Arial"/>
        <w:sz w:val="16"/>
        <w:szCs w:val="16"/>
      </w:rPr>
      <w:t>April 9, 2026</w:t>
    </w:r>
  </w:p>
  <w:p w14:paraId="05A8A619" w14:textId="1EE5903A" w:rsidR="0095736C" w:rsidRPr="00474563" w:rsidRDefault="0095736C">
    <w:pPr>
      <w:pStyle w:val="Footer"/>
      <w:rPr>
        <w:rFonts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A4D21C1" w14:textId="77777777" w:rsidR="00166C0F" w:rsidRDefault="00166C0F" w:rsidP="00474563">
      <w:r>
        <w:separator/>
      </w:r>
    </w:p>
  </w:footnote>
  <w:footnote w:type="continuationSeparator" w:id="0">
    <w:p w14:paraId="246DD1F8" w14:textId="77777777" w:rsidR="00166C0F" w:rsidRDefault="00166C0F" w:rsidP="004745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AD226E"/>
    <w:multiLevelType w:val="hybridMultilevel"/>
    <w:tmpl w:val="7422CC26"/>
    <w:lvl w:ilvl="0" w:tplc="82A8EE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32046CF"/>
    <w:multiLevelType w:val="hybridMultilevel"/>
    <w:tmpl w:val="7280340E"/>
    <w:lvl w:ilvl="0" w:tplc="859656AC">
      <w:start w:val="1"/>
      <w:numFmt w:val="bullet"/>
      <w:lvlText w:val=""/>
      <w:lvlJc w:val="left"/>
      <w:pPr>
        <w:ind w:left="1080" w:hanging="360"/>
      </w:pPr>
      <w:rPr>
        <w:rFonts w:ascii="Symbol" w:hAnsi="Symbol"/>
      </w:rPr>
    </w:lvl>
    <w:lvl w:ilvl="1" w:tplc="7DD00EAC">
      <w:start w:val="1"/>
      <w:numFmt w:val="bullet"/>
      <w:lvlText w:val=""/>
      <w:lvlJc w:val="left"/>
      <w:pPr>
        <w:ind w:left="1080" w:hanging="360"/>
      </w:pPr>
      <w:rPr>
        <w:rFonts w:ascii="Symbol" w:hAnsi="Symbol"/>
      </w:rPr>
    </w:lvl>
    <w:lvl w:ilvl="2" w:tplc="571C48DC">
      <w:start w:val="1"/>
      <w:numFmt w:val="bullet"/>
      <w:lvlText w:val=""/>
      <w:lvlJc w:val="left"/>
      <w:pPr>
        <w:ind w:left="1080" w:hanging="360"/>
      </w:pPr>
      <w:rPr>
        <w:rFonts w:ascii="Symbol" w:hAnsi="Symbol"/>
      </w:rPr>
    </w:lvl>
    <w:lvl w:ilvl="3" w:tplc="A9D4DFA2">
      <w:start w:val="1"/>
      <w:numFmt w:val="bullet"/>
      <w:lvlText w:val=""/>
      <w:lvlJc w:val="left"/>
      <w:pPr>
        <w:ind w:left="1080" w:hanging="360"/>
      </w:pPr>
      <w:rPr>
        <w:rFonts w:ascii="Symbol" w:hAnsi="Symbol"/>
      </w:rPr>
    </w:lvl>
    <w:lvl w:ilvl="4" w:tplc="F272A608">
      <w:start w:val="1"/>
      <w:numFmt w:val="bullet"/>
      <w:lvlText w:val=""/>
      <w:lvlJc w:val="left"/>
      <w:pPr>
        <w:ind w:left="1080" w:hanging="360"/>
      </w:pPr>
      <w:rPr>
        <w:rFonts w:ascii="Symbol" w:hAnsi="Symbol"/>
      </w:rPr>
    </w:lvl>
    <w:lvl w:ilvl="5" w:tplc="F9CC8FC2">
      <w:start w:val="1"/>
      <w:numFmt w:val="bullet"/>
      <w:lvlText w:val=""/>
      <w:lvlJc w:val="left"/>
      <w:pPr>
        <w:ind w:left="1080" w:hanging="360"/>
      </w:pPr>
      <w:rPr>
        <w:rFonts w:ascii="Symbol" w:hAnsi="Symbol"/>
      </w:rPr>
    </w:lvl>
    <w:lvl w:ilvl="6" w:tplc="AC7EE6D2">
      <w:start w:val="1"/>
      <w:numFmt w:val="bullet"/>
      <w:lvlText w:val=""/>
      <w:lvlJc w:val="left"/>
      <w:pPr>
        <w:ind w:left="1080" w:hanging="360"/>
      </w:pPr>
      <w:rPr>
        <w:rFonts w:ascii="Symbol" w:hAnsi="Symbol"/>
      </w:rPr>
    </w:lvl>
    <w:lvl w:ilvl="7" w:tplc="843EAC90">
      <w:start w:val="1"/>
      <w:numFmt w:val="bullet"/>
      <w:lvlText w:val=""/>
      <w:lvlJc w:val="left"/>
      <w:pPr>
        <w:ind w:left="1080" w:hanging="360"/>
      </w:pPr>
      <w:rPr>
        <w:rFonts w:ascii="Symbol" w:hAnsi="Symbol"/>
      </w:rPr>
    </w:lvl>
    <w:lvl w:ilvl="8" w:tplc="9CC817A2">
      <w:start w:val="1"/>
      <w:numFmt w:val="bullet"/>
      <w:lvlText w:val=""/>
      <w:lvlJc w:val="left"/>
      <w:pPr>
        <w:ind w:left="1080" w:hanging="360"/>
      </w:pPr>
      <w:rPr>
        <w:rFonts w:ascii="Symbol" w:hAnsi="Symbol"/>
      </w:rPr>
    </w:lvl>
  </w:abstractNum>
  <w:abstractNum w:abstractNumId="2" w15:restartNumberingAfterBreak="0">
    <w:nsid w:val="459B1C0C"/>
    <w:multiLevelType w:val="hybridMultilevel"/>
    <w:tmpl w:val="4FCA53D0"/>
    <w:lvl w:ilvl="0" w:tplc="BACE0AFE">
      <w:start w:val="1"/>
      <w:numFmt w:val="bullet"/>
      <w:lvlText w:val=""/>
      <w:lvlJc w:val="left"/>
      <w:pPr>
        <w:ind w:left="720" w:hanging="360"/>
      </w:pPr>
      <w:rPr>
        <w:rFonts w:ascii="Symbol" w:hAnsi="Symbol"/>
      </w:rPr>
    </w:lvl>
    <w:lvl w:ilvl="1" w:tplc="1C16FB00">
      <w:start w:val="1"/>
      <w:numFmt w:val="bullet"/>
      <w:lvlText w:val=""/>
      <w:lvlJc w:val="left"/>
      <w:pPr>
        <w:ind w:left="720" w:hanging="360"/>
      </w:pPr>
      <w:rPr>
        <w:rFonts w:ascii="Symbol" w:hAnsi="Symbol"/>
      </w:rPr>
    </w:lvl>
    <w:lvl w:ilvl="2" w:tplc="B35435D4">
      <w:start w:val="1"/>
      <w:numFmt w:val="bullet"/>
      <w:lvlText w:val=""/>
      <w:lvlJc w:val="left"/>
      <w:pPr>
        <w:ind w:left="720" w:hanging="360"/>
      </w:pPr>
      <w:rPr>
        <w:rFonts w:ascii="Symbol" w:hAnsi="Symbol"/>
      </w:rPr>
    </w:lvl>
    <w:lvl w:ilvl="3" w:tplc="5046E3EC">
      <w:start w:val="1"/>
      <w:numFmt w:val="bullet"/>
      <w:lvlText w:val=""/>
      <w:lvlJc w:val="left"/>
      <w:pPr>
        <w:ind w:left="720" w:hanging="360"/>
      </w:pPr>
      <w:rPr>
        <w:rFonts w:ascii="Symbol" w:hAnsi="Symbol"/>
      </w:rPr>
    </w:lvl>
    <w:lvl w:ilvl="4" w:tplc="6638FB54">
      <w:start w:val="1"/>
      <w:numFmt w:val="bullet"/>
      <w:lvlText w:val=""/>
      <w:lvlJc w:val="left"/>
      <w:pPr>
        <w:ind w:left="720" w:hanging="360"/>
      </w:pPr>
      <w:rPr>
        <w:rFonts w:ascii="Symbol" w:hAnsi="Symbol"/>
      </w:rPr>
    </w:lvl>
    <w:lvl w:ilvl="5" w:tplc="8DE2AC30">
      <w:start w:val="1"/>
      <w:numFmt w:val="bullet"/>
      <w:lvlText w:val=""/>
      <w:lvlJc w:val="left"/>
      <w:pPr>
        <w:ind w:left="720" w:hanging="360"/>
      </w:pPr>
      <w:rPr>
        <w:rFonts w:ascii="Symbol" w:hAnsi="Symbol"/>
      </w:rPr>
    </w:lvl>
    <w:lvl w:ilvl="6" w:tplc="3196B3C2">
      <w:start w:val="1"/>
      <w:numFmt w:val="bullet"/>
      <w:lvlText w:val=""/>
      <w:lvlJc w:val="left"/>
      <w:pPr>
        <w:ind w:left="720" w:hanging="360"/>
      </w:pPr>
      <w:rPr>
        <w:rFonts w:ascii="Symbol" w:hAnsi="Symbol"/>
      </w:rPr>
    </w:lvl>
    <w:lvl w:ilvl="7" w:tplc="8EF4B204">
      <w:start w:val="1"/>
      <w:numFmt w:val="bullet"/>
      <w:lvlText w:val=""/>
      <w:lvlJc w:val="left"/>
      <w:pPr>
        <w:ind w:left="720" w:hanging="360"/>
      </w:pPr>
      <w:rPr>
        <w:rFonts w:ascii="Symbol" w:hAnsi="Symbol"/>
      </w:rPr>
    </w:lvl>
    <w:lvl w:ilvl="8" w:tplc="DCF0709C">
      <w:start w:val="1"/>
      <w:numFmt w:val="bullet"/>
      <w:lvlText w:val=""/>
      <w:lvlJc w:val="left"/>
      <w:pPr>
        <w:ind w:left="720" w:hanging="360"/>
      </w:pPr>
      <w:rPr>
        <w:rFonts w:ascii="Symbol" w:hAnsi="Symbol"/>
      </w:rPr>
    </w:lvl>
  </w:abstractNum>
  <w:abstractNum w:abstractNumId="3" w15:restartNumberingAfterBreak="0">
    <w:nsid w:val="58062434"/>
    <w:multiLevelType w:val="hybridMultilevel"/>
    <w:tmpl w:val="41BC3AF2"/>
    <w:lvl w:ilvl="0" w:tplc="7040E5F2">
      <w:start w:val="1"/>
      <w:numFmt w:val="bullet"/>
      <w:pStyle w:val="List"/>
      <w:lvlText w:val=""/>
      <w:lvlJc w:val="left"/>
      <w:pPr>
        <w:ind w:left="1440" w:hanging="360"/>
      </w:pPr>
      <w:rPr>
        <w:rFonts w:ascii="Symbol" w:hAnsi="Symbol" w:hint="default"/>
      </w:rPr>
    </w:lvl>
    <w:lvl w:ilvl="1" w:tplc="6E36A046">
      <w:start w:val="1"/>
      <w:numFmt w:val="bullet"/>
      <w:pStyle w:val="List2"/>
      <w:lvlText w:val="o"/>
      <w:lvlJc w:val="left"/>
      <w:pPr>
        <w:ind w:left="2160" w:hanging="360"/>
      </w:pPr>
      <w:rPr>
        <w:rFonts w:ascii="Courier New" w:hAnsi="Courier New" w:cs="Courier New" w:hint="default"/>
      </w:rPr>
    </w:lvl>
    <w:lvl w:ilvl="2" w:tplc="C1686812">
      <w:start w:val="1"/>
      <w:numFmt w:val="bullet"/>
      <w:lvlRestart w:val="0"/>
      <w:lvlText w:val=""/>
      <w:lvlJc w:val="left"/>
      <w:pPr>
        <w:tabs>
          <w:tab w:val="num" w:pos="2880"/>
        </w:tabs>
        <w:ind w:left="2880" w:hanging="360"/>
      </w:pPr>
      <w:rPr>
        <w:rFonts w:ascii="Symbol" w:hAnsi="Symbol"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308581E"/>
    <w:multiLevelType w:val="multilevel"/>
    <w:tmpl w:val="B352FA74"/>
    <w:lvl w:ilvl="0">
      <w:start w:val="1"/>
      <w:numFmt w:val="decimal"/>
      <w:pStyle w:val="Heading1"/>
      <w:lvlText w:val="%1.0"/>
      <w:lvlJc w:val="left"/>
      <w:pPr>
        <w:ind w:left="720" w:hanging="720"/>
      </w:pPr>
      <w:rPr>
        <w:rFonts w:ascii="Arial" w:hAnsi="Arial" w:cs="Arial" w:hint="default"/>
        <w:sz w:val="28"/>
        <w:szCs w:val="28"/>
      </w:rPr>
    </w:lvl>
    <w:lvl w:ilvl="1">
      <w:start w:val="1"/>
      <w:numFmt w:val="decimal"/>
      <w:lvlText w:val="%1.%2"/>
      <w:lvlJc w:val="left"/>
      <w:pPr>
        <w:ind w:left="6570" w:firstLine="0"/>
      </w:pPr>
      <w:rPr>
        <w:rFonts w:hint="default"/>
        <w:color w:val="auto"/>
      </w:rPr>
    </w:lvl>
    <w:lvl w:ilvl="2">
      <w:start w:val="1"/>
      <w:numFmt w:val="bullet"/>
      <w:lvlText w:val=""/>
      <w:lvlJc w:val="left"/>
      <w:pPr>
        <w:ind w:left="2160" w:hanging="180"/>
      </w:pPr>
      <w:rPr>
        <w:rFonts w:ascii="Symbol" w:hAnsi="Symbol" w:hint="default"/>
        <w:color w:val="auto"/>
      </w:rPr>
    </w:lvl>
    <w:lvl w:ilvl="3">
      <w:start w:val="1"/>
      <w:numFmt w:val="bullet"/>
      <w:lvlText w:val="o"/>
      <w:lvlJc w:val="left"/>
      <w:pPr>
        <w:ind w:left="2880" w:hanging="360"/>
      </w:pPr>
      <w:rPr>
        <w:rFonts w:ascii="Courier New" w:hAnsi="Courier New" w:cs="Courier New" w:hint="default"/>
        <w:color w:val="auto"/>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75C71CDC"/>
    <w:multiLevelType w:val="multilevel"/>
    <w:tmpl w:val="A3BE38A4"/>
    <w:lvl w:ilvl="0">
      <w:start w:val="1"/>
      <w:numFmt w:val="decimal"/>
      <w:lvlText w:val="%1.0"/>
      <w:lvlJc w:val="left"/>
      <w:pPr>
        <w:ind w:left="1440" w:hanging="720"/>
      </w:pPr>
      <w:rPr>
        <w:rFonts w:ascii="Arial" w:hAnsi="Arial" w:cs="Arial" w:hint="default"/>
        <w:sz w:val="28"/>
        <w:szCs w:val="28"/>
      </w:rPr>
    </w:lvl>
    <w:lvl w:ilvl="1">
      <w:start w:val="1"/>
      <w:numFmt w:val="bullet"/>
      <w:lvlText w:val=""/>
      <w:lvlJc w:val="left"/>
      <w:pPr>
        <w:ind w:left="7650" w:hanging="360"/>
      </w:pPr>
      <w:rPr>
        <w:rFonts w:ascii="Symbol" w:hAnsi="Symbol" w:hint="default"/>
      </w:rPr>
    </w:lvl>
    <w:lvl w:ilvl="2">
      <w:start w:val="1"/>
      <w:numFmt w:val="bullet"/>
      <w:lvlText w:val=""/>
      <w:lvlJc w:val="left"/>
      <w:pPr>
        <w:ind w:left="2880" w:hanging="180"/>
      </w:pPr>
      <w:rPr>
        <w:rFonts w:ascii="Symbol" w:hAnsi="Symbol" w:hint="default"/>
        <w:color w:val="auto"/>
      </w:rPr>
    </w:lvl>
    <w:lvl w:ilvl="3">
      <w:start w:val="1"/>
      <w:numFmt w:val="bullet"/>
      <w:lvlText w:val="o"/>
      <w:lvlJc w:val="left"/>
      <w:pPr>
        <w:ind w:left="3600" w:hanging="360"/>
      </w:pPr>
      <w:rPr>
        <w:rFonts w:ascii="Courier New" w:hAnsi="Courier New" w:cs="Courier New" w:hint="default"/>
        <w:color w:val="auto"/>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6" w15:restartNumberingAfterBreak="0">
    <w:nsid w:val="7C412F1C"/>
    <w:multiLevelType w:val="hybridMultilevel"/>
    <w:tmpl w:val="54BC231E"/>
    <w:lvl w:ilvl="0" w:tplc="39363E1E">
      <w:start w:val="1"/>
      <w:numFmt w:val="decimal"/>
      <w:lvlText w:val="(%1)"/>
      <w:lvlJc w:val="left"/>
      <w:pPr>
        <w:ind w:left="1080" w:hanging="360"/>
      </w:pPr>
      <w:rPr>
        <w:rFonts w:ascii="Arial" w:hAnsi="Arial"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19156668">
    <w:abstractNumId w:val="3"/>
  </w:num>
  <w:num w:numId="2" w16cid:durableId="1208646866">
    <w:abstractNumId w:val="4"/>
  </w:num>
  <w:num w:numId="3" w16cid:durableId="16855530">
    <w:abstractNumId w:val="1"/>
  </w:num>
  <w:num w:numId="4" w16cid:durableId="154498750">
    <w:abstractNumId w:val="3"/>
  </w:num>
  <w:num w:numId="5" w16cid:durableId="1006443196">
    <w:abstractNumId w:val="4"/>
  </w:num>
  <w:num w:numId="6" w16cid:durableId="1134635881">
    <w:abstractNumId w:val="5"/>
  </w:num>
  <w:num w:numId="7" w16cid:durableId="728455146">
    <w:abstractNumId w:val="3"/>
  </w:num>
  <w:num w:numId="8" w16cid:durableId="1080102250">
    <w:abstractNumId w:val="3"/>
  </w:num>
  <w:num w:numId="9" w16cid:durableId="1344631253">
    <w:abstractNumId w:val="3"/>
  </w:num>
  <w:num w:numId="10" w16cid:durableId="1909227167">
    <w:abstractNumId w:val="3"/>
  </w:num>
  <w:num w:numId="11" w16cid:durableId="1164516667">
    <w:abstractNumId w:val="2"/>
  </w:num>
  <w:num w:numId="12" w16cid:durableId="604845156">
    <w:abstractNumId w:val="6"/>
  </w:num>
  <w:num w:numId="13" w16cid:durableId="199079090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HDFieldAppearanceNeedsUpdate" w:val="False"/>
  </w:docVars>
  <w:rsids>
    <w:rsidRoot w:val="00474563"/>
    <w:rsid w:val="00000978"/>
    <w:rsid w:val="00000D39"/>
    <w:rsid w:val="0000167F"/>
    <w:rsid w:val="000022BE"/>
    <w:rsid w:val="00002DD1"/>
    <w:rsid w:val="00002FD4"/>
    <w:rsid w:val="00006C1F"/>
    <w:rsid w:val="000072DA"/>
    <w:rsid w:val="000076ED"/>
    <w:rsid w:val="00007D5D"/>
    <w:rsid w:val="00012EFF"/>
    <w:rsid w:val="000141EE"/>
    <w:rsid w:val="0002089E"/>
    <w:rsid w:val="00020D3A"/>
    <w:rsid w:val="000237D1"/>
    <w:rsid w:val="00024740"/>
    <w:rsid w:val="0002603E"/>
    <w:rsid w:val="00030376"/>
    <w:rsid w:val="00030FDE"/>
    <w:rsid w:val="0003132C"/>
    <w:rsid w:val="00031665"/>
    <w:rsid w:val="000325BF"/>
    <w:rsid w:val="00043228"/>
    <w:rsid w:val="000433BF"/>
    <w:rsid w:val="00044902"/>
    <w:rsid w:val="000451A1"/>
    <w:rsid w:val="000452B1"/>
    <w:rsid w:val="00045C66"/>
    <w:rsid w:val="000462BB"/>
    <w:rsid w:val="00050AB2"/>
    <w:rsid w:val="00054577"/>
    <w:rsid w:val="0005457E"/>
    <w:rsid w:val="00055666"/>
    <w:rsid w:val="000618E3"/>
    <w:rsid w:val="00061CD5"/>
    <w:rsid w:val="00063C53"/>
    <w:rsid w:val="00063EDE"/>
    <w:rsid w:val="0007548D"/>
    <w:rsid w:val="00076F9C"/>
    <w:rsid w:val="00077823"/>
    <w:rsid w:val="00077A97"/>
    <w:rsid w:val="00080CBC"/>
    <w:rsid w:val="0008394C"/>
    <w:rsid w:val="00083C79"/>
    <w:rsid w:val="00090365"/>
    <w:rsid w:val="00091A16"/>
    <w:rsid w:val="000939CD"/>
    <w:rsid w:val="00093B7C"/>
    <w:rsid w:val="000965B0"/>
    <w:rsid w:val="00097D7D"/>
    <w:rsid w:val="000A05B4"/>
    <w:rsid w:val="000A1C80"/>
    <w:rsid w:val="000A252C"/>
    <w:rsid w:val="000A400A"/>
    <w:rsid w:val="000A647E"/>
    <w:rsid w:val="000B0A87"/>
    <w:rsid w:val="000B1C61"/>
    <w:rsid w:val="000B2C36"/>
    <w:rsid w:val="000B3133"/>
    <w:rsid w:val="000B6FF0"/>
    <w:rsid w:val="000C19E6"/>
    <w:rsid w:val="000C1E28"/>
    <w:rsid w:val="000D7E4C"/>
    <w:rsid w:val="000E036A"/>
    <w:rsid w:val="000E03FA"/>
    <w:rsid w:val="000E0474"/>
    <w:rsid w:val="000E192A"/>
    <w:rsid w:val="000E53CD"/>
    <w:rsid w:val="000F5F53"/>
    <w:rsid w:val="00100256"/>
    <w:rsid w:val="00100E73"/>
    <w:rsid w:val="00104E34"/>
    <w:rsid w:val="001118F9"/>
    <w:rsid w:val="001136EC"/>
    <w:rsid w:val="00114C9E"/>
    <w:rsid w:val="00115E7A"/>
    <w:rsid w:val="0011609D"/>
    <w:rsid w:val="00116795"/>
    <w:rsid w:val="0012311C"/>
    <w:rsid w:val="00125E38"/>
    <w:rsid w:val="00126367"/>
    <w:rsid w:val="00126771"/>
    <w:rsid w:val="001410E0"/>
    <w:rsid w:val="001419AD"/>
    <w:rsid w:val="0014255D"/>
    <w:rsid w:val="001456B8"/>
    <w:rsid w:val="00150506"/>
    <w:rsid w:val="00150782"/>
    <w:rsid w:val="00151D8F"/>
    <w:rsid w:val="0015260A"/>
    <w:rsid w:val="0015328B"/>
    <w:rsid w:val="0015537C"/>
    <w:rsid w:val="001562F2"/>
    <w:rsid w:val="001579ED"/>
    <w:rsid w:val="001601E2"/>
    <w:rsid w:val="0016117B"/>
    <w:rsid w:val="00161203"/>
    <w:rsid w:val="001621BD"/>
    <w:rsid w:val="00162995"/>
    <w:rsid w:val="0016307E"/>
    <w:rsid w:val="00165DC3"/>
    <w:rsid w:val="00166C0F"/>
    <w:rsid w:val="00166E17"/>
    <w:rsid w:val="001734E5"/>
    <w:rsid w:val="00174811"/>
    <w:rsid w:val="0017739C"/>
    <w:rsid w:val="00182F57"/>
    <w:rsid w:val="001833D0"/>
    <w:rsid w:val="00185710"/>
    <w:rsid w:val="00185AF2"/>
    <w:rsid w:val="0018610F"/>
    <w:rsid w:val="00186122"/>
    <w:rsid w:val="00186B83"/>
    <w:rsid w:val="00187037"/>
    <w:rsid w:val="00190485"/>
    <w:rsid w:val="001904B2"/>
    <w:rsid w:val="00190AB0"/>
    <w:rsid w:val="00190EDF"/>
    <w:rsid w:val="00193520"/>
    <w:rsid w:val="00193917"/>
    <w:rsid w:val="0019453C"/>
    <w:rsid w:val="00195FCE"/>
    <w:rsid w:val="0019688A"/>
    <w:rsid w:val="00196A7E"/>
    <w:rsid w:val="00196CD5"/>
    <w:rsid w:val="001A0DCD"/>
    <w:rsid w:val="001A1F77"/>
    <w:rsid w:val="001A3282"/>
    <w:rsid w:val="001A591A"/>
    <w:rsid w:val="001A5D36"/>
    <w:rsid w:val="001B04E4"/>
    <w:rsid w:val="001B1397"/>
    <w:rsid w:val="001B2277"/>
    <w:rsid w:val="001B2DE0"/>
    <w:rsid w:val="001B2F48"/>
    <w:rsid w:val="001B4628"/>
    <w:rsid w:val="001C437A"/>
    <w:rsid w:val="001C4B1D"/>
    <w:rsid w:val="001C570F"/>
    <w:rsid w:val="001C58FE"/>
    <w:rsid w:val="001C7C32"/>
    <w:rsid w:val="001D09EE"/>
    <w:rsid w:val="001D12C9"/>
    <w:rsid w:val="001D25D1"/>
    <w:rsid w:val="001D3A17"/>
    <w:rsid w:val="001D79BB"/>
    <w:rsid w:val="001E2302"/>
    <w:rsid w:val="001E54BF"/>
    <w:rsid w:val="001E61F0"/>
    <w:rsid w:val="001F22E7"/>
    <w:rsid w:val="001F380D"/>
    <w:rsid w:val="00200278"/>
    <w:rsid w:val="00200768"/>
    <w:rsid w:val="002008D0"/>
    <w:rsid w:val="00204308"/>
    <w:rsid w:val="00206986"/>
    <w:rsid w:val="00206B4F"/>
    <w:rsid w:val="00206D15"/>
    <w:rsid w:val="00207A45"/>
    <w:rsid w:val="00213140"/>
    <w:rsid w:val="00215FA9"/>
    <w:rsid w:val="00217A4F"/>
    <w:rsid w:val="002226E9"/>
    <w:rsid w:val="002235D8"/>
    <w:rsid w:val="0022406F"/>
    <w:rsid w:val="00226883"/>
    <w:rsid w:val="002274E9"/>
    <w:rsid w:val="0023020F"/>
    <w:rsid w:val="002310C5"/>
    <w:rsid w:val="00233711"/>
    <w:rsid w:val="002337FC"/>
    <w:rsid w:val="00234001"/>
    <w:rsid w:val="0023528A"/>
    <w:rsid w:val="00236843"/>
    <w:rsid w:val="00240FDD"/>
    <w:rsid w:val="00241199"/>
    <w:rsid w:val="00241B91"/>
    <w:rsid w:val="002429B9"/>
    <w:rsid w:val="0024323E"/>
    <w:rsid w:val="00246813"/>
    <w:rsid w:val="00246926"/>
    <w:rsid w:val="00246BCD"/>
    <w:rsid w:val="0025241C"/>
    <w:rsid w:val="00253E31"/>
    <w:rsid w:val="002555A9"/>
    <w:rsid w:val="002634A2"/>
    <w:rsid w:val="00265988"/>
    <w:rsid w:val="00265B62"/>
    <w:rsid w:val="0026658A"/>
    <w:rsid w:val="00266A05"/>
    <w:rsid w:val="00267A1E"/>
    <w:rsid w:val="00271BF6"/>
    <w:rsid w:val="002743C8"/>
    <w:rsid w:val="002753E9"/>
    <w:rsid w:val="00276B71"/>
    <w:rsid w:val="00282420"/>
    <w:rsid w:val="00282D2B"/>
    <w:rsid w:val="00283416"/>
    <w:rsid w:val="00283598"/>
    <w:rsid w:val="002839F7"/>
    <w:rsid w:val="00284C0A"/>
    <w:rsid w:val="00284DE1"/>
    <w:rsid w:val="0028793A"/>
    <w:rsid w:val="002909CE"/>
    <w:rsid w:val="002923D0"/>
    <w:rsid w:val="002930CB"/>
    <w:rsid w:val="002A079E"/>
    <w:rsid w:val="002A0FE8"/>
    <w:rsid w:val="002A1D2A"/>
    <w:rsid w:val="002A2F8E"/>
    <w:rsid w:val="002A313D"/>
    <w:rsid w:val="002A3467"/>
    <w:rsid w:val="002A601F"/>
    <w:rsid w:val="002A7462"/>
    <w:rsid w:val="002B1A8B"/>
    <w:rsid w:val="002B67AD"/>
    <w:rsid w:val="002B7BEB"/>
    <w:rsid w:val="002C2E9D"/>
    <w:rsid w:val="002C2F8D"/>
    <w:rsid w:val="002D0F81"/>
    <w:rsid w:val="002D645F"/>
    <w:rsid w:val="002D72B3"/>
    <w:rsid w:val="002D7749"/>
    <w:rsid w:val="002E1609"/>
    <w:rsid w:val="002E5728"/>
    <w:rsid w:val="002E736D"/>
    <w:rsid w:val="002F0147"/>
    <w:rsid w:val="002F18C6"/>
    <w:rsid w:val="002F27BD"/>
    <w:rsid w:val="002F2963"/>
    <w:rsid w:val="002F2BAF"/>
    <w:rsid w:val="002F3ACA"/>
    <w:rsid w:val="002F55D7"/>
    <w:rsid w:val="00302830"/>
    <w:rsid w:val="00303F38"/>
    <w:rsid w:val="00304704"/>
    <w:rsid w:val="003066BF"/>
    <w:rsid w:val="0030682C"/>
    <w:rsid w:val="00307DE3"/>
    <w:rsid w:val="00310674"/>
    <w:rsid w:val="00312886"/>
    <w:rsid w:val="003149AD"/>
    <w:rsid w:val="00315522"/>
    <w:rsid w:val="00316EB8"/>
    <w:rsid w:val="00317A20"/>
    <w:rsid w:val="00322288"/>
    <w:rsid w:val="003223A6"/>
    <w:rsid w:val="00324F76"/>
    <w:rsid w:val="00326B7D"/>
    <w:rsid w:val="00334742"/>
    <w:rsid w:val="00337C85"/>
    <w:rsid w:val="00342E1F"/>
    <w:rsid w:val="00343FFB"/>
    <w:rsid w:val="00347BE6"/>
    <w:rsid w:val="003509EC"/>
    <w:rsid w:val="00352524"/>
    <w:rsid w:val="00353062"/>
    <w:rsid w:val="003531FF"/>
    <w:rsid w:val="00354DBF"/>
    <w:rsid w:val="003557DA"/>
    <w:rsid w:val="00360F93"/>
    <w:rsid w:val="0036122C"/>
    <w:rsid w:val="003615EF"/>
    <w:rsid w:val="00364007"/>
    <w:rsid w:val="00364084"/>
    <w:rsid w:val="00366101"/>
    <w:rsid w:val="0037033F"/>
    <w:rsid w:val="00370CA0"/>
    <w:rsid w:val="00373B92"/>
    <w:rsid w:val="00376C01"/>
    <w:rsid w:val="0037772F"/>
    <w:rsid w:val="0038094E"/>
    <w:rsid w:val="003825BE"/>
    <w:rsid w:val="0038289D"/>
    <w:rsid w:val="003840A3"/>
    <w:rsid w:val="0038471E"/>
    <w:rsid w:val="00390298"/>
    <w:rsid w:val="003906A6"/>
    <w:rsid w:val="00392561"/>
    <w:rsid w:val="00392584"/>
    <w:rsid w:val="00394891"/>
    <w:rsid w:val="003A0CFE"/>
    <w:rsid w:val="003A29F9"/>
    <w:rsid w:val="003A37E5"/>
    <w:rsid w:val="003B18E0"/>
    <w:rsid w:val="003B1C69"/>
    <w:rsid w:val="003B6663"/>
    <w:rsid w:val="003B7325"/>
    <w:rsid w:val="003C2673"/>
    <w:rsid w:val="003C515B"/>
    <w:rsid w:val="003C6405"/>
    <w:rsid w:val="003C70EC"/>
    <w:rsid w:val="003C76D2"/>
    <w:rsid w:val="003D0793"/>
    <w:rsid w:val="003D10A3"/>
    <w:rsid w:val="003D2375"/>
    <w:rsid w:val="003D2930"/>
    <w:rsid w:val="003D346D"/>
    <w:rsid w:val="003D3FA4"/>
    <w:rsid w:val="003D6259"/>
    <w:rsid w:val="003E1B92"/>
    <w:rsid w:val="003E42E3"/>
    <w:rsid w:val="003E43C4"/>
    <w:rsid w:val="003E49E6"/>
    <w:rsid w:val="003E5133"/>
    <w:rsid w:val="003F0A6C"/>
    <w:rsid w:val="003F27F7"/>
    <w:rsid w:val="003F485B"/>
    <w:rsid w:val="003F6F18"/>
    <w:rsid w:val="004001F5"/>
    <w:rsid w:val="00400FCE"/>
    <w:rsid w:val="00401776"/>
    <w:rsid w:val="00403903"/>
    <w:rsid w:val="00404719"/>
    <w:rsid w:val="004053B0"/>
    <w:rsid w:val="004070DF"/>
    <w:rsid w:val="0040770E"/>
    <w:rsid w:val="00407F8B"/>
    <w:rsid w:val="0041143B"/>
    <w:rsid w:val="00412807"/>
    <w:rsid w:val="00414967"/>
    <w:rsid w:val="00414D10"/>
    <w:rsid w:val="00415ECB"/>
    <w:rsid w:val="00421048"/>
    <w:rsid w:val="00421D90"/>
    <w:rsid w:val="00422394"/>
    <w:rsid w:val="00422963"/>
    <w:rsid w:val="00425677"/>
    <w:rsid w:val="00434C33"/>
    <w:rsid w:val="004377C5"/>
    <w:rsid w:val="004379E5"/>
    <w:rsid w:val="004418DC"/>
    <w:rsid w:val="00443C7E"/>
    <w:rsid w:val="004443FF"/>
    <w:rsid w:val="00444431"/>
    <w:rsid w:val="00446E66"/>
    <w:rsid w:val="00452C64"/>
    <w:rsid w:val="004534C6"/>
    <w:rsid w:val="004547A8"/>
    <w:rsid w:val="00455732"/>
    <w:rsid w:val="00455855"/>
    <w:rsid w:val="00455A8A"/>
    <w:rsid w:val="00457FE2"/>
    <w:rsid w:val="004617DE"/>
    <w:rsid w:val="00461BCB"/>
    <w:rsid w:val="00462118"/>
    <w:rsid w:val="004624FF"/>
    <w:rsid w:val="0046310C"/>
    <w:rsid w:val="0046426C"/>
    <w:rsid w:val="004652CC"/>
    <w:rsid w:val="00465CE7"/>
    <w:rsid w:val="0047203D"/>
    <w:rsid w:val="00474563"/>
    <w:rsid w:val="00476733"/>
    <w:rsid w:val="00483D2A"/>
    <w:rsid w:val="00486DC0"/>
    <w:rsid w:val="00487256"/>
    <w:rsid w:val="00487EB3"/>
    <w:rsid w:val="0049228D"/>
    <w:rsid w:val="00492A7D"/>
    <w:rsid w:val="00493822"/>
    <w:rsid w:val="004A377B"/>
    <w:rsid w:val="004B0B62"/>
    <w:rsid w:val="004B159D"/>
    <w:rsid w:val="004B3401"/>
    <w:rsid w:val="004B572C"/>
    <w:rsid w:val="004B5769"/>
    <w:rsid w:val="004B764E"/>
    <w:rsid w:val="004B78F7"/>
    <w:rsid w:val="004C4DCA"/>
    <w:rsid w:val="004C767D"/>
    <w:rsid w:val="004C7FBE"/>
    <w:rsid w:val="004D06E7"/>
    <w:rsid w:val="004D0D88"/>
    <w:rsid w:val="004D0DCD"/>
    <w:rsid w:val="004D359B"/>
    <w:rsid w:val="004D42BC"/>
    <w:rsid w:val="004D57F6"/>
    <w:rsid w:val="004D5B92"/>
    <w:rsid w:val="004D67FB"/>
    <w:rsid w:val="004E0815"/>
    <w:rsid w:val="004E0A0D"/>
    <w:rsid w:val="004E2F8A"/>
    <w:rsid w:val="004E38F8"/>
    <w:rsid w:val="004E4C8C"/>
    <w:rsid w:val="004E4E57"/>
    <w:rsid w:val="004F5B77"/>
    <w:rsid w:val="004F5F7C"/>
    <w:rsid w:val="005003B6"/>
    <w:rsid w:val="00500E5D"/>
    <w:rsid w:val="005023E5"/>
    <w:rsid w:val="005025C4"/>
    <w:rsid w:val="0050609B"/>
    <w:rsid w:val="00510233"/>
    <w:rsid w:val="0051177E"/>
    <w:rsid w:val="00511845"/>
    <w:rsid w:val="005128CD"/>
    <w:rsid w:val="00513F06"/>
    <w:rsid w:val="00514267"/>
    <w:rsid w:val="0051741A"/>
    <w:rsid w:val="00521749"/>
    <w:rsid w:val="00521A23"/>
    <w:rsid w:val="0052288F"/>
    <w:rsid w:val="005229B5"/>
    <w:rsid w:val="005250F7"/>
    <w:rsid w:val="005276E0"/>
    <w:rsid w:val="00527EBF"/>
    <w:rsid w:val="005305E2"/>
    <w:rsid w:val="00534702"/>
    <w:rsid w:val="0053582D"/>
    <w:rsid w:val="00536B42"/>
    <w:rsid w:val="00542D0E"/>
    <w:rsid w:val="00542F69"/>
    <w:rsid w:val="0054415D"/>
    <w:rsid w:val="00547A98"/>
    <w:rsid w:val="00550DB4"/>
    <w:rsid w:val="00553104"/>
    <w:rsid w:val="0055507F"/>
    <w:rsid w:val="00555278"/>
    <w:rsid w:val="00555815"/>
    <w:rsid w:val="00561E85"/>
    <w:rsid w:val="00566111"/>
    <w:rsid w:val="00576D2B"/>
    <w:rsid w:val="00580747"/>
    <w:rsid w:val="00586720"/>
    <w:rsid w:val="00586D14"/>
    <w:rsid w:val="005873B6"/>
    <w:rsid w:val="00587B05"/>
    <w:rsid w:val="00594549"/>
    <w:rsid w:val="00594B9B"/>
    <w:rsid w:val="00595F7D"/>
    <w:rsid w:val="005A027B"/>
    <w:rsid w:val="005A0E2C"/>
    <w:rsid w:val="005A43C0"/>
    <w:rsid w:val="005A7602"/>
    <w:rsid w:val="005B1AF3"/>
    <w:rsid w:val="005B1D80"/>
    <w:rsid w:val="005B551A"/>
    <w:rsid w:val="005B574A"/>
    <w:rsid w:val="005B5EED"/>
    <w:rsid w:val="005C2828"/>
    <w:rsid w:val="005C3207"/>
    <w:rsid w:val="005C5A4D"/>
    <w:rsid w:val="005D052D"/>
    <w:rsid w:val="005D08CF"/>
    <w:rsid w:val="005D1064"/>
    <w:rsid w:val="005D1D61"/>
    <w:rsid w:val="005D5E4D"/>
    <w:rsid w:val="005D6D83"/>
    <w:rsid w:val="005D7F2C"/>
    <w:rsid w:val="005D7FE4"/>
    <w:rsid w:val="005E151B"/>
    <w:rsid w:val="005E165E"/>
    <w:rsid w:val="005E1762"/>
    <w:rsid w:val="005E3796"/>
    <w:rsid w:val="005E4597"/>
    <w:rsid w:val="005F0B66"/>
    <w:rsid w:val="005F0E1F"/>
    <w:rsid w:val="005F1ECF"/>
    <w:rsid w:val="005F6667"/>
    <w:rsid w:val="00600905"/>
    <w:rsid w:val="00600D98"/>
    <w:rsid w:val="00600E74"/>
    <w:rsid w:val="006044C8"/>
    <w:rsid w:val="00605D00"/>
    <w:rsid w:val="006060C6"/>
    <w:rsid w:val="00617101"/>
    <w:rsid w:val="0061736F"/>
    <w:rsid w:val="0062051E"/>
    <w:rsid w:val="0062065F"/>
    <w:rsid w:val="0062518C"/>
    <w:rsid w:val="0062629B"/>
    <w:rsid w:val="00626476"/>
    <w:rsid w:val="0062657C"/>
    <w:rsid w:val="006275E6"/>
    <w:rsid w:val="006277C0"/>
    <w:rsid w:val="00630D47"/>
    <w:rsid w:val="00632005"/>
    <w:rsid w:val="006327A5"/>
    <w:rsid w:val="006342A4"/>
    <w:rsid w:val="00636BAE"/>
    <w:rsid w:val="00636C8D"/>
    <w:rsid w:val="00637D17"/>
    <w:rsid w:val="006417EA"/>
    <w:rsid w:val="006419DD"/>
    <w:rsid w:val="0064309C"/>
    <w:rsid w:val="00644417"/>
    <w:rsid w:val="006452FD"/>
    <w:rsid w:val="00646E67"/>
    <w:rsid w:val="0065022C"/>
    <w:rsid w:val="0065116E"/>
    <w:rsid w:val="00653901"/>
    <w:rsid w:val="0065437E"/>
    <w:rsid w:val="00654BE1"/>
    <w:rsid w:val="006553D3"/>
    <w:rsid w:val="00656825"/>
    <w:rsid w:val="0066099B"/>
    <w:rsid w:val="0066398E"/>
    <w:rsid w:val="00663B4B"/>
    <w:rsid w:val="0066479B"/>
    <w:rsid w:val="006804BE"/>
    <w:rsid w:val="00683B97"/>
    <w:rsid w:val="006841EF"/>
    <w:rsid w:val="00685562"/>
    <w:rsid w:val="006902B5"/>
    <w:rsid w:val="00695CB4"/>
    <w:rsid w:val="00696444"/>
    <w:rsid w:val="006A0C17"/>
    <w:rsid w:val="006A1786"/>
    <w:rsid w:val="006A47B5"/>
    <w:rsid w:val="006A5F07"/>
    <w:rsid w:val="006A6BA7"/>
    <w:rsid w:val="006B0058"/>
    <w:rsid w:val="006B195D"/>
    <w:rsid w:val="006B2485"/>
    <w:rsid w:val="006C37FA"/>
    <w:rsid w:val="006C4660"/>
    <w:rsid w:val="006C486D"/>
    <w:rsid w:val="006C7618"/>
    <w:rsid w:val="006D29B4"/>
    <w:rsid w:val="006D2E2F"/>
    <w:rsid w:val="006D7A1E"/>
    <w:rsid w:val="006D7B79"/>
    <w:rsid w:val="006E0763"/>
    <w:rsid w:val="006E0B7F"/>
    <w:rsid w:val="006E5552"/>
    <w:rsid w:val="006E5AC4"/>
    <w:rsid w:val="006E7FE4"/>
    <w:rsid w:val="006F0073"/>
    <w:rsid w:val="006F0FA2"/>
    <w:rsid w:val="006F160C"/>
    <w:rsid w:val="006F1CEF"/>
    <w:rsid w:val="006F1D7A"/>
    <w:rsid w:val="006F2F4C"/>
    <w:rsid w:val="006F51C8"/>
    <w:rsid w:val="006F523D"/>
    <w:rsid w:val="006F6BA5"/>
    <w:rsid w:val="006F75B1"/>
    <w:rsid w:val="00700EAF"/>
    <w:rsid w:val="00702A49"/>
    <w:rsid w:val="00704208"/>
    <w:rsid w:val="007046F7"/>
    <w:rsid w:val="00704824"/>
    <w:rsid w:val="007049EA"/>
    <w:rsid w:val="00704C34"/>
    <w:rsid w:val="007058C9"/>
    <w:rsid w:val="00713CA1"/>
    <w:rsid w:val="00713D8B"/>
    <w:rsid w:val="0071717E"/>
    <w:rsid w:val="007212FF"/>
    <w:rsid w:val="00723841"/>
    <w:rsid w:val="00725CA5"/>
    <w:rsid w:val="00730D40"/>
    <w:rsid w:val="00730EC1"/>
    <w:rsid w:val="007355BE"/>
    <w:rsid w:val="00737730"/>
    <w:rsid w:val="00740980"/>
    <w:rsid w:val="00740F03"/>
    <w:rsid w:val="007476D9"/>
    <w:rsid w:val="00751A4D"/>
    <w:rsid w:val="00755DBE"/>
    <w:rsid w:val="007578EA"/>
    <w:rsid w:val="00757C09"/>
    <w:rsid w:val="007604D4"/>
    <w:rsid w:val="007638D2"/>
    <w:rsid w:val="00765208"/>
    <w:rsid w:val="00767443"/>
    <w:rsid w:val="00767A37"/>
    <w:rsid w:val="00767E21"/>
    <w:rsid w:val="00767ED1"/>
    <w:rsid w:val="00771777"/>
    <w:rsid w:val="007739D4"/>
    <w:rsid w:val="0077671F"/>
    <w:rsid w:val="007769B7"/>
    <w:rsid w:val="00776C25"/>
    <w:rsid w:val="00777D78"/>
    <w:rsid w:val="00780556"/>
    <w:rsid w:val="00784532"/>
    <w:rsid w:val="0078527B"/>
    <w:rsid w:val="007855DB"/>
    <w:rsid w:val="0079437E"/>
    <w:rsid w:val="007961D3"/>
    <w:rsid w:val="007A0472"/>
    <w:rsid w:val="007A5A6E"/>
    <w:rsid w:val="007A6BF7"/>
    <w:rsid w:val="007A6CE3"/>
    <w:rsid w:val="007A7439"/>
    <w:rsid w:val="007B3D95"/>
    <w:rsid w:val="007B57C4"/>
    <w:rsid w:val="007C06D2"/>
    <w:rsid w:val="007C2CA8"/>
    <w:rsid w:val="007C3837"/>
    <w:rsid w:val="007C3E67"/>
    <w:rsid w:val="007C4665"/>
    <w:rsid w:val="007C6939"/>
    <w:rsid w:val="007D4342"/>
    <w:rsid w:val="007D471A"/>
    <w:rsid w:val="007D4E31"/>
    <w:rsid w:val="007D54EA"/>
    <w:rsid w:val="007D5BD5"/>
    <w:rsid w:val="007E00FA"/>
    <w:rsid w:val="007E1C68"/>
    <w:rsid w:val="007E4ACF"/>
    <w:rsid w:val="007E4BDB"/>
    <w:rsid w:val="007E56B0"/>
    <w:rsid w:val="007F10B8"/>
    <w:rsid w:val="007F37E7"/>
    <w:rsid w:val="007F3A4D"/>
    <w:rsid w:val="007F61D6"/>
    <w:rsid w:val="007F79C2"/>
    <w:rsid w:val="0080229A"/>
    <w:rsid w:val="008040C4"/>
    <w:rsid w:val="00806CF8"/>
    <w:rsid w:val="00807EAE"/>
    <w:rsid w:val="00811B3B"/>
    <w:rsid w:val="00813F44"/>
    <w:rsid w:val="00815AC2"/>
    <w:rsid w:val="00817374"/>
    <w:rsid w:val="00817F84"/>
    <w:rsid w:val="00817F89"/>
    <w:rsid w:val="0082263B"/>
    <w:rsid w:val="00823E16"/>
    <w:rsid w:val="00826361"/>
    <w:rsid w:val="0082716C"/>
    <w:rsid w:val="0083245C"/>
    <w:rsid w:val="00832E1B"/>
    <w:rsid w:val="00833776"/>
    <w:rsid w:val="00842127"/>
    <w:rsid w:val="008520FD"/>
    <w:rsid w:val="00852C8E"/>
    <w:rsid w:val="00860F5A"/>
    <w:rsid w:val="00861A06"/>
    <w:rsid w:val="00863C68"/>
    <w:rsid w:val="00864076"/>
    <w:rsid w:val="008668E9"/>
    <w:rsid w:val="008676E6"/>
    <w:rsid w:val="0086785A"/>
    <w:rsid w:val="00867EDD"/>
    <w:rsid w:val="00867F67"/>
    <w:rsid w:val="00870A7D"/>
    <w:rsid w:val="00876677"/>
    <w:rsid w:val="008767F1"/>
    <w:rsid w:val="00876D57"/>
    <w:rsid w:val="00882E39"/>
    <w:rsid w:val="00884BFF"/>
    <w:rsid w:val="008860DE"/>
    <w:rsid w:val="00887F54"/>
    <w:rsid w:val="00890DF9"/>
    <w:rsid w:val="00894157"/>
    <w:rsid w:val="00896AC7"/>
    <w:rsid w:val="00896E2A"/>
    <w:rsid w:val="00897E5D"/>
    <w:rsid w:val="008A4534"/>
    <w:rsid w:val="008A5A4E"/>
    <w:rsid w:val="008A771F"/>
    <w:rsid w:val="008B067A"/>
    <w:rsid w:val="008B0F5C"/>
    <w:rsid w:val="008B18B8"/>
    <w:rsid w:val="008B1917"/>
    <w:rsid w:val="008B20E8"/>
    <w:rsid w:val="008C028F"/>
    <w:rsid w:val="008C0FE5"/>
    <w:rsid w:val="008C35C4"/>
    <w:rsid w:val="008C5949"/>
    <w:rsid w:val="008C6196"/>
    <w:rsid w:val="008C6B84"/>
    <w:rsid w:val="008D173B"/>
    <w:rsid w:val="008D5F18"/>
    <w:rsid w:val="008E2694"/>
    <w:rsid w:val="008E5EC0"/>
    <w:rsid w:val="008E6AC7"/>
    <w:rsid w:val="008F17FE"/>
    <w:rsid w:val="008F2DBA"/>
    <w:rsid w:val="008F6CBA"/>
    <w:rsid w:val="00900467"/>
    <w:rsid w:val="0090120D"/>
    <w:rsid w:val="0090276D"/>
    <w:rsid w:val="0090407F"/>
    <w:rsid w:val="009042CB"/>
    <w:rsid w:val="009045AD"/>
    <w:rsid w:val="00904CFC"/>
    <w:rsid w:val="00906778"/>
    <w:rsid w:val="009131A8"/>
    <w:rsid w:val="00913B44"/>
    <w:rsid w:val="00913EDA"/>
    <w:rsid w:val="00921C0B"/>
    <w:rsid w:val="00923257"/>
    <w:rsid w:val="00927FE8"/>
    <w:rsid w:val="009334FF"/>
    <w:rsid w:val="00934E27"/>
    <w:rsid w:val="009368FC"/>
    <w:rsid w:val="009375E6"/>
    <w:rsid w:val="009431CD"/>
    <w:rsid w:val="00943B71"/>
    <w:rsid w:val="0094631A"/>
    <w:rsid w:val="009474D9"/>
    <w:rsid w:val="00953A7C"/>
    <w:rsid w:val="0095736C"/>
    <w:rsid w:val="00960518"/>
    <w:rsid w:val="00960597"/>
    <w:rsid w:val="00960927"/>
    <w:rsid w:val="00961EEC"/>
    <w:rsid w:val="009664A7"/>
    <w:rsid w:val="00966A04"/>
    <w:rsid w:val="009727C6"/>
    <w:rsid w:val="0097349D"/>
    <w:rsid w:val="009747E1"/>
    <w:rsid w:val="00974FE1"/>
    <w:rsid w:val="0098052F"/>
    <w:rsid w:val="00984D73"/>
    <w:rsid w:val="00984F59"/>
    <w:rsid w:val="00991426"/>
    <w:rsid w:val="00991804"/>
    <w:rsid w:val="00993FF0"/>
    <w:rsid w:val="00996337"/>
    <w:rsid w:val="00996A3C"/>
    <w:rsid w:val="00997800"/>
    <w:rsid w:val="009A08FE"/>
    <w:rsid w:val="009A0985"/>
    <w:rsid w:val="009A1C1E"/>
    <w:rsid w:val="009A2A82"/>
    <w:rsid w:val="009A422D"/>
    <w:rsid w:val="009A60C5"/>
    <w:rsid w:val="009B091E"/>
    <w:rsid w:val="009B0C40"/>
    <w:rsid w:val="009B10FD"/>
    <w:rsid w:val="009B2D14"/>
    <w:rsid w:val="009B3069"/>
    <w:rsid w:val="009B542F"/>
    <w:rsid w:val="009B5C90"/>
    <w:rsid w:val="009B7864"/>
    <w:rsid w:val="009C0910"/>
    <w:rsid w:val="009C1968"/>
    <w:rsid w:val="009C1AA3"/>
    <w:rsid w:val="009C2914"/>
    <w:rsid w:val="009C48D6"/>
    <w:rsid w:val="009C6BF1"/>
    <w:rsid w:val="009D0647"/>
    <w:rsid w:val="009D2601"/>
    <w:rsid w:val="009E4362"/>
    <w:rsid w:val="009F0835"/>
    <w:rsid w:val="009F0AAC"/>
    <w:rsid w:val="009F1858"/>
    <w:rsid w:val="009F2FFC"/>
    <w:rsid w:val="009F34A4"/>
    <w:rsid w:val="009F5A98"/>
    <w:rsid w:val="00A021CF"/>
    <w:rsid w:val="00A1179C"/>
    <w:rsid w:val="00A11E6F"/>
    <w:rsid w:val="00A122C0"/>
    <w:rsid w:val="00A153A5"/>
    <w:rsid w:val="00A16617"/>
    <w:rsid w:val="00A17CF0"/>
    <w:rsid w:val="00A2056F"/>
    <w:rsid w:val="00A22DD1"/>
    <w:rsid w:val="00A24E7F"/>
    <w:rsid w:val="00A26865"/>
    <w:rsid w:val="00A31788"/>
    <w:rsid w:val="00A338F1"/>
    <w:rsid w:val="00A34813"/>
    <w:rsid w:val="00A35114"/>
    <w:rsid w:val="00A41B85"/>
    <w:rsid w:val="00A42461"/>
    <w:rsid w:val="00A43C59"/>
    <w:rsid w:val="00A44D80"/>
    <w:rsid w:val="00A45064"/>
    <w:rsid w:val="00A450FC"/>
    <w:rsid w:val="00A45A23"/>
    <w:rsid w:val="00A503C5"/>
    <w:rsid w:val="00A5182A"/>
    <w:rsid w:val="00A528E0"/>
    <w:rsid w:val="00A56E2E"/>
    <w:rsid w:val="00A604D9"/>
    <w:rsid w:val="00A66490"/>
    <w:rsid w:val="00A72B50"/>
    <w:rsid w:val="00A7412B"/>
    <w:rsid w:val="00A7450F"/>
    <w:rsid w:val="00A74A8C"/>
    <w:rsid w:val="00A769A0"/>
    <w:rsid w:val="00A77C5E"/>
    <w:rsid w:val="00A77EBA"/>
    <w:rsid w:val="00A82346"/>
    <w:rsid w:val="00A8331B"/>
    <w:rsid w:val="00A84F03"/>
    <w:rsid w:val="00A8548B"/>
    <w:rsid w:val="00A9039D"/>
    <w:rsid w:val="00A91829"/>
    <w:rsid w:val="00A9211B"/>
    <w:rsid w:val="00A94AB6"/>
    <w:rsid w:val="00A952F4"/>
    <w:rsid w:val="00AA3166"/>
    <w:rsid w:val="00AA31BA"/>
    <w:rsid w:val="00AA47E4"/>
    <w:rsid w:val="00AA4D33"/>
    <w:rsid w:val="00AA764E"/>
    <w:rsid w:val="00AB6EA0"/>
    <w:rsid w:val="00AB70F0"/>
    <w:rsid w:val="00AB7560"/>
    <w:rsid w:val="00AB7938"/>
    <w:rsid w:val="00AB7E98"/>
    <w:rsid w:val="00AC28B8"/>
    <w:rsid w:val="00AC2E8B"/>
    <w:rsid w:val="00AC604B"/>
    <w:rsid w:val="00AC62AF"/>
    <w:rsid w:val="00AD17B4"/>
    <w:rsid w:val="00AD4092"/>
    <w:rsid w:val="00AE028F"/>
    <w:rsid w:val="00AE0A36"/>
    <w:rsid w:val="00AE2C74"/>
    <w:rsid w:val="00AE4735"/>
    <w:rsid w:val="00AF0D78"/>
    <w:rsid w:val="00AF2235"/>
    <w:rsid w:val="00AF2496"/>
    <w:rsid w:val="00AF4559"/>
    <w:rsid w:val="00AF455D"/>
    <w:rsid w:val="00AF587E"/>
    <w:rsid w:val="00AF5D2D"/>
    <w:rsid w:val="00AF6ADF"/>
    <w:rsid w:val="00B01AF2"/>
    <w:rsid w:val="00B029DF"/>
    <w:rsid w:val="00B034E3"/>
    <w:rsid w:val="00B03B60"/>
    <w:rsid w:val="00B04DAF"/>
    <w:rsid w:val="00B05340"/>
    <w:rsid w:val="00B10271"/>
    <w:rsid w:val="00B13E17"/>
    <w:rsid w:val="00B14621"/>
    <w:rsid w:val="00B14B29"/>
    <w:rsid w:val="00B179DC"/>
    <w:rsid w:val="00B21878"/>
    <w:rsid w:val="00B22579"/>
    <w:rsid w:val="00B2371F"/>
    <w:rsid w:val="00B24371"/>
    <w:rsid w:val="00B27BDD"/>
    <w:rsid w:val="00B30F5F"/>
    <w:rsid w:val="00B30F85"/>
    <w:rsid w:val="00B3240C"/>
    <w:rsid w:val="00B3361F"/>
    <w:rsid w:val="00B362A8"/>
    <w:rsid w:val="00B409D0"/>
    <w:rsid w:val="00B42364"/>
    <w:rsid w:val="00B426DE"/>
    <w:rsid w:val="00B45F43"/>
    <w:rsid w:val="00B50398"/>
    <w:rsid w:val="00B50794"/>
    <w:rsid w:val="00B5119A"/>
    <w:rsid w:val="00B65F91"/>
    <w:rsid w:val="00B6701D"/>
    <w:rsid w:val="00B675A0"/>
    <w:rsid w:val="00B70D6C"/>
    <w:rsid w:val="00B7205D"/>
    <w:rsid w:val="00B83A7E"/>
    <w:rsid w:val="00B85F92"/>
    <w:rsid w:val="00B906DB"/>
    <w:rsid w:val="00B90A66"/>
    <w:rsid w:val="00B93002"/>
    <w:rsid w:val="00B952A7"/>
    <w:rsid w:val="00B970BD"/>
    <w:rsid w:val="00B972FE"/>
    <w:rsid w:val="00BA011B"/>
    <w:rsid w:val="00BA0EB1"/>
    <w:rsid w:val="00BA1621"/>
    <w:rsid w:val="00BA1CF7"/>
    <w:rsid w:val="00BA337C"/>
    <w:rsid w:val="00BA5408"/>
    <w:rsid w:val="00BA55CB"/>
    <w:rsid w:val="00BB03B1"/>
    <w:rsid w:val="00BB0A57"/>
    <w:rsid w:val="00BB1AAE"/>
    <w:rsid w:val="00BB52B5"/>
    <w:rsid w:val="00BB72E3"/>
    <w:rsid w:val="00BB7A5C"/>
    <w:rsid w:val="00BB7C60"/>
    <w:rsid w:val="00BC4A77"/>
    <w:rsid w:val="00BC55B7"/>
    <w:rsid w:val="00BC63B7"/>
    <w:rsid w:val="00BC785F"/>
    <w:rsid w:val="00BC7E58"/>
    <w:rsid w:val="00BD0B87"/>
    <w:rsid w:val="00BD5614"/>
    <w:rsid w:val="00BD57A6"/>
    <w:rsid w:val="00BD5C37"/>
    <w:rsid w:val="00BE1D6D"/>
    <w:rsid w:val="00BE2222"/>
    <w:rsid w:val="00BE3307"/>
    <w:rsid w:val="00BE5EBC"/>
    <w:rsid w:val="00BE684A"/>
    <w:rsid w:val="00BE69F5"/>
    <w:rsid w:val="00BE75E2"/>
    <w:rsid w:val="00BE7DAC"/>
    <w:rsid w:val="00BF2073"/>
    <w:rsid w:val="00BF367B"/>
    <w:rsid w:val="00BF5CCE"/>
    <w:rsid w:val="00BF7B4C"/>
    <w:rsid w:val="00C1756E"/>
    <w:rsid w:val="00C17E6F"/>
    <w:rsid w:val="00C203BF"/>
    <w:rsid w:val="00C22129"/>
    <w:rsid w:val="00C23A49"/>
    <w:rsid w:val="00C23B80"/>
    <w:rsid w:val="00C25319"/>
    <w:rsid w:val="00C27B54"/>
    <w:rsid w:val="00C31F0B"/>
    <w:rsid w:val="00C326E7"/>
    <w:rsid w:val="00C32CD7"/>
    <w:rsid w:val="00C330AF"/>
    <w:rsid w:val="00C34431"/>
    <w:rsid w:val="00C34518"/>
    <w:rsid w:val="00C35D59"/>
    <w:rsid w:val="00C3634A"/>
    <w:rsid w:val="00C376E8"/>
    <w:rsid w:val="00C37A46"/>
    <w:rsid w:val="00C37A97"/>
    <w:rsid w:val="00C41DD7"/>
    <w:rsid w:val="00C45EC8"/>
    <w:rsid w:val="00C5103E"/>
    <w:rsid w:val="00C51731"/>
    <w:rsid w:val="00C53964"/>
    <w:rsid w:val="00C55BC7"/>
    <w:rsid w:val="00C55EAA"/>
    <w:rsid w:val="00C57C5D"/>
    <w:rsid w:val="00C600D0"/>
    <w:rsid w:val="00C63BD3"/>
    <w:rsid w:val="00C652B4"/>
    <w:rsid w:val="00C66F49"/>
    <w:rsid w:val="00C67DC1"/>
    <w:rsid w:val="00C73DD3"/>
    <w:rsid w:val="00C8109B"/>
    <w:rsid w:val="00C85230"/>
    <w:rsid w:val="00C85A2E"/>
    <w:rsid w:val="00C872FA"/>
    <w:rsid w:val="00C9090E"/>
    <w:rsid w:val="00C91162"/>
    <w:rsid w:val="00C93A15"/>
    <w:rsid w:val="00C973D9"/>
    <w:rsid w:val="00CA2846"/>
    <w:rsid w:val="00CA46E5"/>
    <w:rsid w:val="00CA656A"/>
    <w:rsid w:val="00CA6CAE"/>
    <w:rsid w:val="00CA7679"/>
    <w:rsid w:val="00CB2EB2"/>
    <w:rsid w:val="00CB428D"/>
    <w:rsid w:val="00CB4BB3"/>
    <w:rsid w:val="00CB66B4"/>
    <w:rsid w:val="00CB6A78"/>
    <w:rsid w:val="00CC09F7"/>
    <w:rsid w:val="00CC0B21"/>
    <w:rsid w:val="00CC1725"/>
    <w:rsid w:val="00CC4C63"/>
    <w:rsid w:val="00CC5306"/>
    <w:rsid w:val="00CC61E2"/>
    <w:rsid w:val="00CD2DF6"/>
    <w:rsid w:val="00CE49DD"/>
    <w:rsid w:val="00CF0BC2"/>
    <w:rsid w:val="00CF19F0"/>
    <w:rsid w:val="00CF240D"/>
    <w:rsid w:val="00CF37FD"/>
    <w:rsid w:val="00CF38AC"/>
    <w:rsid w:val="00CF40BE"/>
    <w:rsid w:val="00CF6DD3"/>
    <w:rsid w:val="00D008F3"/>
    <w:rsid w:val="00D02FD0"/>
    <w:rsid w:val="00D03483"/>
    <w:rsid w:val="00D039F5"/>
    <w:rsid w:val="00D0665E"/>
    <w:rsid w:val="00D100FD"/>
    <w:rsid w:val="00D201CE"/>
    <w:rsid w:val="00D221D7"/>
    <w:rsid w:val="00D23BD9"/>
    <w:rsid w:val="00D2582A"/>
    <w:rsid w:val="00D33FE8"/>
    <w:rsid w:val="00D34634"/>
    <w:rsid w:val="00D358FB"/>
    <w:rsid w:val="00D36553"/>
    <w:rsid w:val="00D47362"/>
    <w:rsid w:val="00D50F22"/>
    <w:rsid w:val="00D51639"/>
    <w:rsid w:val="00D51AB2"/>
    <w:rsid w:val="00D522DD"/>
    <w:rsid w:val="00D5418C"/>
    <w:rsid w:val="00D622EC"/>
    <w:rsid w:val="00D6461B"/>
    <w:rsid w:val="00D65184"/>
    <w:rsid w:val="00D65668"/>
    <w:rsid w:val="00D66805"/>
    <w:rsid w:val="00D6730F"/>
    <w:rsid w:val="00D704CA"/>
    <w:rsid w:val="00D71507"/>
    <w:rsid w:val="00D736AB"/>
    <w:rsid w:val="00D73712"/>
    <w:rsid w:val="00D74A90"/>
    <w:rsid w:val="00D765A1"/>
    <w:rsid w:val="00D76CE8"/>
    <w:rsid w:val="00D77D7C"/>
    <w:rsid w:val="00D82931"/>
    <w:rsid w:val="00D837B5"/>
    <w:rsid w:val="00D878FD"/>
    <w:rsid w:val="00D90236"/>
    <w:rsid w:val="00D90B66"/>
    <w:rsid w:val="00D92AAE"/>
    <w:rsid w:val="00D947F9"/>
    <w:rsid w:val="00D95BC6"/>
    <w:rsid w:val="00D9648A"/>
    <w:rsid w:val="00DA0BBE"/>
    <w:rsid w:val="00DA3184"/>
    <w:rsid w:val="00DA38E6"/>
    <w:rsid w:val="00DA614E"/>
    <w:rsid w:val="00DA64A8"/>
    <w:rsid w:val="00DA698E"/>
    <w:rsid w:val="00DA7EB3"/>
    <w:rsid w:val="00DB598A"/>
    <w:rsid w:val="00DB7021"/>
    <w:rsid w:val="00DC3614"/>
    <w:rsid w:val="00DC3D22"/>
    <w:rsid w:val="00DC7BEE"/>
    <w:rsid w:val="00DD0778"/>
    <w:rsid w:val="00DD07C8"/>
    <w:rsid w:val="00DD2670"/>
    <w:rsid w:val="00DD4B61"/>
    <w:rsid w:val="00DD4D52"/>
    <w:rsid w:val="00DD6549"/>
    <w:rsid w:val="00DE7044"/>
    <w:rsid w:val="00DE773A"/>
    <w:rsid w:val="00DF1638"/>
    <w:rsid w:val="00DF53AF"/>
    <w:rsid w:val="00E00058"/>
    <w:rsid w:val="00E0144E"/>
    <w:rsid w:val="00E0185E"/>
    <w:rsid w:val="00E1040E"/>
    <w:rsid w:val="00E10BA4"/>
    <w:rsid w:val="00E15E68"/>
    <w:rsid w:val="00E17088"/>
    <w:rsid w:val="00E27859"/>
    <w:rsid w:val="00E31385"/>
    <w:rsid w:val="00E31B85"/>
    <w:rsid w:val="00E343D0"/>
    <w:rsid w:val="00E35F22"/>
    <w:rsid w:val="00E40049"/>
    <w:rsid w:val="00E41426"/>
    <w:rsid w:val="00E43555"/>
    <w:rsid w:val="00E43D0F"/>
    <w:rsid w:val="00E44291"/>
    <w:rsid w:val="00E46407"/>
    <w:rsid w:val="00E52F32"/>
    <w:rsid w:val="00E54C0C"/>
    <w:rsid w:val="00E5655F"/>
    <w:rsid w:val="00E56663"/>
    <w:rsid w:val="00E5771C"/>
    <w:rsid w:val="00E57CD7"/>
    <w:rsid w:val="00E6045C"/>
    <w:rsid w:val="00E60952"/>
    <w:rsid w:val="00E61E72"/>
    <w:rsid w:val="00E62B10"/>
    <w:rsid w:val="00E63F0E"/>
    <w:rsid w:val="00E645A2"/>
    <w:rsid w:val="00E65AA8"/>
    <w:rsid w:val="00E729F3"/>
    <w:rsid w:val="00E74EE5"/>
    <w:rsid w:val="00E777E1"/>
    <w:rsid w:val="00E80A47"/>
    <w:rsid w:val="00E82332"/>
    <w:rsid w:val="00E84C25"/>
    <w:rsid w:val="00E8567C"/>
    <w:rsid w:val="00E91E6C"/>
    <w:rsid w:val="00E93BA9"/>
    <w:rsid w:val="00E95E7F"/>
    <w:rsid w:val="00E9765A"/>
    <w:rsid w:val="00EA4E3C"/>
    <w:rsid w:val="00EA535C"/>
    <w:rsid w:val="00EA741A"/>
    <w:rsid w:val="00EA7CDD"/>
    <w:rsid w:val="00EB02CB"/>
    <w:rsid w:val="00EB20A4"/>
    <w:rsid w:val="00EB3606"/>
    <w:rsid w:val="00EB3A96"/>
    <w:rsid w:val="00EB5BF3"/>
    <w:rsid w:val="00EB6617"/>
    <w:rsid w:val="00EC061F"/>
    <w:rsid w:val="00EC1E98"/>
    <w:rsid w:val="00EC1F86"/>
    <w:rsid w:val="00EC20FA"/>
    <w:rsid w:val="00EC277A"/>
    <w:rsid w:val="00EC4232"/>
    <w:rsid w:val="00EC7AE1"/>
    <w:rsid w:val="00ED099C"/>
    <w:rsid w:val="00ED2531"/>
    <w:rsid w:val="00ED2A5B"/>
    <w:rsid w:val="00ED2C1B"/>
    <w:rsid w:val="00ED4F46"/>
    <w:rsid w:val="00ED526E"/>
    <w:rsid w:val="00ED5952"/>
    <w:rsid w:val="00ED610A"/>
    <w:rsid w:val="00EE08B6"/>
    <w:rsid w:val="00EE2FE5"/>
    <w:rsid w:val="00EE383F"/>
    <w:rsid w:val="00EE3A2A"/>
    <w:rsid w:val="00EE519D"/>
    <w:rsid w:val="00EE53FD"/>
    <w:rsid w:val="00EE602B"/>
    <w:rsid w:val="00EF315E"/>
    <w:rsid w:val="00EF4674"/>
    <w:rsid w:val="00F01680"/>
    <w:rsid w:val="00F01EB0"/>
    <w:rsid w:val="00F0368A"/>
    <w:rsid w:val="00F03969"/>
    <w:rsid w:val="00F04F7D"/>
    <w:rsid w:val="00F05ABF"/>
    <w:rsid w:val="00F06605"/>
    <w:rsid w:val="00F1084B"/>
    <w:rsid w:val="00F11897"/>
    <w:rsid w:val="00F1251C"/>
    <w:rsid w:val="00F13B53"/>
    <w:rsid w:val="00F14F41"/>
    <w:rsid w:val="00F17DE6"/>
    <w:rsid w:val="00F24351"/>
    <w:rsid w:val="00F25786"/>
    <w:rsid w:val="00F25EE7"/>
    <w:rsid w:val="00F27A59"/>
    <w:rsid w:val="00F27AA2"/>
    <w:rsid w:val="00F349A2"/>
    <w:rsid w:val="00F35401"/>
    <w:rsid w:val="00F36B16"/>
    <w:rsid w:val="00F417AC"/>
    <w:rsid w:val="00F45EDE"/>
    <w:rsid w:val="00F4610C"/>
    <w:rsid w:val="00F4675F"/>
    <w:rsid w:val="00F4686F"/>
    <w:rsid w:val="00F46DD8"/>
    <w:rsid w:val="00F519D0"/>
    <w:rsid w:val="00F60D09"/>
    <w:rsid w:val="00F621D0"/>
    <w:rsid w:val="00F623C6"/>
    <w:rsid w:val="00F6290A"/>
    <w:rsid w:val="00F64177"/>
    <w:rsid w:val="00F64CEF"/>
    <w:rsid w:val="00F65DAE"/>
    <w:rsid w:val="00F67110"/>
    <w:rsid w:val="00F708F9"/>
    <w:rsid w:val="00F70C10"/>
    <w:rsid w:val="00F723ED"/>
    <w:rsid w:val="00F72FA4"/>
    <w:rsid w:val="00F8018D"/>
    <w:rsid w:val="00F80ED2"/>
    <w:rsid w:val="00F8631B"/>
    <w:rsid w:val="00F86911"/>
    <w:rsid w:val="00F902CF"/>
    <w:rsid w:val="00F914B1"/>
    <w:rsid w:val="00F97A41"/>
    <w:rsid w:val="00FA2EDA"/>
    <w:rsid w:val="00FA3928"/>
    <w:rsid w:val="00FA4112"/>
    <w:rsid w:val="00FA6B5E"/>
    <w:rsid w:val="00FB04A1"/>
    <w:rsid w:val="00FB08BE"/>
    <w:rsid w:val="00FB39E0"/>
    <w:rsid w:val="00FB5038"/>
    <w:rsid w:val="00FC4D72"/>
    <w:rsid w:val="00FD50A2"/>
    <w:rsid w:val="00FE14D8"/>
    <w:rsid w:val="00FE2CBA"/>
    <w:rsid w:val="00FE589B"/>
    <w:rsid w:val="00FE7675"/>
    <w:rsid w:val="00FF0AE4"/>
    <w:rsid w:val="00FF0B7D"/>
    <w:rsid w:val="00FF1A09"/>
    <w:rsid w:val="00FF1C45"/>
    <w:rsid w:val="00FF2DB4"/>
    <w:rsid w:val="00FF3EA5"/>
    <w:rsid w:val="00FF5257"/>
    <w:rsid w:val="00FF6DAC"/>
    <w:rsid w:val="00FF75D0"/>
    <w:rsid w:val="1725D7D7"/>
    <w:rsid w:val="3493E7C7"/>
    <w:rsid w:val="4DCCBA32"/>
    <w:rsid w:val="79697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047C00"/>
  <w15:chartTrackingRefBased/>
  <w15:docId w15:val="{0628EE23-F92B-45C3-8FDA-D5725BD29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HAnsi" w:hAnsi="Arial"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730"/>
    <w:pPr>
      <w:autoSpaceDE w:val="0"/>
      <w:autoSpaceDN w:val="0"/>
      <w:adjustRightInd w:val="0"/>
      <w:spacing w:after="0" w:line="240" w:lineRule="auto"/>
    </w:pPr>
  </w:style>
  <w:style w:type="paragraph" w:styleId="Heading1">
    <w:name w:val="heading 1"/>
    <w:basedOn w:val="Normal"/>
    <w:next w:val="Normal"/>
    <w:link w:val="Heading1Char"/>
    <w:qFormat/>
    <w:rsid w:val="00030376"/>
    <w:pPr>
      <w:numPr>
        <w:numId w:val="2"/>
      </w:numPr>
      <w:outlineLvl w:val="0"/>
    </w:pPr>
    <w:rPr>
      <w:rFonts w:ascii="Times New Roman" w:hAnsi="Times New Roman"/>
      <w:b/>
      <w:sz w:val="28"/>
      <w:szCs w:val="28"/>
    </w:rPr>
  </w:style>
  <w:style w:type="paragraph" w:styleId="Heading2">
    <w:name w:val="heading 2"/>
    <w:basedOn w:val="Normal"/>
    <w:next w:val="Normal"/>
    <w:link w:val="Heading2Char"/>
    <w:uiPriority w:val="9"/>
    <w:semiHidden/>
    <w:unhideWhenUsed/>
    <w:rsid w:val="00193917"/>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74563"/>
    <w:pPr>
      <w:tabs>
        <w:tab w:val="center" w:pos="4680"/>
        <w:tab w:val="right" w:pos="9360"/>
      </w:tabs>
    </w:pPr>
  </w:style>
  <w:style w:type="character" w:customStyle="1" w:styleId="HeaderChar">
    <w:name w:val="Header Char"/>
    <w:basedOn w:val="DefaultParagraphFont"/>
    <w:link w:val="Header"/>
    <w:uiPriority w:val="99"/>
    <w:rsid w:val="00474563"/>
  </w:style>
  <w:style w:type="paragraph" w:styleId="Footer">
    <w:name w:val="footer"/>
    <w:basedOn w:val="Normal"/>
    <w:link w:val="FooterChar"/>
    <w:uiPriority w:val="99"/>
    <w:unhideWhenUsed/>
    <w:rsid w:val="00474563"/>
    <w:pPr>
      <w:tabs>
        <w:tab w:val="center" w:pos="4680"/>
        <w:tab w:val="right" w:pos="9360"/>
      </w:tabs>
    </w:pPr>
  </w:style>
  <w:style w:type="character" w:customStyle="1" w:styleId="FooterChar">
    <w:name w:val="Footer Char"/>
    <w:basedOn w:val="DefaultParagraphFont"/>
    <w:link w:val="Footer"/>
    <w:uiPriority w:val="99"/>
    <w:rsid w:val="00474563"/>
  </w:style>
  <w:style w:type="paragraph" w:customStyle="1" w:styleId="LetterText-HCG">
    <w:name w:val="Letter Text - HCG"/>
    <w:basedOn w:val="Footer"/>
    <w:link w:val="LetterText-HCGChar"/>
    <w:qFormat/>
    <w:rsid w:val="00474563"/>
  </w:style>
  <w:style w:type="table" w:styleId="TableGrid">
    <w:name w:val="Table Grid"/>
    <w:basedOn w:val="TableNormal"/>
    <w:uiPriority w:val="39"/>
    <w:rsid w:val="00474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etterText-HCGChar">
    <w:name w:val="Letter Text - HCG Char"/>
    <w:basedOn w:val="FooterChar"/>
    <w:link w:val="LetterText-HCG"/>
    <w:rsid w:val="00474563"/>
    <w:rPr>
      <w:rFonts w:ascii="Arial" w:hAnsi="Arial"/>
    </w:rPr>
  </w:style>
  <w:style w:type="paragraph" w:customStyle="1" w:styleId="LetterTextwithItalics-HCG">
    <w:name w:val="Letter Text with Italics - HCG"/>
    <w:basedOn w:val="LetterText-HCG"/>
    <w:link w:val="LetterTextwithItalics-HCGChar"/>
    <w:qFormat/>
    <w:rsid w:val="002F2BAF"/>
    <w:rPr>
      <w:i/>
    </w:rPr>
  </w:style>
  <w:style w:type="paragraph" w:customStyle="1" w:styleId="LetterName">
    <w:name w:val="Letter Name"/>
    <w:basedOn w:val="LetterText-HCG"/>
    <w:link w:val="LetterNameChar"/>
    <w:qFormat/>
    <w:rsid w:val="00A35114"/>
    <w:pPr>
      <w:jc w:val="center"/>
    </w:pPr>
    <w:rPr>
      <w:caps/>
    </w:rPr>
  </w:style>
  <w:style w:type="character" w:customStyle="1" w:styleId="LetterTextwithItalics-HCGChar">
    <w:name w:val="Letter Text with Italics - HCG Char"/>
    <w:basedOn w:val="LetterText-HCGChar"/>
    <w:link w:val="LetterTextwithItalics-HCG"/>
    <w:rsid w:val="002F2BAF"/>
    <w:rPr>
      <w:rFonts w:ascii="Arial" w:hAnsi="Arial"/>
      <w:i/>
    </w:rPr>
  </w:style>
  <w:style w:type="character" w:customStyle="1" w:styleId="LetterNameChar">
    <w:name w:val="Letter Name Char"/>
    <w:basedOn w:val="LetterText-HCGChar"/>
    <w:link w:val="LetterName"/>
    <w:rsid w:val="00A35114"/>
    <w:rPr>
      <w:rFonts w:ascii="Arial" w:hAnsi="Arial"/>
      <w:caps/>
    </w:rPr>
  </w:style>
  <w:style w:type="paragraph" w:customStyle="1" w:styleId="Default">
    <w:name w:val="Default"/>
    <w:rsid w:val="00030376"/>
    <w:pPr>
      <w:autoSpaceDE w:val="0"/>
      <w:autoSpaceDN w:val="0"/>
      <w:adjustRightInd w:val="0"/>
      <w:spacing w:after="0" w:line="240" w:lineRule="auto"/>
    </w:pPr>
    <w:rPr>
      <w:rFonts w:ascii="Times New Roman" w:eastAsia="Times New Roman" w:hAnsi="Times New Roman" w:cs="Times New Roman"/>
      <w:color w:val="000000"/>
      <w:szCs w:val="24"/>
    </w:rPr>
  </w:style>
  <w:style w:type="paragraph" w:styleId="List">
    <w:name w:val="List"/>
    <w:basedOn w:val="BlockText"/>
    <w:rsid w:val="00030376"/>
    <w:pPr>
      <w:numPr>
        <w:numId w:val="1"/>
      </w:numPr>
      <w:pBdr>
        <w:top w:val="none" w:sz="0" w:space="0" w:color="auto"/>
        <w:left w:val="none" w:sz="0" w:space="0" w:color="auto"/>
        <w:bottom w:val="none" w:sz="0" w:space="0" w:color="auto"/>
        <w:right w:val="none" w:sz="0" w:space="0" w:color="auto"/>
      </w:pBdr>
      <w:autoSpaceDE/>
      <w:autoSpaceDN/>
      <w:adjustRightInd/>
      <w:spacing w:before="100" w:beforeAutospacing="1" w:after="100" w:afterAutospacing="1"/>
      <w:ind w:right="720"/>
    </w:pPr>
    <w:rPr>
      <w:rFonts w:ascii="Times New Roman" w:eastAsia="Times New Roman" w:hAnsi="Times New Roman" w:cs="Times New Roman"/>
      <w:iCs w:val="0"/>
      <w:color w:val="auto"/>
    </w:rPr>
  </w:style>
  <w:style w:type="paragraph" w:styleId="List2">
    <w:name w:val="List 2"/>
    <w:basedOn w:val="List"/>
    <w:rsid w:val="00030376"/>
    <w:pPr>
      <w:numPr>
        <w:ilvl w:val="1"/>
      </w:numPr>
      <w:tabs>
        <w:tab w:val="num" w:pos="360"/>
      </w:tabs>
      <w:ind w:left="1440"/>
    </w:pPr>
  </w:style>
  <w:style w:type="paragraph" w:styleId="BlockText">
    <w:name w:val="Block Text"/>
    <w:basedOn w:val="Normal"/>
    <w:link w:val="BlockTextChar"/>
    <w:unhideWhenUsed/>
    <w:rsid w:val="00030376"/>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i/>
      <w:iCs/>
      <w:color w:val="4472C4" w:themeColor="accent1"/>
    </w:rPr>
  </w:style>
  <w:style w:type="character" w:customStyle="1" w:styleId="Heading1Char">
    <w:name w:val="Heading 1 Char"/>
    <w:basedOn w:val="DefaultParagraphFont"/>
    <w:link w:val="Heading1"/>
    <w:rsid w:val="00030376"/>
    <w:rPr>
      <w:rFonts w:ascii="Times New Roman" w:eastAsia="Times New Roman" w:hAnsi="Times New Roman" w:cs="Times New Roman"/>
      <w:b/>
      <w:sz w:val="28"/>
      <w:szCs w:val="28"/>
    </w:rPr>
  </w:style>
  <w:style w:type="character" w:customStyle="1" w:styleId="BlockTextChar">
    <w:name w:val="Block Text Char"/>
    <w:link w:val="BlockText"/>
    <w:rsid w:val="00030376"/>
    <w:rPr>
      <w:rFonts w:eastAsiaTheme="minorEastAsia"/>
      <w:i/>
      <w:iCs/>
      <w:color w:val="4472C4" w:themeColor="accent1"/>
      <w:sz w:val="24"/>
      <w:szCs w:val="24"/>
    </w:rPr>
  </w:style>
  <w:style w:type="character" w:styleId="Hyperlink">
    <w:name w:val="Hyperlink"/>
    <w:uiPriority w:val="99"/>
    <w:rsid w:val="00030376"/>
    <w:rPr>
      <w:color w:val="0000FF"/>
      <w:u w:val="single"/>
    </w:rPr>
  </w:style>
  <w:style w:type="paragraph" w:styleId="TOCHeading">
    <w:name w:val="TOC Heading"/>
    <w:basedOn w:val="Heading1"/>
    <w:next w:val="Normal"/>
    <w:uiPriority w:val="39"/>
    <w:semiHidden/>
    <w:unhideWhenUsed/>
    <w:qFormat/>
    <w:rsid w:val="00030376"/>
    <w:pPr>
      <w:keepNext/>
      <w:keepLines/>
      <w:numPr>
        <w:numId w:val="0"/>
      </w:numPr>
      <w:autoSpaceDE/>
      <w:autoSpaceDN/>
      <w:adjustRightInd/>
      <w:spacing w:before="480" w:line="276" w:lineRule="auto"/>
      <w:outlineLvl w:val="9"/>
    </w:pPr>
    <w:rPr>
      <w:rFonts w:ascii="Cambria" w:eastAsia="MS Gothic" w:hAnsi="Cambria"/>
      <w:bCs/>
      <w:color w:val="365F91"/>
      <w:lang w:eastAsia="ja-JP"/>
    </w:rPr>
  </w:style>
  <w:style w:type="paragraph" w:styleId="TOC1">
    <w:name w:val="toc 1"/>
    <w:basedOn w:val="Normal"/>
    <w:next w:val="Normal"/>
    <w:autoRedefine/>
    <w:uiPriority w:val="39"/>
    <w:rsid w:val="002429B9"/>
    <w:pPr>
      <w:tabs>
        <w:tab w:val="left" w:pos="660"/>
        <w:tab w:val="right" w:leader="dot" w:pos="9350"/>
      </w:tabs>
    </w:pPr>
  </w:style>
  <w:style w:type="paragraph" w:styleId="FootnoteText">
    <w:name w:val="footnote text"/>
    <w:basedOn w:val="Normal"/>
    <w:link w:val="FootnoteTextChar"/>
    <w:semiHidden/>
    <w:rsid w:val="007C4665"/>
    <w:rPr>
      <w:sz w:val="20"/>
      <w:szCs w:val="20"/>
    </w:rPr>
  </w:style>
  <w:style w:type="character" w:customStyle="1" w:styleId="FootnoteTextChar">
    <w:name w:val="Footnote Text Char"/>
    <w:basedOn w:val="DefaultParagraphFont"/>
    <w:link w:val="FootnoteText"/>
    <w:semiHidden/>
    <w:rsid w:val="007C4665"/>
    <w:rPr>
      <w:rFonts w:ascii="NNFPLJ+TimesNewRoman" w:eastAsia="Times New Roman" w:hAnsi="NNFPLJ+TimesNewRoman" w:cs="Times New Roman"/>
      <w:sz w:val="20"/>
      <w:szCs w:val="20"/>
    </w:rPr>
  </w:style>
  <w:style w:type="character" w:styleId="FootnoteReference">
    <w:name w:val="footnote reference"/>
    <w:semiHidden/>
    <w:rsid w:val="007C4665"/>
    <w:rPr>
      <w:vertAlign w:val="superscript"/>
    </w:rPr>
  </w:style>
  <w:style w:type="paragraph" w:styleId="EndnoteText">
    <w:name w:val="endnote text"/>
    <w:basedOn w:val="Normal"/>
    <w:link w:val="EndnoteTextChar"/>
    <w:uiPriority w:val="99"/>
    <w:semiHidden/>
    <w:unhideWhenUsed/>
    <w:rsid w:val="007C4665"/>
    <w:rPr>
      <w:sz w:val="20"/>
      <w:szCs w:val="20"/>
    </w:rPr>
  </w:style>
  <w:style w:type="character" w:customStyle="1" w:styleId="EndnoteTextChar">
    <w:name w:val="Endnote Text Char"/>
    <w:basedOn w:val="DefaultParagraphFont"/>
    <w:link w:val="EndnoteText"/>
    <w:uiPriority w:val="99"/>
    <w:semiHidden/>
    <w:rsid w:val="007C4665"/>
    <w:rPr>
      <w:rFonts w:ascii="NNFPLJ+TimesNewRoman" w:eastAsia="Times New Roman" w:hAnsi="NNFPLJ+TimesNewRoman" w:cs="Times New Roman"/>
      <w:sz w:val="20"/>
      <w:szCs w:val="20"/>
    </w:rPr>
  </w:style>
  <w:style w:type="character" w:styleId="EndnoteReference">
    <w:name w:val="endnote reference"/>
    <w:basedOn w:val="DefaultParagraphFont"/>
    <w:uiPriority w:val="99"/>
    <w:semiHidden/>
    <w:unhideWhenUsed/>
    <w:rsid w:val="007C4665"/>
    <w:rPr>
      <w:vertAlign w:val="superscript"/>
    </w:rPr>
  </w:style>
  <w:style w:type="paragraph" w:styleId="ListParagraph">
    <w:name w:val="List Paragraph"/>
    <w:basedOn w:val="Normal"/>
    <w:uiPriority w:val="34"/>
    <w:qFormat/>
    <w:rsid w:val="007C4665"/>
    <w:pPr>
      <w:ind w:left="720"/>
      <w:contextualSpacing/>
    </w:pPr>
  </w:style>
  <w:style w:type="paragraph" w:styleId="Revision">
    <w:name w:val="Revision"/>
    <w:hidden/>
    <w:uiPriority w:val="99"/>
    <w:semiHidden/>
    <w:rsid w:val="002429B9"/>
    <w:pPr>
      <w:spacing w:after="0" w:line="240" w:lineRule="auto"/>
    </w:pPr>
    <w:rPr>
      <w:rFonts w:ascii="NNFPLJ+TimesNewRoman" w:eastAsia="Times New Roman" w:hAnsi="NNFPLJ+TimesNewRoman" w:cs="Times New Roman"/>
      <w:szCs w:val="24"/>
    </w:rPr>
  </w:style>
  <w:style w:type="character" w:styleId="CommentReference">
    <w:name w:val="annotation reference"/>
    <w:basedOn w:val="DefaultParagraphFont"/>
    <w:uiPriority w:val="99"/>
    <w:semiHidden/>
    <w:unhideWhenUsed/>
    <w:rsid w:val="002753E9"/>
    <w:rPr>
      <w:sz w:val="16"/>
      <w:szCs w:val="16"/>
    </w:rPr>
  </w:style>
  <w:style w:type="paragraph" w:styleId="CommentText">
    <w:name w:val="annotation text"/>
    <w:basedOn w:val="Normal"/>
    <w:link w:val="CommentTextChar"/>
    <w:uiPriority w:val="99"/>
    <w:unhideWhenUsed/>
    <w:rsid w:val="002753E9"/>
    <w:rPr>
      <w:sz w:val="20"/>
      <w:szCs w:val="20"/>
    </w:rPr>
  </w:style>
  <w:style w:type="character" w:customStyle="1" w:styleId="CommentTextChar">
    <w:name w:val="Comment Text Char"/>
    <w:basedOn w:val="DefaultParagraphFont"/>
    <w:link w:val="CommentText"/>
    <w:uiPriority w:val="99"/>
    <w:rsid w:val="002753E9"/>
    <w:rPr>
      <w:sz w:val="20"/>
      <w:szCs w:val="20"/>
    </w:rPr>
  </w:style>
  <w:style w:type="paragraph" w:styleId="CommentSubject">
    <w:name w:val="annotation subject"/>
    <w:basedOn w:val="CommentText"/>
    <w:next w:val="CommentText"/>
    <w:link w:val="CommentSubjectChar"/>
    <w:uiPriority w:val="99"/>
    <w:semiHidden/>
    <w:unhideWhenUsed/>
    <w:rsid w:val="002753E9"/>
    <w:rPr>
      <w:b/>
      <w:bCs/>
    </w:rPr>
  </w:style>
  <w:style w:type="character" w:customStyle="1" w:styleId="CommentSubjectChar">
    <w:name w:val="Comment Subject Char"/>
    <w:basedOn w:val="CommentTextChar"/>
    <w:link w:val="CommentSubject"/>
    <w:uiPriority w:val="99"/>
    <w:semiHidden/>
    <w:rsid w:val="002753E9"/>
    <w:rPr>
      <w:b/>
      <w:bCs/>
      <w:sz w:val="20"/>
      <w:szCs w:val="20"/>
    </w:rPr>
  </w:style>
  <w:style w:type="character" w:customStyle="1" w:styleId="UnresolvedMention1">
    <w:name w:val="Unresolved Mention1"/>
    <w:basedOn w:val="DefaultParagraphFont"/>
    <w:uiPriority w:val="99"/>
    <w:semiHidden/>
    <w:unhideWhenUsed/>
    <w:rsid w:val="00165DC3"/>
    <w:rPr>
      <w:color w:val="605E5C"/>
      <w:shd w:val="clear" w:color="auto" w:fill="E1DFDD"/>
    </w:rPr>
  </w:style>
  <w:style w:type="character" w:styleId="FollowedHyperlink">
    <w:name w:val="FollowedHyperlink"/>
    <w:basedOn w:val="DefaultParagraphFont"/>
    <w:uiPriority w:val="99"/>
    <w:semiHidden/>
    <w:unhideWhenUsed/>
    <w:rsid w:val="00165DC3"/>
    <w:rPr>
      <w:color w:val="954F72" w:themeColor="followedHyperlink"/>
      <w:u w:val="single"/>
    </w:rPr>
  </w:style>
  <w:style w:type="character" w:styleId="PlaceholderText">
    <w:name w:val="Placeholder Text"/>
    <w:basedOn w:val="DefaultParagraphFont"/>
    <w:uiPriority w:val="99"/>
    <w:semiHidden/>
    <w:rsid w:val="003C76D2"/>
    <w:rPr>
      <w:color w:val="666666"/>
    </w:rPr>
  </w:style>
  <w:style w:type="character" w:customStyle="1" w:styleId="Mention1">
    <w:name w:val="Mention1"/>
    <w:basedOn w:val="DefaultParagraphFont"/>
    <w:uiPriority w:val="99"/>
    <w:unhideWhenUsed/>
    <w:rsid w:val="00870A7D"/>
    <w:rPr>
      <w:color w:val="2B579A"/>
      <w:shd w:val="clear" w:color="auto" w:fill="E1DFDD"/>
    </w:rPr>
  </w:style>
  <w:style w:type="paragraph" w:styleId="BalloonText">
    <w:name w:val="Balloon Text"/>
    <w:basedOn w:val="Normal"/>
    <w:link w:val="BalloonTextChar"/>
    <w:uiPriority w:val="99"/>
    <w:semiHidden/>
    <w:unhideWhenUsed/>
    <w:rsid w:val="00007D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07D5D"/>
    <w:rPr>
      <w:rFonts w:ascii="Segoe UI" w:hAnsi="Segoe UI" w:cs="Segoe UI"/>
      <w:sz w:val="18"/>
      <w:szCs w:val="18"/>
    </w:rPr>
  </w:style>
  <w:style w:type="character" w:styleId="UnresolvedMention">
    <w:name w:val="Unresolved Mention"/>
    <w:basedOn w:val="DefaultParagraphFont"/>
    <w:uiPriority w:val="99"/>
    <w:semiHidden/>
    <w:unhideWhenUsed/>
    <w:rsid w:val="00326B7D"/>
    <w:rPr>
      <w:color w:val="605E5C"/>
      <w:shd w:val="clear" w:color="auto" w:fill="E1DFDD"/>
    </w:rPr>
  </w:style>
  <w:style w:type="character" w:styleId="Mention">
    <w:name w:val="Mention"/>
    <w:basedOn w:val="DefaultParagraphFont"/>
    <w:uiPriority w:val="99"/>
    <w:unhideWhenUsed/>
    <w:rsid w:val="006A0C17"/>
    <w:rPr>
      <w:color w:val="2B579A"/>
      <w:shd w:val="clear" w:color="auto" w:fill="E1DFDD"/>
    </w:rPr>
  </w:style>
  <w:style w:type="paragraph" w:customStyle="1" w:styleId="font-claude-response-body">
    <w:name w:val="font-claude-response-body"/>
    <w:basedOn w:val="Normal"/>
    <w:rsid w:val="00C330AF"/>
    <w:pPr>
      <w:autoSpaceDE/>
      <w:autoSpaceDN/>
      <w:adjustRightInd/>
      <w:spacing w:before="100" w:beforeAutospacing="1" w:after="100" w:afterAutospacing="1"/>
    </w:pPr>
    <w:rPr>
      <w:rFonts w:ascii="Times New Roman" w:eastAsia="Times New Roman" w:hAnsi="Times New Roman" w:cs="Times New Roman"/>
      <w:szCs w:val="24"/>
    </w:rPr>
  </w:style>
  <w:style w:type="character" w:customStyle="1" w:styleId="Heading2Char">
    <w:name w:val="Heading 2 Char"/>
    <w:basedOn w:val="DefaultParagraphFont"/>
    <w:link w:val="Heading2"/>
    <w:uiPriority w:val="9"/>
    <w:semiHidden/>
    <w:rsid w:val="00193917"/>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9B3069"/>
    <w:rPr>
      <w:rFonts w:ascii="Times New Roman" w:hAnsi="Times New Roman" w:cs="Times New Roman"/>
      <w:szCs w:val="24"/>
    </w:rPr>
  </w:style>
  <w:style w:type="character" w:customStyle="1" w:styleId="apple-converted-space">
    <w:name w:val="apple-converted-space"/>
    <w:basedOn w:val="DefaultParagraphFont"/>
    <w:rsid w:val="009A42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10506263">
      <w:bodyDiv w:val="1"/>
      <w:marLeft w:val="0"/>
      <w:marRight w:val="0"/>
      <w:marTop w:val="0"/>
      <w:marBottom w:val="0"/>
      <w:divBdr>
        <w:top w:val="none" w:sz="0" w:space="0" w:color="auto"/>
        <w:left w:val="none" w:sz="0" w:space="0" w:color="auto"/>
        <w:bottom w:val="none" w:sz="0" w:space="0" w:color="auto"/>
        <w:right w:val="none" w:sz="0" w:space="0" w:color="auto"/>
      </w:divBdr>
    </w:div>
    <w:div w:id="423310029">
      <w:bodyDiv w:val="1"/>
      <w:marLeft w:val="0"/>
      <w:marRight w:val="0"/>
      <w:marTop w:val="0"/>
      <w:marBottom w:val="0"/>
      <w:divBdr>
        <w:top w:val="none" w:sz="0" w:space="0" w:color="auto"/>
        <w:left w:val="none" w:sz="0" w:space="0" w:color="auto"/>
        <w:bottom w:val="none" w:sz="0" w:space="0" w:color="auto"/>
        <w:right w:val="none" w:sz="0" w:space="0" w:color="auto"/>
      </w:divBdr>
    </w:div>
    <w:div w:id="425152269">
      <w:bodyDiv w:val="1"/>
      <w:marLeft w:val="0"/>
      <w:marRight w:val="0"/>
      <w:marTop w:val="0"/>
      <w:marBottom w:val="0"/>
      <w:divBdr>
        <w:top w:val="none" w:sz="0" w:space="0" w:color="auto"/>
        <w:left w:val="none" w:sz="0" w:space="0" w:color="auto"/>
        <w:bottom w:val="none" w:sz="0" w:space="0" w:color="auto"/>
        <w:right w:val="none" w:sz="0" w:space="0" w:color="auto"/>
      </w:divBdr>
    </w:div>
    <w:div w:id="435247789">
      <w:bodyDiv w:val="1"/>
      <w:marLeft w:val="0"/>
      <w:marRight w:val="0"/>
      <w:marTop w:val="0"/>
      <w:marBottom w:val="0"/>
      <w:divBdr>
        <w:top w:val="none" w:sz="0" w:space="0" w:color="auto"/>
        <w:left w:val="none" w:sz="0" w:space="0" w:color="auto"/>
        <w:bottom w:val="none" w:sz="0" w:space="0" w:color="auto"/>
        <w:right w:val="none" w:sz="0" w:space="0" w:color="auto"/>
      </w:divBdr>
    </w:div>
    <w:div w:id="1216746107">
      <w:bodyDiv w:val="1"/>
      <w:marLeft w:val="0"/>
      <w:marRight w:val="0"/>
      <w:marTop w:val="0"/>
      <w:marBottom w:val="0"/>
      <w:divBdr>
        <w:top w:val="none" w:sz="0" w:space="0" w:color="auto"/>
        <w:left w:val="none" w:sz="0" w:space="0" w:color="auto"/>
        <w:bottom w:val="none" w:sz="0" w:space="0" w:color="auto"/>
        <w:right w:val="none" w:sz="0" w:space="0" w:color="auto"/>
      </w:divBdr>
    </w:div>
    <w:div w:id="1327589200">
      <w:bodyDiv w:val="1"/>
      <w:marLeft w:val="0"/>
      <w:marRight w:val="0"/>
      <w:marTop w:val="0"/>
      <w:marBottom w:val="0"/>
      <w:divBdr>
        <w:top w:val="none" w:sz="0" w:space="0" w:color="auto"/>
        <w:left w:val="none" w:sz="0" w:space="0" w:color="auto"/>
        <w:bottom w:val="none" w:sz="0" w:space="0" w:color="auto"/>
        <w:right w:val="none" w:sz="0" w:space="0" w:color="auto"/>
      </w:divBdr>
    </w:div>
    <w:div w:id="1663388111">
      <w:bodyDiv w:val="1"/>
      <w:marLeft w:val="0"/>
      <w:marRight w:val="0"/>
      <w:marTop w:val="0"/>
      <w:marBottom w:val="0"/>
      <w:divBdr>
        <w:top w:val="none" w:sz="0" w:space="0" w:color="auto"/>
        <w:left w:val="none" w:sz="0" w:space="0" w:color="auto"/>
        <w:bottom w:val="none" w:sz="0" w:space="0" w:color="auto"/>
        <w:right w:val="none" w:sz="0" w:space="0" w:color="auto"/>
      </w:divBdr>
      <w:divsChild>
        <w:div w:id="486828788">
          <w:marLeft w:val="600"/>
          <w:marRight w:val="0"/>
          <w:marTop w:val="0"/>
          <w:marBottom w:val="0"/>
          <w:divBdr>
            <w:top w:val="none" w:sz="0" w:space="0" w:color="auto"/>
            <w:left w:val="none" w:sz="0" w:space="0" w:color="auto"/>
            <w:bottom w:val="none" w:sz="0" w:space="0" w:color="auto"/>
            <w:right w:val="none" w:sz="0" w:space="0" w:color="auto"/>
          </w:divBdr>
        </w:div>
        <w:div w:id="1374883236">
          <w:marLeft w:val="600"/>
          <w:marRight w:val="720"/>
          <w:marTop w:val="0"/>
          <w:marBottom w:val="0"/>
          <w:divBdr>
            <w:top w:val="none" w:sz="0" w:space="0" w:color="auto"/>
            <w:left w:val="none" w:sz="0" w:space="0" w:color="auto"/>
            <w:bottom w:val="none" w:sz="0" w:space="0" w:color="auto"/>
            <w:right w:val="none" w:sz="0" w:space="0" w:color="auto"/>
          </w:divBdr>
        </w:div>
        <w:div w:id="1526627983">
          <w:marLeft w:val="0"/>
          <w:marRight w:val="0"/>
          <w:marTop w:val="0"/>
          <w:marBottom w:val="0"/>
          <w:divBdr>
            <w:top w:val="none" w:sz="0" w:space="0" w:color="auto"/>
            <w:left w:val="none" w:sz="0" w:space="0" w:color="auto"/>
            <w:bottom w:val="none" w:sz="0" w:space="0" w:color="auto"/>
            <w:right w:val="none" w:sz="0" w:space="0" w:color="auto"/>
          </w:divBdr>
        </w:div>
      </w:divsChild>
    </w:div>
    <w:div w:id="1806239128">
      <w:bodyDiv w:val="1"/>
      <w:marLeft w:val="0"/>
      <w:marRight w:val="0"/>
      <w:marTop w:val="0"/>
      <w:marBottom w:val="0"/>
      <w:divBdr>
        <w:top w:val="none" w:sz="0" w:space="0" w:color="auto"/>
        <w:left w:val="none" w:sz="0" w:space="0" w:color="auto"/>
        <w:bottom w:val="none" w:sz="0" w:space="0" w:color="auto"/>
        <w:right w:val="none" w:sz="0" w:space="0" w:color="auto"/>
      </w:divBdr>
    </w:div>
    <w:div w:id="1839029295">
      <w:bodyDiv w:val="1"/>
      <w:marLeft w:val="0"/>
      <w:marRight w:val="0"/>
      <w:marTop w:val="0"/>
      <w:marBottom w:val="0"/>
      <w:divBdr>
        <w:top w:val="none" w:sz="0" w:space="0" w:color="auto"/>
        <w:left w:val="none" w:sz="0" w:space="0" w:color="auto"/>
        <w:bottom w:val="none" w:sz="0" w:space="0" w:color="auto"/>
        <w:right w:val="none" w:sz="0" w:space="0" w:color="auto"/>
      </w:divBdr>
    </w:div>
    <w:div w:id="1909266600">
      <w:bodyDiv w:val="1"/>
      <w:marLeft w:val="0"/>
      <w:marRight w:val="0"/>
      <w:marTop w:val="0"/>
      <w:marBottom w:val="0"/>
      <w:divBdr>
        <w:top w:val="none" w:sz="0" w:space="0" w:color="auto"/>
        <w:left w:val="none" w:sz="0" w:space="0" w:color="auto"/>
        <w:bottom w:val="none" w:sz="0" w:space="0" w:color="auto"/>
        <w:right w:val="none" w:sz="0" w:space="0" w:color="auto"/>
      </w:divBdr>
      <w:divsChild>
        <w:div w:id="1115100687">
          <w:marLeft w:val="0"/>
          <w:marRight w:val="0"/>
          <w:marTop w:val="0"/>
          <w:marBottom w:val="0"/>
          <w:divBdr>
            <w:top w:val="none" w:sz="0" w:space="0" w:color="auto"/>
            <w:left w:val="none" w:sz="0" w:space="0" w:color="auto"/>
            <w:bottom w:val="none" w:sz="0" w:space="0" w:color="auto"/>
            <w:right w:val="none" w:sz="0" w:space="0" w:color="auto"/>
          </w:divBdr>
        </w:div>
        <w:div w:id="1310751245">
          <w:marLeft w:val="600"/>
          <w:marRight w:val="720"/>
          <w:marTop w:val="0"/>
          <w:marBottom w:val="0"/>
          <w:divBdr>
            <w:top w:val="none" w:sz="0" w:space="0" w:color="auto"/>
            <w:left w:val="none" w:sz="0" w:space="0" w:color="auto"/>
            <w:bottom w:val="none" w:sz="0" w:space="0" w:color="auto"/>
            <w:right w:val="none" w:sz="0" w:space="0" w:color="auto"/>
          </w:divBdr>
        </w:div>
        <w:div w:id="1996713862">
          <w:marLeft w:val="600"/>
          <w:marRight w:val="0"/>
          <w:marTop w:val="0"/>
          <w:marBottom w:val="0"/>
          <w:divBdr>
            <w:top w:val="none" w:sz="0" w:space="0" w:color="auto"/>
            <w:left w:val="none" w:sz="0" w:space="0" w:color="auto"/>
            <w:bottom w:val="none" w:sz="0" w:space="0" w:color="auto"/>
            <w:right w:val="none" w:sz="0" w:space="0" w:color="auto"/>
          </w:divBdr>
        </w:div>
      </w:divsChild>
    </w:div>
    <w:div w:id="1965308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deavorirb.huronresearchsuite.com/IRB/sd/Rooms/DisplayPages/LayoutInitial?Container=com.webridge.entity.Entity%5bOID%5bCA31BEE3357B11EE138FF4678F565000%5d%5d" TargetMode="External"/><Relationship Id="rId18" Type="http://schemas.openxmlformats.org/officeDocument/2006/relationships/hyperlink" Target="https://endeavorirb.huronresearchsuite.com/IRB/sd/Rooms/DisplayPages/LayoutInitial?container=com.webridge.entity.Entity%5BOID%5BCA31BEE3357B11EE138FF4678F565000%5D%5D&amp;tab2=D559C39660E8D04BBB33D4A425C053BC" TargetMode="External"/><Relationship Id="rId26" Type="http://schemas.openxmlformats.org/officeDocument/2006/relationships/hyperlink" Target="https://endeavorirb.huronresearchsuite.com/IRB/sd/Rooms/DisplayPages/LayoutInitial?container=com.webridge.entity.Entity%5BOID%5BCA31BEE3357B11EE138FF4678F565000%5D%5D&amp;tab2=65B6C601F5DAD4488AE68814F459961B" TargetMode="External"/><Relationship Id="rId39" Type="http://schemas.openxmlformats.org/officeDocument/2006/relationships/hyperlink" Target="https://endeavorirb.huronresearchsuite.com/IRB/sd/Rooms/DisplayPages/LayoutInitial?container=com.webridge.entity.Entity%5BOID%5BCA31BEE3357B11EE138FF4678F565000%5D%5D&amp;tab2=D559C39660E8D04BBB33D4A425C053BC" TargetMode="External"/><Relationship Id="rId21" Type="http://schemas.openxmlformats.org/officeDocument/2006/relationships/hyperlink" Target="https://endeavorirb.huronresearchsuite.com/IRB/sd/Rooms/DisplayPages/LayoutInitial?container=com.webridge.entity.Entity%5BOID%5BCA31BEE3357B11EE138FF4678F565000%5D%5D&amp;tab2=D559C39660E8D04BBB33D4A425C053BC" TargetMode="External"/><Relationship Id="rId34" Type="http://schemas.openxmlformats.org/officeDocument/2006/relationships/hyperlink" Target="https://endeavorirb.huronresearchsuite.com/IRB/sd/Rooms/DisplayPages/LayoutInitial?container=com.webridge.entity.Entity%5BOID%5BCA31BEE3357B11EE138FF4678F565000%5D%5D&amp;tab2=82EEAA754DB3A548B48B7F96BEBE7116" TargetMode="External"/><Relationship Id="rId42" Type="http://schemas.openxmlformats.org/officeDocument/2006/relationships/hyperlink" Target="https://endeavorirb.huronresearchsuite.com/IRB/sd/Rooms/DisplayPages/LayoutInitial?container=com.webridge.entity.Entity%5BOID%5BCA31BEE3357B11EE138FF4678F565000%5D%5D&amp;tab2=65B6C601F5DAD4488AE68814F459961B" TargetMode="Externa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auburn.edu/administration/registrar/documents/applicability-of-ferpa-in-my-research-flowchart.pdf" TargetMode="External"/><Relationship Id="rId29" Type="http://schemas.openxmlformats.org/officeDocument/2006/relationships/hyperlink" Target="https://auburn.service-now.com/it/en/data-storage-matrix?id=kb_article_view&amp;sysparm_article=KB001169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ndeavorirb.huronresearchsuite.com/IRB/sd/Rooms/DisplayPages/LayoutInitial?container=com.webridge.entity.Entity%5BOID%5BCA31BEE3357B11EE138FF4678F565000%5D%5D&amp;tab2=294B1E5FDD6A8142A2AF57F5F7F197BF" TargetMode="External"/><Relationship Id="rId24" Type="http://schemas.openxmlformats.org/officeDocument/2006/relationships/hyperlink" Target="https://endeavorirb.huronresearchsuite.com/IRB/sd/Rooms/DisplayPages/LayoutInitial?container=com.webridge.entity.Entity%5BOID%5BCA31BEE3357B11EE138FF4678F565000%5D%5D&amp;tab2=D559C39660E8D04BBB33D4A425C053BC" TargetMode="External"/><Relationship Id="rId32" Type="http://schemas.openxmlformats.org/officeDocument/2006/relationships/hyperlink" Target="https://endeavorirb.huronresearchsuite.com/IRB/sd/Rooms/DisplayPages/LayoutInitial?container=com.webridge.entity.Entity%5BOID%5BCA31BEE3357B11EE138FF4678F565000%5D%5D&amp;tab2=82EEAA754DB3A548B48B7F96BEBE7116" TargetMode="External"/><Relationship Id="rId37" Type="http://schemas.openxmlformats.org/officeDocument/2006/relationships/hyperlink" Target="https://endeavorirb.huronresearchsuite.com/IRB/sd/Rooms/DisplayPages/LayoutInitial?container=com.webridge.entity.Entity%5BOID%5BCA31BEE3357B11EE138FF4678F565000%5D%5D&amp;tab2=82EEAA754DB3A548B48B7F96BEBE7116" TargetMode="External"/><Relationship Id="rId40" Type="http://schemas.openxmlformats.org/officeDocument/2006/relationships/hyperlink" Target="https://endeavorirb.huronresearchsuite.com/IRB/sd/Rooms/DisplayPages/LayoutInitial?container=com.webridge.entity.Entity%5BOID%5BCA31BEE3357B11EE138FF4678F565000%5D%5D&amp;tab2=294B1E5FDD6A8142A2AF57F5F7F197BF" TargetMode="Externa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auburn.edu/administration/registrar/documents/policy-on-confidentiality-data.pdf" TargetMode="External"/><Relationship Id="rId23" Type="http://schemas.openxmlformats.org/officeDocument/2006/relationships/hyperlink" Target="https://endeavorirb.huronresearchsuite.com/IRB/sd/Rooms/DisplayPages/LayoutInitial?container=com.webridge.entity.Entity%5BOID%5BCA31BEE3357B11EE138FF4678F565000%5D%5D&amp;tab2=D559C39660E8D04BBB33D4A425C053BC" TargetMode="External"/><Relationship Id="rId28" Type="http://schemas.openxmlformats.org/officeDocument/2006/relationships/hyperlink" Target="https://auburnpub.cfmnetwork.com/B.aspx?BookId=12311&amp;PageId=461419" TargetMode="External"/><Relationship Id="rId36" Type="http://schemas.openxmlformats.org/officeDocument/2006/relationships/hyperlink" Target="https://endeavorirb.huronresearchsuite.com/IRB/sd/Rooms/DisplayPages/LayoutInitial?container=com.webridge.entity.Entity%5BOID%5BCA31BEE3357B11EE138FF4678F565000%5D%5D&amp;tab2=82EEAA754DB3A548B48B7F96BEBE7116" TargetMode="External"/><Relationship Id="rId10" Type="http://schemas.openxmlformats.org/officeDocument/2006/relationships/endnotes" Target="endnotes.xml"/><Relationship Id="rId19" Type="http://schemas.openxmlformats.org/officeDocument/2006/relationships/hyperlink" Target="https://endeavorirb.huronresearchsuite.com/IRB/sd/Rooms/DisplayPages/LayoutInitial?container=com.webridge.entity.Entity%5BOID%5BCA31BEE3357B11EE138FF4678F565000%5D%5D&amp;tab2=D559C39660E8D04BBB33D4A425C053BC" TargetMode="External"/><Relationship Id="rId31" Type="http://schemas.openxmlformats.org/officeDocument/2006/relationships/hyperlink" Target="https://endeavorirb.huronresearchsuite.com/IRB/sd/Rooms/DisplayPages/LayoutInitial?container=com.webridge.entity.Entity%5BOID%5BCA31BEE3357B11EE138FF4678F565000%5D%5D&amp;tab2=65B6C601F5DAD4488AE68814F459961B" TargetMode="External"/><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uburn.edu/administration/oacp/dicp/aiguidance.php" TargetMode="External"/><Relationship Id="rId22" Type="http://schemas.openxmlformats.org/officeDocument/2006/relationships/hyperlink" Target="https://endeavorirb.huronresearchsuite.com/IRB/sd/Rooms/DisplayPages/LayoutInitial?container=com.webridge.entity.Entity%5BOID%5BCA31BEE3357B11EE138FF4678F565000%5D%5D&amp;tab2=D559C39660E8D04BBB33D4A425C053BC" TargetMode="External"/><Relationship Id="rId27" Type="http://schemas.openxmlformats.org/officeDocument/2006/relationships/hyperlink" Target="https://endeavorirb.huronresearchsuite.com/IRB/sd/Rooms/DisplayPages/LayoutInitial?container=com.webridge.entity.Entity%5BOID%5BCA31BEE3357B11EE138FF4678F565000%5D%5D&amp;tab2=65B6C601F5DAD4488AE68814F459961B" TargetMode="External"/><Relationship Id="rId30" Type="http://schemas.openxmlformats.org/officeDocument/2006/relationships/hyperlink" Target="https://endeavorirb.huronresearchsuite.com/IRB/sd/Rooms/DisplayPages/LayoutInitial?Container=com.webridge.entity.Entity%5bOID%5bCA31BEE3357B11EE138FF4678F565000%5d%5d" TargetMode="External"/><Relationship Id="rId35" Type="http://schemas.openxmlformats.org/officeDocument/2006/relationships/hyperlink" Target="https://endeavorirb.huronresearchsuite.com/IRB/sd/Rooms/DisplayPages/LayoutInitial?container=com.webridge.entity.Entity%5BOID%5BCA31BEE3357B11EE138FF4678F565000%5D%5D&amp;tab2=82EEAA754DB3A548B48B7F96BEBE7116" TargetMode="External"/><Relationship Id="rId43" Type="http://schemas.openxmlformats.org/officeDocument/2006/relationships/hyperlink" Target="https://endeavorirb.huronresearchsuite.com/IRB/sd/Rooms/DisplayPages/LayoutInitial?container=com.webridge.entity.Entity%5BOID%5BCA31BEE3357B11EE138FF4678F565000%5D%5D&amp;tab2=65B6C601F5DAD4488AE68814F459961B"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endeavorirb.huronresearchsuite.com/IRB/sd/Rooms/DisplayPages/LayoutInitial?container=com.webridge.entity.Entity%5BOID%5BCA31BEE3357B11EE138FF4678F565000%5D%5D&amp;tab2=147773F5B21DBD429EC0FB75662BD9BC" TargetMode="External"/><Relationship Id="rId17" Type="http://schemas.openxmlformats.org/officeDocument/2006/relationships/hyperlink" Target="https://endeavorirb.huronresearchsuite.com/IRB/sd/Rooms/DisplayPages/LayoutInitial?container=com.webridge.entity.Entity%5BOID%5BCA31BEE3357B11EE138FF4678F565000%5D%5D&amp;tab2=294B1E5FDD6A8142A2AF57F5F7F197BF" TargetMode="External"/><Relationship Id="rId25" Type="http://schemas.openxmlformats.org/officeDocument/2006/relationships/hyperlink" Target="https://endeavorirb.huronresearchsuite.com/IRB/sd/Rooms/DisplayPages/LayoutInitial?container=com.webridge.entity.Entity%5BOID%5BCA31BEE3357B11EE138FF4678F565000%5D%5D&amp;tab2=65B6C601F5DAD4488AE68814F459961B" TargetMode="External"/><Relationship Id="rId33" Type="http://schemas.openxmlformats.org/officeDocument/2006/relationships/hyperlink" Target="https://endeavorirb.huronresearchsuite.com/IRB/sd/Rooms/DisplayPages/LayoutInitial?container=com.webridge.entity.Entity%5BOID%5BCA31BEE3357B11EE138FF4678F565000%5D%5D&amp;tab2=D559C39660E8D04BBB33D4A425C053BC" TargetMode="External"/><Relationship Id="rId38" Type="http://schemas.openxmlformats.org/officeDocument/2006/relationships/hyperlink" Target="https://endeavorirb.huronresearchsuite.com/IRB/sd/Rooms/DisplayPages/LayoutInitial?container=com.webridge.entity.Entity%5BOID%5BCA31BEE3357B11EE138FF4678F565000%5D%5D&amp;tab2=82EEAA754DB3A548B48B7F96BEBE7116" TargetMode="External"/><Relationship Id="rId46" Type="http://schemas.openxmlformats.org/officeDocument/2006/relationships/glossaryDocument" Target="glossary/document.xml"/><Relationship Id="rId20" Type="http://schemas.openxmlformats.org/officeDocument/2006/relationships/hyperlink" Target="https://endeavorirb.huronresearchsuite.com/IRB/sd/Rooms/DisplayPages/LayoutInitial?container=com.webridge.entity.Entity%5BOID%5BCA31BEE3357B11EE138FF4678F565000%5D%5D&amp;tab2=D559C39660E8D04BBB33D4A425C053BC" TargetMode="External"/><Relationship Id="rId41" Type="http://schemas.openxmlformats.org/officeDocument/2006/relationships/hyperlink" Target="https://endeavorirb.huronresearchsuite.com/IRB/sd/Rooms/DisplayPages/LayoutInitial?container=com.webridge.entity.Entity%5BOID%5BCA31BEE3357B11EE138FF4678F565000%5D%5D&amp;tab2=294B1E5FDD6A8142A2AF57F5F7F197BF" TargetMode="External"/></Relationships>
</file>

<file path=word/_rels/endnotes.xml.rels><?xml version="1.0" encoding="UTF-8" standalone="yes"?>
<Relationships xmlns="http://schemas.openxmlformats.org/package/2006/relationships"><Relationship Id="rId1" Type="http://schemas.openxmlformats.org/officeDocument/2006/relationships/hyperlink" Target="https://www.fda.gov/medical-devices/software-medical-device-samd/good-machine-learning-practice-medical-device-development-guiding-principle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0B8AF9F-3D26-4B5B-88BA-E477BE26FF0A}"/>
      </w:docPartPr>
      <w:docPartBody>
        <w:p w:rsidR="003D1FDF" w:rsidRDefault="00150782">
          <w:r w:rsidRPr="003D583A">
            <w:rPr>
              <w:rStyle w:val="PlaceholderText"/>
            </w:rPr>
            <w:t>Click or tap here to enter text.</w:t>
          </w:r>
        </w:p>
      </w:docPartBody>
    </w:docPart>
    <w:docPart>
      <w:docPartPr>
        <w:name w:val="516209B3DBD14E528D7C4B7B45C3CC5E"/>
        <w:category>
          <w:name w:val="General"/>
          <w:gallery w:val="placeholder"/>
        </w:category>
        <w:types>
          <w:type w:val="bbPlcHdr"/>
        </w:types>
        <w:behaviors>
          <w:behavior w:val="content"/>
        </w:behaviors>
        <w:guid w:val="{FD7529D7-58D9-4F2C-B7C4-1808839029D1}"/>
      </w:docPartPr>
      <w:docPartBody>
        <w:p w:rsidR="005A6932" w:rsidRDefault="00F708F9" w:rsidP="00F708F9">
          <w:pPr>
            <w:pStyle w:val="516209B3DBD14E528D7C4B7B45C3CC5E"/>
          </w:pPr>
          <w:r w:rsidRPr="003D583A">
            <w:rPr>
              <w:rStyle w:val="PlaceholderText"/>
            </w:rPr>
            <w:t>Click or tap here to enter text.</w:t>
          </w:r>
        </w:p>
      </w:docPartBody>
    </w:docPart>
    <w:docPart>
      <w:docPartPr>
        <w:name w:val="B8E311D935D74F4F90CBFD34992A88E4"/>
        <w:category>
          <w:name w:val="General"/>
          <w:gallery w:val="placeholder"/>
        </w:category>
        <w:types>
          <w:type w:val="bbPlcHdr"/>
        </w:types>
        <w:behaviors>
          <w:behavior w:val="content"/>
        </w:behaviors>
        <w:guid w:val="{DECD7770-0507-4D2B-9DEC-1787509B2394}"/>
      </w:docPartPr>
      <w:docPartBody>
        <w:p w:rsidR="005A6932" w:rsidRDefault="00F708F9" w:rsidP="00F708F9">
          <w:pPr>
            <w:pStyle w:val="B8E311D935D74F4F90CBFD34992A88E4"/>
          </w:pPr>
          <w:r w:rsidRPr="003D583A">
            <w:rPr>
              <w:rStyle w:val="PlaceholderText"/>
            </w:rPr>
            <w:t>Click or tap here to enter text.</w:t>
          </w:r>
        </w:p>
      </w:docPartBody>
    </w:docPart>
    <w:docPart>
      <w:docPartPr>
        <w:name w:val="136AEA7C988F4A7592FB2DE3500F0F0E"/>
        <w:category>
          <w:name w:val="General"/>
          <w:gallery w:val="placeholder"/>
        </w:category>
        <w:types>
          <w:type w:val="bbPlcHdr"/>
        </w:types>
        <w:behaviors>
          <w:behavior w:val="content"/>
        </w:behaviors>
        <w:guid w:val="{43C9EBFA-3504-4AFD-9675-E2024A88532D}"/>
      </w:docPartPr>
      <w:docPartBody>
        <w:p w:rsidR="005A6932" w:rsidRDefault="00F708F9" w:rsidP="00F708F9">
          <w:pPr>
            <w:pStyle w:val="136AEA7C988F4A7592FB2DE3500F0F0E"/>
          </w:pPr>
          <w:r w:rsidRPr="003D583A">
            <w:rPr>
              <w:rStyle w:val="PlaceholderText"/>
            </w:rPr>
            <w:t>Click or tap here to enter text.</w:t>
          </w:r>
        </w:p>
      </w:docPartBody>
    </w:docPart>
    <w:docPart>
      <w:docPartPr>
        <w:name w:val="FEEE83B3BAD04D6792E9F1F1E18FC210"/>
        <w:category>
          <w:name w:val="General"/>
          <w:gallery w:val="placeholder"/>
        </w:category>
        <w:types>
          <w:type w:val="bbPlcHdr"/>
        </w:types>
        <w:behaviors>
          <w:behavior w:val="content"/>
        </w:behaviors>
        <w:guid w:val="{0715B25A-4105-4F48-A4A1-2D717FF345E1}"/>
      </w:docPartPr>
      <w:docPartBody>
        <w:p w:rsidR="005A6932" w:rsidRDefault="00F708F9" w:rsidP="00F708F9">
          <w:pPr>
            <w:pStyle w:val="FEEE83B3BAD04D6792E9F1F1E18FC210"/>
          </w:pPr>
          <w:r w:rsidRPr="003D583A">
            <w:rPr>
              <w:rStyle w:val="PlaceholderText"/>
            </w:rPr>
            <w:t>Click or tap here to enter text.</w:t>
          </w:r>
        </w:p>
      </w:docPartBody>
    </w:docPart>
    <w:docPart>
      <w:docPartPr>
        <w:name w:val="85D92668CFE34B4AB0AA76C47F1079E9"/>
        <w:category>
          <w:name w:val="General"/>
          <w:gallery w:val="placeholder"/>
        </w:category>
        <w:types>
          <w:type w:val="bbPlcHdr"/>
        </w:types>
        <w:behaviors>
          <w:behavior w:val="content"/>
        </w:behaviors>
        <w:guid w:val="{A877085C-972F-47C2-816C-E0A269EE2E73}"/>
      </w:docPartPr>
      <w:docPartBody>
        <w:p w:rsidR="005A6932" w:rsidRDefault="00F708F9" w:rsidP="00F708F9">
          <w:pPr>
            <w:pStyle w:val="85D92668CFE34B4AB0AA76C47F1079E9"/>
          </w:pPr>
          <w:r w:rsidRPr="003D583A">
            <w:rPr>
              <w:rStyle w:val="PlaceholderText"/>
            </w:rPr>
            <w:t>Click or tap here to enter text.</w:t>
          </w:r>
        </w:p>
      </w:docPartBody>
    </w:docPart>
    <w:docPart>
      <w:docPartPr>
        <w:name w:val="B3E02215E8A3470C818530A0FD7B4CF9"/>
        <w:category>
          <w:name w:val="General"/>
          <w:gallery w:val="placeholder"/>
        </w:category>
        <w:types>
          <w:type w:val="bbPlcHdr"/>
        </w:types>
        <w:behaviors>
          <w:behavior w:val="content"/>
        </w:behaviors>
        <w:guid w:val="{B71F0180-FE15-49D7-850E-1E142B6EA54E}"/>
      </w:docPartPr>
      <w:docPartBody>
        <w:p w:rsidR="005A6932" w:rsidRDefault="00F708F9" w:rsidP="00F708F9">
          <w:pPr>
            <w:pStyle w:val="B3E02215E8A3470C818530A0FD7B4CF9"/>
          </w:pPr>
          <w:r w:rsidRPr="003D583A">
            <w:rPr>
              <w:rStyle w:val="PlaceholderText"/>
            </w:rPr>
            <w:t>Click or tap here to enter text.</w:t>
          </w:r>
        </w:p>
      </w:docPartBody>
    </w:docPart>
    <w:docPart>
      <w:docPartPr>
        <w:name w:val="07EE56D7E11B41B7A7807897ABC20F6B"/>
        <w:category>
          <w:name w:val="General"/>
          <w:gallery w:val="placeholder"/>
        </w:category>
        <w:types>
          <w:type w:val="bbPlcHdr"/>
        </w:types>
        <w:behaviors>
          <w:behavior w:val="content"/>
        </w:behaviors>
        <w:guid w:val="{C5A19092-7595-405A-994C-508545A4E2F3}"/>
      </w:docPartPr>
      <w:docPartBody>
        <w:p w:rsidR="005A6932" w:rsidRDefault="00F708F9" w:rsidP="00F708F9">
          <w:pPr>
            <w:pStyle w:val="07EE56D7E11B41B7A7807897ABC20F6B"/>
          </w:pPr>
          <w:r w:rsidRPr="003D583A">
            <w:rPr>
              <w:rStyle w:val="PlaceholderText"/>
            </w:rPr>
            <w:t>Click or tap here to enter text.</w:t>
          </w:r>
        </w:p>
      </w:docPartBody>
    </w:docPart>
    <w:docPart>
      <w:docPartPr>
        <w:name w:val="9078CA1890FF47CE93A680648D673C57"/>
        <w:category>
          <w:name w:val="General"/>
          <w:gallery w:val="placeholder"/>
        </w:category>
        <w:types>
          <w:type w:val="bbPlcHdr"/>
        </w:types>
        <w:behaviors>
          <w:behavior w:val="content"/>
        </w:behaviors>
        <w:guid w:val="{4A2E7A41-5D02-4293-9B82-8008C4B45BFB}"/>
      </w:docPartPr>
      <w:docPartBody>
        <w:p w:rsidR="00C402F1" w:rsidRDefault="00C402F1" w:rsidP="00C402F1">
          <w:pPr>
            <w:pStyle w:val="9078CA1890FF47CE93A680648D673C57"/>
          </w:pPr>
          <w:r w:rsidRPr="003D583A">
            <w:rPr>
              <w:rStyle w:val="PlaceholderText"/>
            </w:rPr>
            <w:t>Click or tap here to enter text.</w:t>
          </w:r>
        </w:p>
      </w:docPartBody>
    </w:docPart>
    <w:docPart>
      <w:docPartPr>
        <w:name w:val="571B6E92D9A64945B59641E061B02951"/>
        <w:category>
          <w:name w:val="General"/>
          <w:gallery w:val="placeholder"/>
        </w:category>
        <w:types>
          <w:type w:val="bbPlcHdr"/>
        </w:types>
        <w:behaviors>
          <w:behavior w:val="content"/>
        </w:behaviors>
        <w:guid w:val="{BB05251A-2363-4B9D-B108-4142425AF31C}"/>
      </w:docPartPr>
      <w:docPartBody>
        <w:p w:rsidR="00144843" w:rsidRDefault="00C417A4" w:rsidP="00C417A4">
          <w:pPr>
            <w:pStyle w:val="571B6E92D9A64945B59641E061B02951"/>
          </w:pPr>
          <w:r w:rsidRPr="003D583A">
            <w:rPr>
              <w:rStyle w:val="PlaceholderText"/>
            </w:rPr>
            <w:t>Click or tap here to enter text.</w:t>
          </w:r>
        </w:p>
      </w:docPartBody>
    </w:docPart>
    <w:docPart>
      <w:docPartPr>
        <w:name w:val="A7D158DF320A4937AE96DD0C7435D459"/>
        <w:category>
          <w:name w:val="General"/>
          <w:gallery w:val="placeholder"/>
        </w:category>
        <w:types>
          <w:type w:val="bbPlcHdr"/>
        </w:types>
        <w:behaviors>
          <w:behavior w:val="content"/>
        </w:behaviors>
        <w:guid w:val="{80D26B8E-D7D5-449D-922D-0B6418DF61A5}"/>
      </w:docPartPr>
      <w:docPartBody>
        <w:p w:rsidR="003B69EB" w:rsidRDefault="003B69EB" w:rsidP="003B69EB">
          <w:pPr>
            <w:pStyle w:val="A7D158DF320A4937AE96DD0C7435D459"/>
          </w:pPr>
          <w:r w:rsidRPr="003D583A">
            <w:rPr>
              <w:rStyle w:val="PlaceholderText"/>
            </w:rPr>
            <w:t>Click or tap here to enter text.</w:t>
          </w:r>
        </w:p>
      </w:docPartBody>
    </w:docPart>
    <w:docPart>
      <w:docPartPr>
        <w:name w:val="37F45111A1AB415481C9804FECFF0444"/>
        <w:category>
          <w:name w:val="General"/>
          <w:gallery w:val="placeholder"/>
        </w:category>
        <w:types>
          <w:type w:val="bbPlcHdr"/>
        </w:types>
        <w:behaviors>
          <w:behavior w:val="content"/>
        </w:behaviors>
        <w:guid w:val="{068AD2FB-DD43-44E9-8995-F809B0872629}"/>
      </w:docPartPr>
      <w:docPartBody>
        <w:p w:rsidR="002E162F" w:rsidRDefault="002E162F" w:rsidP="002E162F">
          <w:pPr>
            <w:pStyle w:val="37F45111A1AB415481C9804FECFF0444"/>
          </w:pPr>
          <w:r w:rsidRPr="003D583A">
            <w:rPr>
              <w:rStyle w:val="PlaceholderText"/>
            </w:rPr>
            <w:t>Click or tap here to enter text.</w:t>
          </w:r>
        </w:p>
      </w:docPartBody>
    </w:docPart>
    <w:docPart>
      <w:docPartPr>
        <w:name w:val="BED387576DE2431BB61B914E4C32B26F"/>
        <w:category>
          <w:name w:val="General"/>
          <w:gallery w:val="placeholder"/>
        </w:category>
        <w:types>
          <w:type w:val="bbPlcHdr"/>
        </w:types>
        <w:behaviors>
          <w:behavior w:val="content"/>
        </w:behaviors>
        <w:guid w:val="{18FD7F46-96CD-4A9C-A65A-B401A2EE9C31}"/>
      </w:docPartPr>
      <w:docPartBody>
        <w:p w:rsidR="002E162F" w:rsidRDefault="002E162F" w:rsidP="002E162F">
          <w:pPr>
            <w:pStyle w:val="BED387576DE2431BB61B914E4C32B26F"/>
          </w:pPr>
          <w:r w:rsidRPr="003D583A">
            <w:rPr>
              <w:rStyle w:val="PlaceholderText"/>
            </w:rPr>
            <w:t>Click or tap here to enter text.</w:t>
          </w:r>
        </w:p>
      </w:docPartBody>
    </w:docPart>
    <w:docPart>
      <w:docPartPr>
        <w:name w:val="AD713D62F0674671B84ED001C57AB9C7"/>
        <w:category>
          <w:name w:val="General"/>
          <w:gallery w:val="placeholder"/>
        </w:category>
        <w:types>
          <w:type w:val="bbPlcHdr"/>
        </w:types>
        <w:behaviors>
          <w:behavior w:val="content"/>
        </w:behaviors>
        <w:guid w:val="{B7CCA498-4E25-4CAE-8B5A-9912D397F35B}"/>
      </w:docPartPr>
      <w:docPartBody>
        <w:p w:rsidR="002E162F" w:rsidRDefault="002E162F" w:rsidP="002E162F">
          <w:pPr>
            <w:pStyle w:val="AD713D62F0674671B84ED001C57AB9C7"/>
          </w:pPr>
          <w:r w:rsidRPr="003D583A">
            <w:rPr>
              <w:rStyle w:val="PlaceholderText"/>
            </w:rPr>
            <w:t>Click or tap here to enter text.</w:t>
          </w:r>
        </w:p>
      </w:docPartBody>
    </w:docPart>
    <w:docPart>
      <w:docPartPr>
        <w:name w:val="960A7F7A0A9CB346B385F322A5846874"/>
        <w:category>
          <w:name w:val="General"/>
          <w:gallery w:val="placeholder"/>
        </w:category>
        <w:types>
          <w:type w:val="bbPlcHdr"/>
        </w:types>
        <w:behaviors>
          <w:behavior w:val="content"/>
        </w:behaviors>
        <w:guid w:val="{A3CE034C-BE3B-0941-8BA4-EBF277C4949B}"/>
      </w:docPartPr>
      <w:docPartBody>
        <w:p w:rsidR="00BB2818" w:rsidRDefault="00841044" w:rsidP="00841044">
          <w:pPr>
            <w:pStyle w:val="960A7F7A0A9CB346B385F322A5846874"/>
          </w:pPr>
          <w:r w:rsidRPr="003D583A">
            <w:rPr>
              <w:rStyle w:val="PlaceholderText"/>
            </w:rPr>
            <w:t>Click or tap here to enter text.</w:t>
          </w:r>
        </w:p>
      </w:docPartBody>
    </w:docPart>
    <w:docPart>
      <w:docPartPr>
        <w:name w:val="BD3FDD489B46494198E1618C3F163AE8"/>
        <w:category>
          <w:name w:val="General"/>
          <w:gallery w:val="placeholder"/>
        </w:category>
        <w:types>
          <w:type w:val="bbPlcHdr"/>
        </w:types>
        <w:behaviors>
          <w:behavior w:val="content"/>
        </w:behaviors>
        <w:guid w:val="{E60C4A88-754D-3047-8188-5ADB9A754807}"/>
      </w:docPartPr>
      <w:docPartBody>
        <w:p w:rsidR="003218A8" w:rsidRDefault="00615B47" w:rsidP="00615B47">
          <w:pPr>
            <w:pStyle w:val="BD3FDD489B46494198E1618C3F163AE8"/>
          </w:pPr>
          <w:r w:rsidRPr="003D583A">
            <w:rPr>
              <w:rStyle w:val="PlaceholderText"/>
            </w:rPr>
            <w:t>Click or tap here to enter text.</w:t>
          </w:r>
        </w:p>
      </w:docPartBody>
    </w:docPart>
    <w:docPart>
      <w:docPartPr>
        <w:name w:val="925CA37EE26C8C4EA56B4A4EFEE85AD7"/>
        <w:category>
          <w:name w:val="General"/>
          <w:gallery w:val="placeholder"/>
        </w:category>
        <w:types>
          <w:type w:val="bbPlcHdr"/>
        </w:types>
        <w:behaviors>
          <w:behavior w:val="content"/>
        </w:behaviors>
        <w:guid w:val="{79DF3650-928D-4A4C-8770-973C0EC1A746}"/>
      </w:docPartPr>
      <w:docPartBody>
        <w:p w:rsidR="003218A8" w:rsidRDefault="00615B47" w:rsidP="00615B47">
          <w:pPr>
            <w:pStyle w:val="925CA37EE26C8C4EA56B4A4EFEE85AD7"/>
          </w:pPr>
          <w:r w:rsidRPr="003D583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NNFPLJ+TimesNewRoman">
    <w:altName w:val="Times New Roman"/>
    <w:panose1 w:val="020B0604020202020204"/>
    <w:charset w:val="00"/>
    <w:family w:val="roman"/>
    <w:notTrueType/>
    <w:pitch w:val="default"/>
    <w:sig w:usb0="00000003" w:usb1="00000000" w:usb2="00000000" w:usb3="00000000" w:csb0="00000001" w:csb1="00000000"/>
  </w:font>
  <w:font w:name="Segoe UI">
    <w:panose1 w:val="020B0604020202020204"/>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782"/>
    <w:rsid w:val="000A0477"/>
    <w:rsid w:val="000E4347"/>
    <w:rsid w:val="00117353"/>
    <w:rsid w:val="00144843"/>
    <w:rsid w:val="00150782"/>
    <w:rsid w:val="00162995"/>
    <w:rsid w:val="00177BE8"/>
    <w:rsid w:val="001940F0"/>
    <w:rsid w:val="002424B1"/>
    <w:rsid w:val="0025241C"/>
    <w:rsid w:val="00257C1D"/>
    <w:rsid w:val="00283598"/>
    <w:rsid w:val="002A601F"/>
    <w:rsid w:val="002C5828"/>
    <w:rsid w:val="002D12F0"/>
    <w:rsid w:val="002E1609"/>
    <w:rsid w:val="002E162F"/>
    <w:rsid w:val="00317078"/>
    <w:rsid w:val="003218A8"/>
    <w:rsid w:val="00330E2F"/>
    <w:rsid w:val="0037069E"/>
    <w:rsid w:val="003B69EB"/>
    <w:rsid w:val="003C672A"/>
    <w:rsid w:val="003D1FDF"/>
    <w:rsid w:val="00411864"/>
    <w:rsid w:val="00425646"/>
    <w:rsid w:val="004547A8"/>
    <w:rsid w:val="00464955"/>
    <w:rsid w:val="004C59F9"/>
    <w:rsid w:val="004E0815"/>
    <w:rsid w:val="00506BE4"/>
    <w:rsid w:val="005250F7"/>
    <w:rsid w:val="00535E08"/>
    <w:rsid w:val="00553104"/>
    <w:rsid w:val="005677EC"/>
    <w:rsid w:val="005A6932"/>
    <w:rsid w:val="005E28BC"/>
    <w:rsid w:val="006145A7"/>
    <w:rsid w:val="00615B47"/>
    <w:rsid w:val="0062657C"/>
    <w:rsid w:val="006E0B7F"/>
    <w:rsid w:val="006F6489"/>
    <w:rsid w:val="00713CA1"/>
    <w:rsid w:val="00730D40"/>
    <w:rsid w:val="00736897"/>
    <w:rsid w:val="0074281E"/>
    <w:rsid w:val="007604D4"/>
    <w:rsid w:val="00776CF9"/>
    <w:rsid w:val="007807A4"/>
    <w:rsid w:val="007C3837"/>
    <w:rsid w:val="007D54EA"/>
    <w:rsid w:val="007E4ACF"/>
    <w:rsid w:val="00841044"/>
    <w:rsid w:val="00845013"/>
    <w:rsid w:val="00845D2E"/>
    <w:rsid w:val="008A5A4E"/>
    <w:rsid w:val="008C6B84"/>
    <w:rsid w:val="008D1264"/>
    <w:rsid w:val="0094332C"/>
    <w:rsid w:val="00960597"/>
    <w:rsid w:val="00987E92"/>
    <w:rsid w:val="009C2914"/>
    <w:rsid w:val="00A77C5E"/>
    <w:rsid w:val="00AB7E98"/>
    <w:rsid w:val="00AC604B"/>
    <w:rsid w:val="00B27BDD"/>
    <w:rsid w:val="00B30F85"/>
    <w:rsid w:val="00BB2818"/>
    <w:rsid w:val="00BD085C"/>
    <w:rsid w:val="00BE4EA2"/>
    <w:rsid w:val="00C402F1"/>
    <w:rsid w:val="00C417A4"/>
    <w:rsid w:val="00CE14A4"/>
    <w:rsid w:val="00CF240D"/>
    <w:rsid w:val="00D3325F"/>
    <w:rsid w:val="00D76CE8"/>
    <w:rsid w:val="00DA49E6"/>
    <w:rsid w:val="00DC3CE5"/>
    <w:rsid w:val="00E343D0"/>
    <w:rsid w:val="00E40049"/>
    <w:rsid w:val="00E44291"/>
    <w:rsid w:val="00E572F9"/>
    <w:rsid w:val="00E777E1"/>
    <w:rsid w:val="00E80A47"/>
    <w:rsid w:val="00F27008"/>
    <w:rsid w:val="00F417AC"/>
    <w:rsid w:val="00F708F9"/>
    <w:rsid w:val="00FC6E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15B47"/>
    <w:rPr>
      <w:color w:val="666666"/>
    </w:rPr>
  </w:style>
  <w:style w:type="paragraph" w:customStyle="1" w:styleId="516209B3DBD14E528D7C4B7B45C3CC5E">
    <w:name w:val="516209B3DBD14E528D7C4B7B45C3CC5E"/>
    <w:rsid w:val="00F708F9"/>
  </w:style>
  <w:style w:type="paragraph" w:customStyle="1" w:styleId="B8E311D935D74F4F90CBFD34992A88E4">
    <w:name w:val="B8E311D935D74F4F90CBFD34992A88E4"/>
    <w:rsid w:val="00F708F9"/>
  </w:style>
  <w:style w:type="paragraph" w:customStyle="1" w:styleId="136AEA7C988F4A7592FB2DE3500F0F0E">
    <w:name w:val="136AEA7C988F4A7592FB2DE3500F0F0E"/>
    <w:rsid w:val="00F708F9"/>
  </w:style>
  <w:style w:type="paragraph" w:customStyle="1" w:styleId="FEEE83B3BAD04D6792E9F1F1E18FC210">
    <w:name w:val="FEEE83B3BAD04D6792E9F1F1E18FC210"/>
    <w:rsid w:val="00F708F9"/>
  </w:style>
  <w:style w:type="paragraph" w:customStyle="1" w:styleId="85D92668CFE34B4AB0AA76C47F1079E9">
    <w:name w:val="85D92668CFE34B4AB0AA76C47F1079E9"/>
    <w:rsid w:val="00F708F9"/>
  </w:style>
  <w:style w:type="paragraph" w:customStyle="1" w:styleId="B3E02215E8A3470C818530A0FD7B4CF9">
    <w:name w:val="B3E02215E8A3470C818530A0FD7B4CF9"/>
    <w:rsid w:val="00F708F9"/>
  </w:style>
  <w:style w:type="paragraph" w:customStyle="1" w:styleId="07EE56D7E11B41B7A7807897ABC20F6B">
    <w:name w:val="07EE56D7E11B41B7A7807897ABC20F6B"/>
    <w:rsid w:val="00F708F9"/>
  </w:style>
  <w:style w:type="paragraph" w:customStyle="1" w:styleId="9078CA1890FF47CE93A680648D673C57">
    <w:name w:val="9078CA1890FF47CE93A680648D673C57"/>
    <w:rsid w:val="00C402F1"/>
  </w:style>
  <w:style w:type="paragraph" w:customStyle="1" w:styleId="571B6E92D9A64945B59641E061B02951">
    <w:name w:val="571B6E92D9A64945B59641E061B02951"/>
    <w:rsid w:val="00C417A4"/>
  </w:style>
  <w:style w:type="paragraph" w:customStyle="1" w:styleId="A7D158DF320A4937AE96DD0C7435D459">
    <w:name w:val="A7D158DF320A4937AE96DD0C7435D459"/>
    <w:rsid w:val="003B69EB"/>
  </w:style>
  <w:style w:type="paragraph" w:customStyle="1" w:styleId="37F45111A1AB415481C9804FECFF0444">
    <w:name w:val="37F45111A1AB415481C9804FECFF0444"/>
    <w:rsid w:val="002E162F"/>
  </w:style>
  <w:style w:type="paragraph" w:customStyle="1" w:styleId="BED387576DE2431BB61B914E4C32B26F">
    <w:name w:val="BED387576DE2431BB61B914E4C32B26F"/>
    <w:rsid w:val="002E162F"/>
  </w:style>
  <w:style w:type="paragraph" w:customStyle="1" w:styleId="AD713D62F0674671B84ED001C57AB9C7">
    <w:name w:val="AD713D62F0674671B84ED001C57AB9C7"/>
    <w:rsid w:val="002E162F"/>
  </w:style>
  <w:style w:type="paragraph" w:customStyle="1" w:styleId="960A7F7A0A9CB346B385F322A5846874">
    <w:name w:val="960A7F7A0A9CB346B385F322A5846874"/>
    <w:rsid w:val="00841044"/>
  </w:style>
  <w:style w:type="paragraph" w:customStyle="1" w:styleId="BD3FDD489B46494198E1618C3F163AE8">
    <w:name w:val="BD3FDD489B46494198E1618C3F163AE8"/>
    <w:rsid w:val="00615B47"/>
  </w:style>
  <w:style w:type="paragraph" w:customStyle="1" w:styleId="925CA37EE26C8C4EA56B4A4EFEE85AD7">
    <w:name w:val="925CA37EE26C8C4EA56B4A4EFEE85AD7"/>
    <w:rsid w:val="00615B4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543618D710814CB7A5D363A31D1B96" ma:contentTypeVersion="4" ma:contentTypeDescription="Create a new document." ma:contentTypeScope="" ma:versionID="56f6942f173b961896c388446d456582">
  <xsd:schema xmlns:xsd="http://www.w3.org/2001/XMLSchema" xmlns:xs="http://www.w3.org/2001/XMLSchema" xmlns:p="http://schemas.microsoft.com/office/2006/metadata/properties" xmlns:ns2="880a7bf2-c82d-49e4-b898-1932dfa2e071" targetNamespace="http://schemas.microsoft.com/office/2006/metadata/properties" ma:root="true" ma:fieldsID="a0ff5c3bf694fef035fbd678bebf06c6" ns2:_="">
    <xsd:import namespace="880a7bf2-c82d-49e4-b898-1932dfa2e07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0a7bf2-c82d-49e4-b898-1932dfa2e0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41636AD-22E5-42B9-BEC5-875C4017A5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0a7bf2-c82d-49e4-b898-1932dfa2e0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7DBFB5B-A178-7D45-BBE9-88A65BCF52B8}">
  <ds:schemaRefs>
    <ds:schemaRef ds:uri="http://schemas.openxmlformats.org/officeDocument/2006/bibliography"/>
  </ds:schemaRefs>
</ds:datastoreItem>
</file>

<file path=customXml/itemProps3.xml><?xml version="1.0" encoding="utf-8"?>
<ds:datastoreItem xmlns:ds="http://schemas.openxmlformats.org/officeDocument/2006/customXml" ds:itemID="{4583F2B3-037C-44DB-B08D-E6F378EEF82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DBB1093-F880-422D-86C1-617F7DAEF96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26</Pages>
  <Words>10465</Words>
  <Characters>59652</Characters>
  <Application>Microsoft Office Word</Application>
  <DocSecurity>0</DocSecurity>
  <Lines>497</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69978</CharactersWithSpaces>
  <SharedDoc>false</SharedDoc>
  <HLinks>
    <vt:vector size="348" baseType="variant">
      <vt:variant>
        <vt:i4>1179723</vt:i4>
      </vt:variant>
      <vt:variant>
        <vt:i4>252</vt:i4>
      </vt:variant>
      <vt:variant>
        <vt:i4>0</vt:i4>
      </vt:variant>
      <vt:variant>
        <vt:i4>5</vt:i4>
      </vt:variant>
      <vt:variant>
        <vt:lpwstr>https://endeavorirb.huronresearchsuite.com/IRB/sd/Rooms/DisplayPages/LayoutInitial?container=com.webridge.entity.Entity%5BOID%5BCA31BEE3357B11EE138FF4678F565000%5D%5D&amp;tab2=65B6C601F5DAD4488AE68814F459961B</vt:lpwstr>
      </vt:variant>
      <vt:variant>
        <vt:lpwstr/>
      </vt:variant>
      <vt:variant>
        <vt:i4>1179723</vt:i4>
      </vt:variant>
      <vt:variant>
        <vt:i4>249</vt:i4>
      </vt:variant>
      <vt:variant>
        <vt:i4>0</vt:i4>
      </vt:variant>
      <vt:variant>
        <vt:i4>5</vt:i4>
      </vt:variant>
      <vt:variant>
        <vt:lpwstr>https://endeavorirb.huronresearchsuite.com/IRB/sd/Rooms/DisplayPages/LayoutInitial?container=com.webridge.entity.Entity%5BOID%5BCA31BEE3357B11EE138FF4678F565000%5D%5D&amp;tab2=65B6C601F5DAD4488AE68814F459961B</vt:lpwstr>
      </vt:variant>
      <vt:variant>
        <vt:lpwstr/>
      </vt:variant>
      <vt:variant>
        <vt:i4>1245253</vt:i4>
      </vt:variant>
      <vt:variant>
        <vt:i4>246</vt:i4>
      </vt:variant>
      <vt:variant>
        <vt:i4>0</vt:i4>
      </vt:variant>
      <vt:variant>
        <vt:i4>5</vt:i4>
      </vt:variant>
      <vt:variant>
        <vt:lpwstr>https://endeavorirb.huronresearchsuite.com/IRB/sd/Rooms/DisplayPages/LayoutInitial?container=com.webridge.entity.Entity%5BOID%5BCA31BEE3357B11EE138FF4678F565000%5D%5D&amp;tab2=294B1E5FDD6A8142A2AF57F5F7F197BF</vt:lpwstr>
      </vt:variant>
      <vt:variant>
        <vt:lpwstr/>
      </vt:variant>
      <vt:variant>
        <vt:i4>1245253</vt:i4>
      </vt:variant>
      <vt:variant>
        <vt:i4>243</vt:i4>
      </vt:variant>
      <vt:variant>
        <vt:i4>0</vt:i4>
      </vt:variant>
      <vt:variant>
        <vt:i4>5</vt:i4>
      </vt:variant>
      <vt:variant>
        <vt:lpwstr>https://endeavorirb.huronresearchsuite.com/IRB/sd/Rooms/DisplayPages/LayoutInitial?container=com.webridge.entity.Entity%5BOID%5BCA31BEE3357B11EE138FF4678F565000%5D%5D&amp;tab2=294B1E5FDD6A8142A2AF57F5F7F197BF</vt:lpwstr>
      </vt:variant>
      <vt:variant>
        <vt:lpwstr/>
      </vt:variant>
      <vt:variant>
        <vt:i4>1769547</vt:i4>
      </vt:variant>
      <vt:variant>
        <vt:i4>240</vt:i4>
      </vt:variant>
      <vt:variant>
        <vt:i4>0</vt:i4>
      </vt:variant>
      <vt:variant>
        <vt:i4>5</vt:i4>
      </vt:variant>
      <vt:variant>
        <vt:lpwstr>https://endeavorirb.huronresearchsuite.com/IRB/sd/Rooms/DisplayPages/LayoutInitial?container=com.webridge.entity.Entity%5BOID%5BCA31BEE3357B11EE138FF4678F565000%5D%5D&amp;tab2=D559C39660E8D04BBB33D4A425C053BC</vt:lpwstr>
      </vt:variant>
      <vt:variant>
        <vt:lpwstr/>
      </vt:variant>
      <vt:variant>
        <vt:i4>1310795</vt:i4>
      </vt:variant>
      <vt:variant>
        <vt:i4>237</vt:i4>
      </vt:variant>
      <vt:variant>
        <vt:i4>0</vt:i4>
      </vt:variant>
      <vt:variant>
        <vt:i4>5</vt:i4>
      </vt:variant>
      <vt:variant>
        <vt:lpwstr>https://endeavorirb.huronresearchsuite.com/IRB/sd/Rooms/DisplayPages/LayoutInitial?container=com.webridge.entity.Entity%5BOID%5BCA31BEE3357B11EE138FF4678F565000%5D%5D&amp;tab2=82EEAA754DB3A548B48B7F96BEBE7116</vt:lpwstr>
      </vt:variant>
      <vt:variant>
        <vt:lpwstr/>
      </vt:variant>
      <vt:variant>
        <vt:i4>1310795</vt:i4>
      </vt:variant>
      <vt:variant>
        <vt:i4>234</vt:i4>
      </vt:variant>
      <vt:variant>
        <vt:i4>0</vt:i4>
      </vt:variant>
      <vt:variant>
        <vt:i4>5</vt:i4>
      </vt:variant>
      <vt:variant>
        <vt:lpwstr>https://endeavorirb.huronresearchsuite.com/IRB/sd/Rooms/DisplayPages/LayoutInitial?container=com.webridge.entity.Entity%5BOID%5BCA31BEE3357B11EE138FF4678F565000%5D%5D&amp;tab2=82EEAA754DB3A548B48B7F96BEBE7116</vt:lpwstr>
      </vt:variant>
      <vt:variant>
        <vt:lpwstr/>
      </vt:variant>
      <vt:variant>
        <vt:i4>1310795</vt:i4>
      </vt:variant>
      <vt:variant>
        <vt:i4>231</vt:i4>
      </vt:variant>
      <vt:variant>
        <vt:i4>0</vt:i4>
      </vt:variant>
      <vt:variant>
        <vt:i4>5</vt:i4>
      </vt:variant>
      <vt:variant>
        <vt:lpwstr>https://endeavorirb.huronresearchsuite.com/IRB/sd/Rooms/DisplayPages/LayoutInitial?container=com.webridge.entity.Entity%5BOID%5BCA31BEE3357B11EE138FF4678F565000%5D%5D&amp;tab2=82EEAA754DB3A548B48B7F96BEBE7116</vt:lpwstr>
      </vt:variant>
      <vt:variant>
        <vt:lpwstr/>
      </vt:variant>
      <vt:variant>
        <vt:i4>1310795</vt:i4>
      </vt:variant>
      <vt:variant>
        <vt:i4>228</vt:i4>
      </vt:variant>
      <vt:variant>
        <vt:i4>0</vt:i4>
      </vt:variant>
      <vt:variant>
        <vt:i4>5</vt:i4>
      </vt:variant>
      <vt:variant>
        <vt:lpwstr>https://endeavorirb.huronresearchsuite.com/IRB/sd/Rooms/DisplayPages/LayoutInitial?container=com.webridge.entity.Entity%5BOID%5BCA31BEE3357B11EE138FF4678F565000%5D%5D&amp;tab2=82EEAA754DB3A548B48B7F96BEBE7116</vt:lpwstr>
      </vt:variant>
      <vt:variant>
        <vt:lpwstr/>
      </vt:variant>
      <vt:variant>
        <vt:i4>1310795</vt:i4>
      </vt:variant>
      <vt:variant>
        <vt:i4>225</vt:i4>
      </vt:variant>
      <vt:variant>
        <vt:i4>0</vt:i4>
      </vt:variant>
      <vt:variant>
        <vt:i4>5</vt:i4>
      </vt:variant>
      <vt:variant>
        <vt:lpwstr>https://endeavorirb.huronresearchsuite.com/IRB/sd/Rooms/DisplayPages/LayoutInitial?container=com.webridge.entity.Entity%5BOID%5BCA31BEE3357B11EE138FF4678F565000%5D%5D&amp;tab2=82EEAA754DB3A548B48B7F96BEBE7116</vt:lpwstr>
      </vt:variant>
      <vt:variant>
        <vt:lpwstr/>
      </vt:variant>
      <vt:variant>
        <vt:i4>1769547</vt:i4>
      </vt:variant>
      <vt:variant>
        <vt:i4>222</vt:i4>
      </vt:variant>
      <vt:variant>
        <vt:i4>0</vt:i4>
      </vt:variant>
      <vt:variant>
        <vt:i4>5</vt:i4>
      </vt:variant>
      <vt:variant>
        <vt:lpwstr>https://endeavorirb.huronresearchsuite.com/IRB/sd/Rooms/DisplayPages/LayoutInitial?container=com.webridge.entity.Entity%5BOID%5BCA31BEE3357B11EE138FF4678F565000%5D%5D&amp;tab2=D559C39660E8D04BBB33D4A425C053BC</vt:lpwstr>
      </vt:variant>
      <vt:variant>
        <vt:lpwstr/>
      </vt:variant>
      <vt:variant>
        <vt:i4>1310795</vt:i4>
      </vt:variant>
      <vt:variant>
        <vt:i4>219</vt:i4>
      </vt:variant>
      <vt:variant>
        <vt:i4>0</vt:i4>
      </vt:variant>
      <vt:variant>
        <vt:i4>5</vt:i4>
      </vt:variant>
      <vt:variant>
        <vt:lpwstr>https://endeavorirb.huronresearchsuite.com/IRB/sd/Rooms/DisplayPages/LayoutInitial?container=com.webridge.entity.Entity%5BOID%5BCA31BEE3357B11EE138FF4678F565000%5D%5D&amp;tab2=82EEAA754DB3A548B48B7F96BEBE7116</vt:lpwstr>
      </vt:variant>
      <vt:variant>
        <vt:lpwstr/>
      </vt:variant>
      <vt:variant>
        <vt:i4>1179723</vt:i4>
      </vt:variant>
      <vt:variant>
        <vt:i4>215</vt:i4>
      </vt:variant>
      <vt:variant>
        <vt:i4>0</vt:i4>
      </vt:variant>
      <vt:variant>
        <vt:i4>5</vt:i4>
      </vt:variant>
      <vt:variant>
        <vt:lpwstr>https://endeavorirb.huronresearchsuite.com/IRB/sd/Rooms/DisplayPages/LayoutInitial?container=com.webridge.entity.Entity%5BOID%5BCA31BEE3357B11EE138FF4678F565000%5D%5D&amp;tab2=65B6C601F5DAD4488AE68814F459961B</vt:lpwstr>
      </vt:variant>
      <vt:variant>
        <vt:lpwstr/>
      </vt:variant>
      <vt:variant>
        <vt:i4>6750308</vt:i4>
      </vt:variant>
      <vt:variant>
        <vt:i4>213</vt:i4>
      </vt:variant>
      <vt:variant>
        <vt:i4>0</vt:i4>
      </vt:variant>
      <vt:variant>
        <vt:i4>5</vt:i4>
      </vt:variant>
      <vt:variant>
        <vt:lpwstr>https://endeavorirb.huronresearchsuite.com/IRB/sd/Rooms/DisplayPages/LayoutInitial?Container=com.webridge.entity.Entity%5bOID%5bCA31BEE3357B11EE138FF4678F565000%5d%5d</vt:lpwstr>
      </vt:variant>
      <vt:variant>
        <vt:lpwstr/>
      </vt:variant>
      <vt:variant>
        <vt:i4>7536655</vt:i4>
      </vt:variant>
      <vt:variant>
        <vt:i4>210</vt:i4>
      </vt:variant>
      <vt:variant>
        <vt:i4>0</vt:i4>
      </vt:variant>
      <vt:variant>
        <vt:i4>5</vt:i4>
      </vt:variant>
      <vt:variant>
        <vt:lpwstr>https://auburn.service-now.com/it/en/data-storage-matrix?id=kb_article_view&amp;sysparm_article=KB0011690</vt:lpwstr>
      </vt:variant>
      <vt:variant>
        <vt:lpwstr/>
      </vt:variant>
      <vt:variant>
        <vt:i4>3473454</vt:i4>
      </vt:variant>
      <vt:variant>
        <vt:i4>207</vt:i4>
      </vt:variant>
      <vt:variant>
        <vt:i4>0</vt:i4>
      </vt:variant>
      <vt:variant>
        <vt:i4>5</vt:i4>
      </vt:variant>
      <vt:variant>
        <vt:lpwstr>https://auburnpub.cfmnetwork.com/B.aspx?BookId=12311&amp;PageId=461419</vt:lpwstr>
      </vt:variant>
      <vt:variant>
        <vt:lpwstr/>
      </vt:variant>
      <vt:variant>
        <vt:i4>1179723</vt:i4>
      </vt:variant>
      <vt:variant>
        <vt:i4>204</vt:i4>
      </vt:variant>
      <vt:variant>
        <vt:i4>0</vt:i4>
      </vt:variant>
      <vt:variant>
        <vt:i4>5</vt:i4>
      </vt:variant>
      <vt:variant>
        <vt:lpwstr>https://endeavorirb.huronresearchsuite.com/IRB/sd/Rooms/DisplayPages/LayoutInitial?container=com.webridge.entity.Entity%5BOID%5BCA31BEE3357B11EE138FF4678F565000%5D%5D&amp;tab2=65B6C601F5DAD4488AE68814F459961B</vt:lpwstr>
      </vt:variant>
      <vt:variant>
        <vt:lpwstr/>
      </vt:variant>
      <vt:variant>
        <vt:i4>1179723</vt:i4>
      </vt:variant>
      <vt:variant>
        <vt:i4>201</vt:i4>
      </vt:variant>
      <vt:variant>
        <vt:i4>0</vt:i4>
      </vt:variant>
      <vt:variant>
        <vt:i4>5</vt:i4>
      </vt:variant>
      <vt:variant>
        <vt:lpwstr>https://endeavorirb.huronresearchsuite.com/IRB/sd/Rooms/DisplayPages/LayoutInitial?container=com.webridge.entity.Entity%5BOID%5BCA31BEE3357B11EE138FF4678F565000%5D%5D&amp;tab2=65B6C601F5DAD4488AE68814F459961B</vt:lpwstr>
      </vt:variant>
      <vt:variant>
        <vt:lpwstr/>
      </vt:variant>
      <vt:variant>
        <vt:i4>1179723</vt:i4>
      </vt:variant>
      <vt:variant>
        <vt:i4>198</vt:i4>
      </vt:variant>
      <vt:variant>
        <vt:i4>0</vt:i4>
      </vt:variant>
      <vt:variant>
        <vt:i4>5</vt:i4>
      </vt:variant>
      <vt:variant>
        <vt:lpwstr>https://endeavorirb.huronresearchsuite.com/IRB/sd/Rooms/DisplayPages/LayoutInitial?container=com.webridge.entity.Entity%5BOID%5BCA31BEE3357B11EE138FF4678F565000%5D%5D&amp;tab2=65B6C601F5DAD4488AE68814F459961B</vt:lpwstr>
      </vt:variant>
      <vt:variant>
        <vt:lpwstr/>
      </vt:variant>
      <vt:variant>
        <vt:i4>1769547</vt:i4>
      </vt:variant>
      <vt:variant>
        <vt:i4>195</vt:i4>
      </vt:variant>
      <vt:variant>
        <vt:i4>0</vt:i4>
      </vt:variant>
      <vt:variant>
        <vt:i4>5</vt:i4>
      </vt:variant>
      <vt:variant>
        <vt:lpwstr>https://endeavorirb.huronresearchsuite.com/IRB/sd/Rooms/DisplayPages/LayoutInitial?container=com.webridge.entity.Entity%5BOID%5BCA31BEE3357B11EE138FF4678F565000%5D%5D&amp;tab2=D559C39660E8D04BBB33D4A425C053BC</vt:lpwstr>
      </vt:variant>
      <vt:variant>
        <vt:lpwstr/>
      </vt:variant>
      <vt:variant>
        <vt:i4>1769547</vt:i4>
      </vt:variant>
      <vt:variant>
        <vt:i4>192</vt:i4>
      </vt:variant>
      <vt:variant>
        <vt:i4>0</vt:i4>
      </vt:variant>
      <vt:variant>
        <vt:i4>5</vt:i4>
      </vt:variant>
      <vt:variant>
        <vt:lpwstr>https://endeavorirb.huronresearchsuite.com/IRB/sd/Rooms/DisplayPages/LayoutInitial?container=com.webridge.entity.Entity%5BOID%5BCA31BEE3357B11EE138FF4678F565000%5D%5D&amp;tab2=D559C39660E8D04BBB33D4A425C053BC</vt:lpwstr>
      </vt:variant>
      <vt:variant>
        <vt:lpwstr/>
      </vt:variant>
      <vt:variant>
        <vt:i4>1769547</vt:i4>
      </vt:variant>
      <vt:variant>
        <vt:i4>189</vt:i4>
      </vt:variant>
      <vt:variant>
        <vt:i4>0</vt:i4>
      </vt:variant>
      <vt:variant>
        <vt:i4>5</vt:i4>
      </vt:variant>
      <vt:variant>
        <vt:lpwstr>https://endeavorirb.huronresearchsuite.com/IRB/sd/Rooms/DisplayPages/LayoutInitial?container=com.webridge.entity.Entity%5BOID%5BCA31BEE3357B11EE138FF4678F565000%5D%5D&amp;tab2=D559C39660E8D04BBB33D4A425C053BC</vt:lpwstr>
      </vt:variant>
      <vt:variant>
        <vt:lpwstr/>
      </vt:variant>
      <vt:variant>
        <vt:i4>1769547</vt:i4>
      </vt:variant>
      <vt:variant>
        <vt:i4>186</vt:i4>
      </vt:variant>
      <vt:variant>
        <vt:i4>0</vt:i4>
      </vt:variant>
      <vt:variant>
        <vt:i4>5</vt:i4>
      </vt:variant>
      <vt:variant>
        <vt:lpwstr>https://endeavorirb.huronresearchsuite.com/IRB/sd/Rooms/DisplayPages/LayoutInitial?container=com.webridge.entity.Entity%5BOID%5BCA31BEE3357B11EE138FF4678F565000%5D%5D&amp;tab2=D559C39660E8D04BBB33D4A425C053BC</vt:lpwstr>
      </vt:variant>
      <vt:variant>
        <vt:lpwstr/>
      </vt:variant>
      <vt:variant>
        <vt:i4>1769547</vt:i4>
      </vt:variant>
      <vt:variant>
        <vt:i4>183</vt:i4>
      </vt:variant>
      <vt:variant>
        <vt:i4>0</vt:i4>
      </vt:variant>
      <vt:variant>
        <vt:i4>5</vt:i4>
      </vt:variant>
      <vt:variant>
        <vt:lpwstr>https://endeavorirb.huronresearchsuite.com/IRB/sd/Rooms/DisplayPages/LayoutInitial?container=com.webridge.entity.Entity%5BOID%5BCA31BEE3357B11EE138FF4678F565000%5D%5D&amp;tab2=D559C39660E8D04BBB33D4A425C053BC</vt:lpwstr>
      </vt:variant>
      <vt:variant>
        <vt:lpwstr/>
      </vt:variant>
      <vt:variant>
        <vt:i4>1769547</vt:i4>
      </vt:variant>
      <vt:variant>
        <vt:i4>180</vt:i4>
      </vt:variant>
      <vt:variant>
        <vt:i4>0</vt:i4>
      </vt:variant>
      <vt:variant>
        <vt:i4>5</vt:i4>
      </vt:variant>
      <vt:variant>
        <vt:lpwstr>https://endeavorirb.huronresearchsuite.com/IRB/sd/Rooms/DisplayPages/LayoutInitial?container=com.webridge.entity.Entity%5BOID%5BCA31BEE3357B11EE138FF4678F565000%5D%5D&amp;tab2=D559C39660E8D04BBB33D4A425C053BC</vt:lpwstr>
      </vt:variant>
      <vt:variant>
        <vt:lpwstr/>
      </vt:variant>
      <vt:variant>
        <vt:i4>1769547</vt:i4>
      </vt:variant>
      <vt:variant>
        <vt:i4>177</vt:i4>
      </vt:variant>
      <vt:variant>
        <vt:i4>0</vt:i4>
      </vt:variant>
      <vt:variant>
        <vt:i4>5</vt:i4>
      </vt:variant>
      <vt:variant>
        <vt:lpwstr>https://endeavorirb.huronresearchsuite.com/IRB/sd/Rooms/DisplayPages/LayoutInitial?container=com.webridge.entity.Entity%5BOID%5BCA31BEE3357B11EE138FF4678F565000%5D%5D&amp;tab2=D559C39660E8D04BBB33D4A425C053BC</vt:lpwstr>
      </vt:variant>
      <vt:variant>
        <vt:lpwstr/>
      </vt:variant>
      <vt:variant>
        <vt:i4>1245253</vt:i4>
      </vt:variant>
      <vt:variant>
        <vt:i4>174</vt:i4>
      </vt:variant>
      <vt:variant>
        <vt:i4>0</vt:i4>
      </vt:variant>
      <vt:variant>
        <vt:i4>5</vt:i4>
      </vt:variant>
      <vt:variant>
        <vt:lpwstr>https://endeavorirb.huronresearchsuite.com/IRB/sd/Rooms/DisplayPages/LayoutInitial?container=com.webridge.entity.Entity%5BOID%5BCA31BEE3357B11EE138FF4678F565000%5D%5D&amp;tab2=294B1E5FDD6A8142A2AF57F5F7F197BF</vt:lpwstr>
      </vt:variant>
      <vt:variant>
        <vt:lpwstr/>
      </vt:variant>
      <vt:variant>
        <vt:i4>1048594</vt:i4>
      </vt:variant>
      <vt:variant>
        <vt:i4>171</vt:i4>
      </vt:variant>
      <vt:variant>
        <vt:i4>0</vt:i4>
      </vt:variant>
      <vt:variant>
        <vt:i4>5</vt:i4>
      </vt:variant>
      <vt:variant>
        <vt:lpwstr>https://www.auburn.edu/administration/registrar/documents/applicability-of-ferpa-in-my-research-flowchart.pdf</vt:lpwstr>
      </vt:variant>
      <vt:variant>
        <vt:lpwstr/>
      </vt:variant>
      <vt:variant>
        <vt:i4>458833</vt:i4>
      </vt:variant>
      <vt:variant>
        <vt:i4>168</vt:i4>
      </vt:variant>
      <vt:variant>
        <vt:i4>0</vt:i4>
      </vt:variant>
      <vt:variant>
        <vt:i4>5</vt:i4>
      </vt:variant>
      <vt:variant>
        <vt:lpwstr>https://www.auburn.edu/administration/registrar/documents/policy-on-confidentiality-data.pdf</vt:lpwstr>
      </vt:variant>
      <vt:variant>
        <vt:lpwstr/>
      </vt:variant>
      <vt:variant>
        <vt:i4>7471155</vt:i4>
      </vt:variant>
      <vt:variant>
        <vt:i4>165</vt:i4>
      </vt:variant>
      <vt:variant>
        <vt:i4>0</vt:i4>
      </vt:variant>
      <vt:variant>
        <vt:i4>5</vt:i4>
      </vt:variant>
      <vt:variant>
        <vt:lpwstr>https://auburn.edu/administration/oacp/dicp/aiguidance.php</vt:lpwstr>
      </vt:variant>
      <vt:variant>
        <vt:lpwstr/>
      </vt:variant>
      <vt:variant>
        <vt:i4>1507389</vt:i4>
      </vt:variant>
      <vt:variant>
        <vt:i4>158</vt:i4>
      </vt:variant>
      <vt:variant>
        <vt:i4>0</vt:i4>
      </vt:variant>
      <vt:variant>
        <vt:i4>5</vt:i4>
      </vt:variant>
      <vt:variant>
        <vt:lpwstr/>
      </vt:variant>
      <vt:variant>
        <vt:lpwstr>_Toc218074058</vt:lpwstr>
      </vt:variant>
      <vt:variant>
        <vt:i4>1507389</vt:i4>
      </vt:variant>
      <vt:variant>
        <vt:i4>152</vt:i4>
      </vt:variant>
      <vt:variant>
        <vt:i4>0</vt:i4>
      </vt:variant>
      <vt:variant>
        <vt:i4>5</vt:i4>
      </vt:variant>
      <vt:variant>
        <vt:lpwstr/>
      </vt:variant>
      <vt:variant>
        <vt:lpwstr>_Toc218074057</vt:lpwstr>
      </vt:variant>
      <vt:variant>
        <vt:i4>1507389</vt:i4>
      </vt:variant>
      <vt:variant>
        <vt:i4>146</vt:i4>
      </vt:variant>
      <vt:variant>
        <vt:i4>0</vt:i4>
      </vt:variant>
      <vt:variant>
        <vt:i4>5</vt:i4>
      </vt:variant>
      <vt:variant>
        <vt:lpwstr/>
      </vt:variant>
      <vt:variant>
        <vt:lpwstr>_Toc218074056</vt:lpwstr>
      </vt:variant>
      <vt:variant>
        <vt:i4>1507389</vt:i4>
      </vt:variant>
      <vt:variant>
        <vt:i4>140</vt:i4>
      </vt:variant>
      <vt:variant>
        <vt:i4>0</vt:i4>
      </vt:variant>
      <vt:variant>
        <vt:i4>5</vt:i4>
      </vt:variant>
      <vt:variant>
        <vt:lpwstr/>
      </vt:variant>
      <vt:variant>
        <vt:lpwstr>_Toc218074055</vt:lpwstr>
      </vt:variant>
      <vt:variant>
        <vt:i4>1507389</vt:i4>
      </vt:variant>
      <vt:variant>
        <vt:i4>134</vt:i4>
      </vt:variant>
      <vt:variant>
        <vt:i4>0</vt:i4>
      </vt:variant>
      <vt:variant>
        <vt:i4>5</vt:i4>
      </vt:variant>
      <vt:variant>
        <vt:lpwstr/>
      </vt:variant>
      <vt:variant>
        <vt:lpwstr>_Toc218074054</vt:lpwstr>
      </vt:variant>
      <vt:variant>
        <vt:i4>1507389</vt:i4>
      </vt:variant>
      <vt:variant>
        <vt:i4>128</vt:i4>
      </vt:variant>
      <vt:variant>
        <vt:i4>0</vt:i4>
      </vt:variant>
      <vt:variant>
        <vt:i4>5</vt:i4>
      </vt:variant>
      <vt:variant>
        <vt:lpwstr/>
      </vt:variant>
      <vt:variant>
        <vt:lpwstr>_Toc218074053</vt:lpwstr>
      </vt:variant>
      <vt:variant>
        <vt:i4>1507389</vt:i4>
      </vt:variant>
      <vt:variant>
        <vt:i4>122</vt:i4>
      </vt:variant>
      <vt:variant>
        <vt:i4>0</vt:i4>
      </vt:variant>
      <vt:variant>
        <vt:i4>5</vt:i4>
      </vt:variant>
      <vt:variant>
        <vt:lpwstr/>
      </vt:variant>
      <vt:variant>
        <vt:lpwstr>_Toc218074052</vt:lpwstr>
      </vt:variant>
      <vt:variant>
        <vt:i4>1507389</vt:i4>
      </vt:variant>
      <vt:variant>
        <vt:i4>116</vt:i4>
      </vt:variant>
      <vt:variant>
        <vt:i4>0</vt:i4>
      </vt:variant>
      <vt:variant>
        <vt:i4>5</vt:i4>
      </vt:variant>
      <vt:variant>
        <vt:lpwstr/>
      </vt:variant>
      <vt:variant>
        <vt:lpwstr>_Toc218074051</vt:lpwstr>
      </vt:variant>
      <vt:variant>
        <vt:i4>1507389</vt:i4>
      </vt:variant>
      <vt:variant>
        <vt:i4>110</vt:i4>
      </vt:variant>
      <vt:variant>
        <vt:i4>0</vt:i4>
      </vt:variant>
      <vt:variant>
        <vt:i4>5</vt:i4>
      </vt:variant>
      <vt:variant>
        <vt:lpwstr/>
      </vt:variant>
      <vt:variant>
        <vt:lpwstr>_Toc218074050</vt:lpwstr>
      </vt:variant>
      <vt:variant>
        <vt:i4>1441853</vt:i4>
      </vt:variant>
      <vt:variant>
        <vt:i4>104</vt:i4>
      </vt:variant>
      <vt:variant>
        <vt:i4>0</vt:i4>
      </vt:variant>
      <vt:variant>
        <vt:i4>5</vt:i4>
      </vt:variant>
      <vt:variant>
        <vt:lpwstr/>
      </vt:variant>
      <vt:variant>
        <vt:lpwstr>_Toc218074049</vt:lpwstr>
      </vt:variant>
      <vt:variant>
        <vt:i4>1441853</vt:i4>
      </vt:variant>
      <vt:variant>
        <vt:i4>98</vt:i4>
      </vt:variant>
      <vt:variant>
        <vt:i4>0</vt:i4>
      </vt:variant>
      <vt:variant>
        <vt:i4>5</vt:i4>
      </vt:variant>
      <vt:variant>
        <vt:lpwstr/>
      </vt:variant>
      <vt:variant>
        <vt:lpwstr>_Toc218074048</vt:lpwstr>
      </vt:variant>
      <vt:variant>
        <vt:i4>1441853</vt:i4>
      </vt:variant>
      <vt:variant>
        <vt:i4>92</vt:i4>
      </vt:variant>
      <vt:variant>
        <vt:i4>0</vt:i4>
      </vt:variant>
      <vt:variant>
        <vt:i4>5</vt:i4>
      </vt:variant>
      <vt:variant>
        <vt:lpwstr/>
      </vt:variant>
      <vt:variant>
        <vt:lpwstr>_Toc218074047</vt:lpwstr>
      </vt:variant>
      <vt:variant>
        <vt:i4>1441853</vt:i4>
      </vt:variant>
      <vt:variant>
        <vt:i4>86</vt:i4>
      </vt:variant>
      <vt:variant>
        <vt:i4>0</vt:i4>
      </vt:variant>
      <vt:variant>
        <vt:i4>5</vt:i4>
      </vt:variant>
      <vt:variant>
        <vt:lpwstr/>
      </vt:variant>
      <vt:variant>
        <vt:lpwstr>_Toc218074046</vt:lpwstr>
      </vt:variant>
      <vt:variant>
        <vt:i4>1441853</vt:i4>
      </vt:variant>
      <vt:variant>
        <vt:i4>80</vt:i4>
      </vt:variant>
      <vt:variant>
        <vt:i4>0</vt:i4>
      </vt:variant>
      <vt:variant>
        <vt:i4>5</vt:i4>
      </vt:variant>
      <vt:variant>
        <vt:lpwstr/>
      </vt:variant>
      <vt:variant>
        <vt:lpwstr>_Toc218074045</vt:lpwstr>
      </vt:variant>
      <vt:variant>
        <vt:i4>1441853</vt:i4>
      </vt:variant>
      <vt:variant>
        <vt:i4>74</vt:i4>
      </vt:variant>
      <vt:variant>
        <vt:i4>0</vt:i4>
      </vt:variant>
      <vt:variant>
        <vt:i4>5</vt:i4>
      </vt:variant>
      <vt:variant>
        <vt:lpwstr/>
      </vt:variant>
      <vt:variant>
        <vt:lpwstr>_Toc218074044</vt:lpwstr>
      </vt:variant>
      <vt:variant>
        <vt:i4>1441853</vt:i4>
      </vt:variant>
      <vt:variant>
        <vt:i4>68</vt:i4>
      </vt:variant>
      <vt:variant>
        <vt:i4>0</vt:i4>
      </vt:variant>
      <vt:variant>
        <vt:i4>5</vt:i4>
      </vt:variant>
      <vt:variant>
        <vt:lpwstr/>
      </vt:variant>
      <vt:variant>
        <vt:lpwstr>_Toc218074043</vt:lpwstr>
      </vt:variant>
      <vt:variant>
        <vt:i4>1441853</vt:i4>
      </vt:variant>
      <vt:variant>
        <vt:i4>62</vt:i4>
      </vt:variant>
      <vt:variant>
        <vt:i4>0</vt:i4>
      </vt:variant>
      <vt:variant>
        <vt:i4>5</vt:i4>
      </vt:variant>
      <vt:variant>
        <vt:lpwstr/>
      </vt:variant>
      <vt:variant>
        <vt:lpwstr>_Toc218074042</vt:lpwstr>
      </vt:variant>
      <vt:variant>
        <vt:i4>1441853</vt:i4>
      </vt:variant>
      <vt:variant>
        <vt:i4>56</vt:i4>
      </vt:variant>
      <vt:variant>
        <vt:i4>0</vt:i4>
      </vt:variant>
      <vt:variant>
        <vt:i4>5</vt:i4>
      </vt:variant>
      <vt:variant>
        <vt:lpwstr/>
      </vt:variant>
      <vt:variant>
        <vt:lpwstr>_Toc218074041</vt:lpwstr>
      </vt:variant>
      <vt:variant>
        <vt:i4>1441853</vt:i4>
      </vt:variant>
      <vt:variant>
        <vt:i4>50</vt:i4>
      </vt:variant>
      <vt:variant>
        <vt:i4>0</vt:i4>
      </vt:variant>
      <vt:variant>
        <vt:i4>5</vt:i4>
      </vt:variant>
      <vt:variant>
        <vt:lpwstr/>
      </vt:variant>
      <vt:variant>
        <vt:lpwstr>_Toc218074040</vt:lpwstr>
      </vt:variant>
      <vt:variant>
        <vt:i4>1114173</vt:i4>
      </vt:variant>
      <vt:variant>
        <vt:i4>44</vt:i4>
      </vt:variant>
      <vt:variant>
        <vt:i4>0</vt:i4>
      </vt:variant>
      <vt:variant>
        <vt:i4>5</vt:i4>
      </vt:variant>
      <vt:variant>
        <vt:lpwstr/>
      </vt:variant>
      <vt:variant>
        <vt:lpwstr>_Toc218074039</vt:lpwstr>
      </vt:variant>
      <vt:variant>
        <vt:i4>1114173</vt:i4>
      </vt:variant>
      <vt:variant>
        <vt:i4>38</vt:i4>
      </vt:variant>
      <vt:variant>
        <vt:i4>0</vt:i4>
      </vt:variant>
      <vt:variant>
        <vt:i4>5</vt:i4>
      </vt:variant>
      <vt:variant>
        <vt:lpwstr/>
      </vt:variant>
      <vt:variant>
        <vt:lpwstr>_Toc218074038</vt:lpwstr>
      </vt:variant>
      <vt:variant>
        <vt:i4>1114173</vt:i4>
      </vt:variant>
      <vt:variant>
        <vt:i4>32</vt:i4>
      </vt:variant>
      <vt:variant>
        <vt:i4>0</vt:i4>
      </vt:variant>
      <vt:variant>
        <vt:i4>5</vt:i4>
      </vt:variant>
      <vt:variant>
        <vt:lpwstr/>
      </vt:variant>
      <vt:variant>
        <vt:lpwstr>_Toc218074037</vt:lpwstr>
      </vt:variant>
      <vt:variant>
        <vt:i4>1114173</vt:i4>
      </vt:variant>
      <vt:variant>
        <vt:i4>26</vt:i4>
      </vt:variant>
      <vt:variant>
        <vt:i4>0</vt:i4>
      </vt:variant>
      <vt:variant>
        <vt:i4>5</vt:i4>
      </vt:variant>
      <vt:variant>
        <vt:lpwstr/>
      </vt:variant>
      <vt:variant>
        <vt:lpwstr>_Toc218074036</vt:lpwstr>
      </vt:variant>
      <vt:variant>
        <vt:i4>1114173</vt:i4>
      </vt:variant>
      <vt:variant>
        <vt:i4>20</vt:i4>
      </vt:variant>
      <vt:variant>
        <vt:i4>0</vt:i4>
      </vt:variant>
      <vt:variant>
        <vt:i4>5</vt:i4>
      </vt:variant>
      <vt:variant>
        <vt:lpwstr/>
      </vt:variant>
      <vt:variant>
        <vt:lpwstr>_Toc218074035</vt:lpwstr>
      </vt:variant>
      <vt:variant>
        <vt:i4>6750308</vt:i4>
      </vt:variant>
      <vt:variant>
        <vt:i4>9</vt:i4>
      </vt:variant>
      <vt:variant>
        <vt:i4>0</vt:i4>
      </vt:variant>
      <vt:variant>
        <vt:i4>5</vt:i4>
      </vt:variant>
      <vt:variant>
        <vt:lpwstr>https://endeavorirb.huronresearchsuite.com/IRB/sd/Rooms/DisplayPages/LayoutInitial?Container=com.webridge.entity.Entity%5bOID%5bCA31BEE3357B11EE138FF4678F565000%5d%5d</vt:lpwstr>
      </vt:variant>
      <vt:variant>
        <vt:lpwstr/>
      </vt:variant>
      <vt:variant>
        <vt:i4>4522058</vt:i4>
      </vt:variant>
      <vt:variant>
        <vt:i4>3</vt:i4>
      </vt:variant>
      <vt:variant>
        <vt:i4>0</vt:i4>
      </vt:variant>
      <vt:variant>
        <vt:i4>5</vt:i4>
      </vt:variant>
      <vt:variant>
        <vt:lpwstr>https://endeavorirb.huronresearchsuite.com/IRB/sd/Rooms/DisplayPages/LayoutInitial?container=com.webridge.entity.Entity%5BOID%5BCA31BEE3357B11EE138FF4678F565000%5D%5D&amp;tab2=147773F5B21DBD429EC0FB75662BD9BC</vt:lpwstr>
      </vt:variant>
      <vt:variant>
        <vt:lpwstr/>
      </vt:variant>
      <vt:variant>
        <vt:i4>1245253</vt:i4>
      </vt:variant>
      <vt:variant>
        <vt:i4>0</vt:i4>
      </vt:variant>
      <vt:variant>
        <vt:i4>0</vt:i4>
      </vt:variant>
      <vt:variant>
        <vt:i4>5</vt:i4>
      </vt:variant>
      <vt:variant>
        <vt:lpwstr>https://endeavorirb.huronresearchsuite.com/IRB/sd/Rooms/DisplayPages/LayoutInitial?container=com.webridge.entity.Entity%5BOID%5BCA31BEE3357B11EE138FF4678F565000%5D%5D&amp;tab2=294B1E5FDD6A8142A2AF57F5F7F197BF</vt:lpwstr>
      </vt:variant>
      <vt:variant>
        <vt:lpwstr/>
      </vt:variant>
      <vt:variant>
        <vt:i4>19</vt:i4>
      </vt:variant>
      <vt:variant>
        <vt:i4>0</vt:i4>
      </vt:variant>
      <vt:variant>
        <vt:i4>0</vt:i4>
      </vt:variant>
      <vt:variant>
        <vt:i4>5</vt:i4>
      </vt:variant>
      <vt:variant>
        <vt:lpwstr>https://www.fda.gov/medical-devices/software-medical-device-samd/good-machine-learning-practice-medical-device-development-guiding-principles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Hill</dc:creator>
  <cp:keywords/>
  <dc:description/>
  <cp:lastModifiedBy>Alex Fisher</cp:lastModifiedBy>
  <cp:revision>7</cp:revision>
  <dcterms:created xsi:type="dcterms:W3CDTF">2026-08-21T02:27:00Z</dcterms:created>
  <dcterms:modified xsi:type="dcterms:W3CDTF">2026-09-24T17:50:00Z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0x01010071543618D710814CB7A5D363A31D1B96</vt:lpwstr>
  </property>
  <property fmtid="{D5CDD505-2E9C-101B-9397-08002B2CF9AE}" pid="3" name="GrammarlyDocumentId">
    <vt:lpwstr>2f0a0bf43198225b1b4aa7d392a9199ffeb4bf3454b26814431bc30f96ae708b</vt:lpwstr>
  </property>
  <property fmtid="{D5CDD505-2E9C-101B-9397-08002B2CF9AE}" pid="4" name="MediaServiceImageTags">
    <vt:lpwstr/>
  </property>
  <property fmtid="{D5CDD505-2E9C-101B-9397-08002B2CF9AE}" pid="5" name="docLang">
    <vt:lpwstr>en</vt:lpwstr>
  </property>
</Properties>
</file>