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6B01" w14:textId="77777777" w:rsidR="009013AC" w:rsidRDefault="009013AC" w:rsidP="009013AC">
      <w:pPr>
        <w:pStyle w:val="Default"/>
      </w:pPr>
    </w:p>
    <w:p w14:paraId="67CEACCB" w14:textId="77777777" w:rsidR="00550791" w:rsidRDefault="00550791" w:rsidP="00550791">
      <w:pPr>
        <w:pStyle w:val="Default"/>
        <w:rPr>
          <w:rFonts w:ascii="Georgia" w:hAnsi="Georgia"/>
          <w:b/>
          <w:bCs/>
          <w:sz w:val="23"/>
          <w:szCs w:val="23"/>
        </w:rPr>
      </w:pPr>
      <w:r w:rsidRPr="00550791">
        <w:rPr>
          <w:rFonts w:ascii="Georgia" w:hAnsi="Georgia"/>
          <w:b/>
          <w:bCs/>
          <w:sz w:val="23"/>
          <w:szCs w:val="23"/>
        </w:rPr>
        <w:t>Disease Ecology at the Backyard-</w:t>
      </w:r>
      <w:commentRangeStart w:id="0"/>
      <w:r w:rsidRPr="00550791">
        <w:rPr>
          <w:rFonts w:ascii="Georgia" w:hAnsi="Georgia"/>
          <w:b/>
          <w:bCs/>
          <w:sz w:val="23"/>
          <w:szCs w:val="23"/>
        </w:rPr>
        <w:t>Forest</w:t>
      </w:r>
      <w:commentRangeEnd w:id="0"/>
      <w:r w:rsidR="00542151">
        <w:rPr>
          <w:rStyle w:val="CommentReference"/>
          <w:rFonts w:asciiTheme="minorHAnsi" w:hAnsiTheme="minorHAnsi" w:cstheme="minorBidi"/>
          <w:color w:val="auto"/>
          <w:kern w:val="2"/>
        </w:rPr>
        <w:commentReference w:id="0"/>
      </w:r>
      <w:r w:rsidRPr="00550791">
        <w:rPr>
          <w:rFonts w:ascii="Georgia" w:hAnsi="Georgia"/>
          <w:b/>
          <w:bCs/>
          <w:sz w:val="23"/>
          <w:szCs w:val="23"/>
        </w:rPr>
        <w:t xml:space="preserve"> Interface: Pathogen Dynamics in Wild Songbirds and Backyard Poultry</w:t>
      </w:r>
    </w:p>
    <w:p w14:paraId="54D275B1" w14:textId="77777777" w:rsidR="00550791" w:rsidRDefault="00550791" w:rsidP="00550791">
      <w:pPr>
        <w:pStyle w:val="Default"/>
        <w:rPr>
          <w:rFonts w:ascii="Georgia" w:hAnsi="Georgia"/>
          <w:b/>
          <w:bCs/>
          <w:sz w:val="23"/>
          <w:szCs w:val="23"/>
        </w:rPr>
      </w:pPr>
    </w:p>
    <w:p w14:paraId="54D5BD91" w14:textId="7EC7DF67" w:rsidR="009013AC" w:rsidRPr="001D56EB" w:rsidRDefault="009013AC" w:rsidP="00550791">
      <w:pPr>
        <w:pStyle w:val="Default"/>
        <w:rPr>
          <w:rFonts w:ascii="Georgia" w:hAnsi="Georgia"/>
          <w:sz w:val="22"/>
          <w:szCs w:val="22"/>
        </w:rPr>
      </w:pPr>
      <w:r w:rsidRPr="001D56EB">
        <w:rPr>
          <w:rFonts w:ascii="Georgia" w:hAnsi="Georgia"/>
          <w:b/>
          <w:bCs/>
          <w:sz w:val="22"/>
          <w:szCs w:val="22"/>
        </w:rPr>
        <w:t xml:space="preserve">INTRODUCTION </w:t>
      </w:r>
    </w:p>
    <w:p w14:paraId="13DC5497" w14:textId="1325FFC6" w:rsidR="00B469C6" w:rsidRPr="00B469C6" w:rsidRDefault="00B469C6" w:rsidP="00550791">
      <w:pPr>
        <w:spacing w:line="240" w:lineRule="auto"/>
        <w:rPr>
          <w:rFonts w:ascii="Georgia" w:hAnsi="Georgia"/>
          <w:sz w:val="22"/>
          <w:szCs w:val="22"/>
        </w:rPr>
      </w:pPr>
      <w:moveFromRangeStart w:id="1" w:author="Kelsey McCune" w:date="2026-01-14T09:17:00Z" w:name="move219274641"/>
      <w:commentRangeStart w:id="2"/>
      <w:moveFrom w:id="3" w:author="Kelsey McCune" w:date="2026-01-14T09:17:00Z" w16du:dateUtc="2026-01-14T15:17:00Z">
        <w:r w:rsidRPr="00B469C6" w:rsidDel="00542151">
          <w:rPr>
            <w:rFonts w:ascii="Georgia" w:hAnsi="Georgia"/>
            <w:sz w:val="22"/>
            <w:szCs w:val="22"/>
          </w:rPr>
          <w:t xml:space="preserve">Disease ecology examines the complex interactions between hosts, pathogens, and environmental factors that influence disease transmission and prevalence in wildlife populations (Becker et al. 2015). </w:t>
        </w:r>
      </w:moveFrom>
      <w:moveFromRangeEnd w:id="1"/>
      <w:moveToRangeStart w:id="4" w:author="Kelsey McCune" w:date="2026-01-14T09:16:00Z" w:name="move219274633"/>
      <w:moveTo w:id="5" w:author="Kelsey McCune" w:date="2026-01-14T09:16:00Z" w16du:dateUtc="2026-01-14T15:16:00Z">
        <w:r w:rsidR="00542151" w:rsidRPr="00B469C6">
          <w:rPr>
            <w:rFonts w:ascii="Georgia" w:hAnsi="Georgia"/>
            <w:sz w:val="22"/>
            <w:szCs w:val="22"/>
          </w:rPr>
          <w:t>Wildlife diseases can have significant implications for ecosystems, public health, and conservation, making it essential to identify factors that facilitate or inhibit disease transmission across different ecological contexts.</w:t>
        </w:r>
      </w:moveTo>
      <w:moveToRangeEnd w:id="4"/>
      <w:ins w:id="6" w:author="Kelsey McCune" w:date="2026-01-14T09:16:00Z" w16du:dateUtc="2026-01-14T15:16:00Z">
        <w:r w:rsidR="00542151">
          <w:rPr>
            <w:rFonts w:ascii="Georgia" w:hAnsi="Georgia"/>
            <w:sz w:val="22"/>
            <w:szCs w:val="22"/>
          </w:rPr>
          <w:t xml:space="preserve"> </w:t>
        </w:r>
      </w:ins>
      <w:r w:rsidRPr="00B469C6">
        <w:rPr>
          <w:rFonts w:ascii="Georgia" w:hAnsi="Georgia"/>
          <w:sz w:val="22"/>
          <w:szCs w:val="22"/>
        </w:rPr>
        <w:t xml:space="preserve">Understanding these dynamics is important for managing wildlife health, particularly as anthropogenic activities are increasingly changing natural landscapes and creating new pathways for pathogen spread. </w:t>
      </w:r>
      <w:moveToRangeStart w:id="7" w:author="Kelsey McCune" w:date="2026-01-14T09:17:00Z" w:name="move219274641"/>
      <w:moveTo w:id="8" w:author="Kelsey McCune" w:date="2026-01-14T09:17:00Z" w16du:dateUtc="2026-01-14T15:17:00Z">
        <w:r w:rsidR="00542151" w:rsidRPr="00B469C6">
          <w:rPr>
            <w:rFonts w:ascii="Georgia" w:hAnsi="Georgia"/>
            <w:sz w:val="22"/>
            <w:szCs w:val="22"/>
          </w:rPr>
          <w:t xml:space="preserve">Disease ecology examines the complex interactions between hosts, pathogens, and environmental factors that influence disease transmission and prevalence in wildlife populations (Becker et al. 2015). </w:t>
        </w:r>
      </w:moveTo>
      <w:moveFromRangeStart w:id="9" w:author="Kelsey McCune" w:date="2026-01-14T09:16:00Z" w:name="move219274633"/>
      <w:moveToRangeEnd w:id="7"/>
      <w:moveFrom w:id="10" w:author="Kelsey McCune" w:date="2026-01-14T09:16:00Z" w16du:dateUtc="2026-01-14T15:16:00Z">
        <w:r w:rsidRPr="00B469C6" w:rsidDel="00542151">
          <w:rPr>
            <w:rFonts w:ascii="Georgia" w:hAnsi="Georgia"/>
            <w:sz w:val="22"/>
            <w:szCs w:val="22"/>
          </w:rPr>
          <w:t>Wildlife diseases can have significant implications for ecosystems, public health, and conservation, making it essential to identify factors that facilitate or inhibit disease transmission across different ecological contexts.</w:t>
        </w:r>
      </w:moveFrom>
      <w:moveFromRangeEnd w:id="9"/>
      <w:commentRangeEnd w:id="2"/>
      <w:r w:rsidR="00542151">
        <w:rPr>
          <w:rStyle w:val="CommentReference"/>
        </w:rPr>
        <w:commentReference w:id="2"/>
      </w:r>
    </w:p>
    <w:p w14:paraId="06A5D410" w14:textId="77777777" w:rsidR="00B469C6" w:rsidRPr="00B469C6" w:rsidRDefault="00B469C6" w:rsidP="00550791">
      <w:pPr>
        <w:spacing w:line="240" w:lineRule="auto"/>
        <w:rPr>
          <w:rFonts w:ascii="Georgia" w:hAnsi="Georgia"/>
          <w:sz w:val="22"/>
          <w:szCs w:val="22"/>
        </w:rPr>
      </w:pPr>
      <w:commentRangeStart w:id="11"/>
      <w:r w:rsidRPr="00B469C6">
        <w:rPr>
          <w:rFonts w:ascii="Georgia" w:hAnsi="Georgia"/>
          <w:sz w:val="22"/>
          <w:szCs w:val="22"/>
        </w:rPr>
        <w:t xml:space="preserve">Anthropogenic food sources, such as backyard bird feeders, have become abundant features in residential landscapes and can significantly influence wildlife behavior and disease dynamics (Cox and Gaston 2016, Robb et al. 2008). Bird </w:t>
      </w:r>
      <w:proofErr w:type="gramStart"/>
      <w:r w:rsidRPr="00B469C6">
        <w:rPr>
          <w:rFonts w:ascii="Georgia" w:hAnsi="Georgia"/>
          <w:sz w:val="22"/>
          <w:szCs w:val="22"/>
        </w:rPr>
        <w:t>feeders</w:t>
      </w:r>
      <w:proofErr w:type="gramEnd"/>
      <w:r w:rsidRPr="00B469C6">
        <w:rPr>
          <w:rFonts w:ascii="Georgia" w:hAnsi="Georgia"/>
          <w:sz w:val="22"/>
          <w:szCs w:val="22"/>
        </w:rPr>
        <w:t xml:space="preserve"> aggregate individuals from multiple species in confined spaces, potentially increasing contact rates and facilitating pathogen transmission through fecal contamination of food and water sources (Becker and Hall 2014, Becker et al. 2015). These artificial feeding sites may serve as hotspots for disease transmission, particularly for fecal-oral pathogens that thrive in environments with high host-density and repeated visitation patterns (Ayala et al. 2022).</w:t>
      </w:r>
    </w:p>
    <w:p w14:paraId="22C52DED" w14:textId="77777777" w:rsidR="00B469C6" w:rsidRPr="00B469C6" w:rsidRDefault="00B469C6" w:rsidP="00550791">
      <w:pPr>
        <w:spacing w:line="240" w:lineRule="auto"/>
        <w:rPr>
          <w:rFonts w:ascii="Georgia" w:hAnsi="Georgia"/>
          <w:sz w:val="22"/>
          <w:szCs w:val="22"/>
        </w:rPr>
      </w:pPr>
      <w:r w:rsidRPr="00B469C6">
        <w:rPr>
          <w:rFonts w:ascii="Georgia" w:hAnsi="Georgia"/>
          <w:sz w:val="22"/>
          <w:szCs w:val="22"/>
        </w:rPr>
        <w:t>Despite growing recognition of bird feeders as potential disease transmission sites, significant knowledge gaps remain regarding which species utilize feeders most frequently and how feeder use patterns relate to disease prevalence in wild songbird populations. The interface between wild songbirds and backyard poultry is an overlooked pathway for pathogen exchange, particularly in suburban and rural areas where both populations overlap spatially (Ayala et al. 2022). Understanding the frequency and patterns of feeder use by songbird species, along with spatial and resource overlap with backyard poultry, is essential for assessing disease risk and identifying which species may serve as reservoirs or vectors for pathogens of concern.</w:t>
      </w:r>
      <w:commentRangeEnd w:id="11"/>
      <w:r w:rsidR="00542151">
        <w:rPr>
          <w:rStyle w:val="CommentReference"/>
        </w:rPr>
        <w:commentReference w:id="11"/>
      </w:r>
    </w:p>
    <w:p w14:paraId="017F94D9" w14:textId="77777777" w:rsidR="00B469C6" w:rsidRPr="00B469C6" w:rsidRDefault="00B469C6" w:rsidP="00550791">
      <w:pPr>
        <w:spacing w:line="240" w:lineRule="auto"/>
        <w:rPr>
          <w:rFonts w:ascii="Georgia" w:hAnsi="Georgia"/>
          <w:sz w:val="22"/>
          <w:szCs w:val="22"/>
        </w:rPr>
      </w:pPr>
      <w:commentRangeStart w:id="12"/>
      <w:r w:rsidRPr="00B469C6">
        <w:rPr>
          <w:rFonts w:ascii="Georgia" w:hAnsi="Georgia"/>
          <w:sz w:val="22"/>
          <w:szCs w:val="22"/>
        </w:rPr>
        <w:t xml:space="preserve">Historical research </w:t>
      </w:r>
      <w:commentRangeEnd w:id="12"/>
      <w:r w:rsidR="00542151">
        <w:rPr>
          <w:rStyle w:val="CommentReference"/>
        </w:rPr>
        <w:commentReference w:id="12"/>
      </w:r>
      <w:r w:rsidRPr="00B469C6">
        <w:rPr>
          <w:rFonts w:ascii="Georgia" w:hAnsi="Georgia"/>
          <w:sz w:val="22"/>
          <w:szCs w:val="22"/>
        </w:rPr>
        <w:t xml:space="preserve">has documented the presence and outbreaks of various pathogens in wild bird populations, including </w:t>
      </w:r>
      <w:r w:rsidRPr="00B469C6">
        <w:rPr>
          <w:rFonts w:ascii="Georgia" w:hAnsi="Georgia"/>
          <w:i/>
          <w:iCs/>
          <w:sz w:val="22"/>
          <w:szCs w:val="22"/>
        </w:rPr>
        <w:t>Salmonella enterica</w:t>
      </w:r>
      <w:r w:rsidRPr="00B469C6">
        <w:rPr>
          <w:rFonts w:ascii="Georgia" w:hAnsi="Georgia"/>
          <w:sz w:val="22"/>
          <w:szCs w:val="22"/>
        </w:rPr>
        <w:t xml:space="preserve">, </w:t>
      </w:r>
      <w:r w:rsidRPr="00B469C6">
        <w:rPr>
          <w:rFonts w:ascii="Georgia" w:hAnsi="Georgia"/>
          <w:i/>
          <w:iCs/>
          <w:sz w:val="22"/>
          <w:szCs w:val="22"/>
        </w:rPr>
        <w:t>Escherichia coli</w:t>
      </w:r>
      <w:r w:rsidRPr="00B469C6">
        <w:rPr>
          <w:rFonts w:ascii="Georgia" w:hAnsi="Georgia"/>
          <w:sz w:val="22"/>
          <w:szCs w:val="22"/>
        </w:rPr>
        <w:t xml:space="preserve">, and other infectious pathogens (Hall and Saito 2008). </w:t>
      </w:r>
      <w:r w:rsidRPr="00B469C6">
        <w:rPr>
          <w:rFonts w:ascii="Georgia" w:hAnsi="Georgia"/>
          <w:i/>
          <w:iCs/>
          <w:sz w:val="22"/>
          <w:szCs w:val="22"/>
        </w:rPr>
        <w:t>S. enterica</w:t>
      </w:r>
      <w:r w:rsidRPr="00B469C6">
        <w:rPr>
          <w:rFonts w:ascii="Georgia" w:hAnsi="Georgia"/>
          <w:sz w:val="22"/>
          <w:szCs w:val="22"/>
        </w:rPr>
        <w:t xml:space="preserve"> has been identified as a significant contributor to mortality in many species of birds, particularly in passerines, with nearly two-thirds of passerine mortality events occurring near bird feeders (Hall and Saito 2008). Recent outbreaks have further highlighted the public health risks associated with wild songbirds and bird feeders, with documented human cases linked to contact with infected birds and contaminated feeding stations (CDC 2021). Yet the role of anthropogenic feeding in maintaining or amplifying these pathogens remains misunderstood. Previous studies have identified disease outbreaks at feeding stations, but the relationship between feeder visitation frequency, species-specific behavior, and individual infection status has not been thoroughly investigated. The potential for pathogen spillover between wild songbirds and backyard chickens at shared feeding sites presents additional concerns that have received limited attention, particularly concerning biosecurity and public health (Ayala et al. 2022).</w:t>
      </w:r>
    </w:p>
    <w:p w14:paraId="167E01B5" w14:textId="77777777" w:rsidR="00B469C6" w:rsidRPr="00B469C6" w:rsidRDefault="00B469C6" w:rsidP="00550791">
      <w:pPr>
        <w:spacing w:line="240" w:lineRule="auto"/>
        <w:rPr>
          <w:rFonts w:ascii="Georgia" w:hAnsi="Georgia"/>
          <w:b/>
          <w:bCs/>
          <w:sz w:val="22"/>
          <w:szCs w:val="22"/>
        </w:rPr>
      </w:pPr>
      <w:r w:rsidRPr="00B469C6">
        <w:rPr>
          <w:rFonts w:ascii="Georgia" w:hAnsi="Georgia"/>
          <w:b/>
          <w:bCs/>
          <w:sz w:val="22"/>
          <w:szCs w:val="22"/>
        </w:rPr>
        <w:t>OVERARCHING GOALS AND HYPOTHESES</w:t>
      </w:r>
    </w:p>
    <w:p w14:paraId="7B142B0F" w14:textId="0405379C" w:rsidR="00B469C6" w:rsidRPr="00B469C6" w:rsidRDefault="00B469C6" w:rsidP="00550791">
      <w:pPr>
        <w:spacing w:line="240" w:lineRule="auto"/>
        <w:rPr>
          <w:rFonts w:ascii="Georgia" w:hAnsi="Georgia"/>
          <w:sz w:val="22"/>
          <w:szCs w:val="22"/>
        </w:rPr>
      </w:pPr>
      <w:r w:rsidRPr="00B469C6">
        <w:rPr>
          <w:rFonts w:ascii="Georgia" w:hAnsi="Georgia"/>
          <w:sz w:val="22"/>
          <w:szCs w:val="22"/>
        </w:rPr>
        <w:t>The overarching goal of this study is to investigate disease prevalence</w:t>
      </w:r>
      <w:ins w:id="13" w:author="Kelsey McCune" w:date="2026-01-14T09:44:00Z" w16du:dateUtc="2026-01-14T15:44:00Z">
        <w:r w:rsidR="00542151">
          <w:rPr>
            <w:rFonts w:ascii="Georgia" w:hAnsi="Georgia"/>
            <w:sz w:val="22"/>
            <w:szCs w:val="22"/>
          </w:rPr>
          <w:t xml:space="preserve"> and homeowner knowledge</w:t>
        </w:r>
      </w:ins>
      <w:r w:rsidRPr="00B469C6">
        <w:rPr>
          <w:rFonts w:ascii="Georgia" w:hAnsi="Georgia"/>
          <w:sz w:val="22"/>
          <w:szCs w:val="22"/>
        </w:rPr>
        <w:t xml:space="preserve"> </w:t>
      </w:r>
      <w:ins w:id="14" w:author="Kelsey McCune" w:date="2026-01-14T09:43:00Z" w16du:dateUtc="2026-01-14T15:43:00Z">
        <w:r w:rsidR="00542151">
          <w:rPr>
            <w:rFonts w:ascii="Georgia" w:hAnsi="Georgia"/>
            <w:sz w:val="22"/>
            <w:szCs w:val="22"/>
          </w:rPr>
          <w:t>related to</w:t>
        </w:r>
      </w:ins>
      <w:del w:id="15" w:author="Kelsey McCune" w:date="2026-01-14T09:43:00Z" w16du:dateUtc="2026-01-14T15:43:00Z">
        <w:r w:rsidRPr="00B469C6" w:rsidDel="00542151">
          <w:rPr>
            <w:rFonts w:ascii="Georgia" w:hAnsi="Georgia"/>
            <w:sz w:val="22"/>
            <w:szCs w:val="22"/>
          </w:rPr>
          <w:delText>and</w:delText>
        </w:r>
      </w:del>
      <w:r w:rsidRPr="00B469C6">
        <w:rPr>
          <w:rFonts w:ascii="Georgia" w:hAnsi="Georgia"/>
          <w:sz w:val="22"/>
          <w:szCs w:val="22"/>
        </w:rPr>
        <w:t xml:space="preserve"> </w:t>
      </w:r>
      <w:ins w:id="16" w:author="Kelsey McCune" w:date="2026-01-14T09:44:00Z" w16du:dateUtc="2026-01-14T15:44:00Z">
        <w:r w:rsidR="00542151">
          <w:rPr>
            <w:rFonts w:ascii="Georgia" w:hAnsi="Georgia"/>
            <w:sz w:val="22"/>
            <w:szCs w:val="22"/>
          </w:rPr>
          <w:t xml:space="preserve">human </w:t>
        </w:r>
      </w:ins>
      <w:del w:id="17" w:author="Kelsey McCune" w:date="2026-01-14T09:43:00Z" w16du:dateUtc="2026-01-14T15:43:00Z">
        <w:r w:rsidRPr="00B469C6" w:rsidDel="00542151">
          <w:rPr>
            <w:rFonts w:ascii="Georgia" w:hAnsi="Georgia"/>
            <w:sz w:val="22"/>
            <w:szCs w:val="22"/>
          </w:rPr>
          <w:delText>feeder use patterns in songbirds at the</w:delText>
        </w:r>
      </w:del>
      <w:ins w:id="18" w:author="Kelsey McCune" w:date="2026-01-14T09:43:00Z" w16du:dateUtc="2026-01-14T15:43:00Z">
        <w:r w:rsidR="00542151">
          <w:rPr>
            <w:rFonts w:ascii="Georgia" w:hAnsi="Georgia"/>
            <w:sz w:val="22"/>
            <w:szCs w:val="22"/>
          </w:rPr>
          <w:t>activ</w:t>
        </w:r>
      </w:ins>
      <w:ins w:id="19" w:author="Kelsey McCune" w:date="2026-01-14T09:44:00Z" w16du:dateUtc="2026-01-14T15:44:00Z">
        <w:r w:rsidR="00542151">
          <w:rPr>
            <w:rFonts w:ascii="Georgia" w:hAnsi="Georgia"/>
            <w:sz w:val="22"/>
            <w:szCs w:val="22"/>
          </w:rPr>
          <w:t>ities at the</w:t>
        </w:r>
      </w:ins>
      <w:r w:rsidRPr="00B469C6">
        <w:rPr>
          <w:rFonts w:ascii="Georgia" w:hAnsi="Georgia"/>
          <w:sz w:val="22"/>
          <w:szCs w:val="22"/>
        </w:rPr>
        <w:t xml:space="preserve"> </w:t>
      </w:r>
      <w:del w:id="20" w:author="Kelsey McCune" w:date="2026-01-14T09:44:00Z" w16du:dateUtc="2026-01-14T15:44:00Z">
        <w:r w:rsidRPr="00B469C6" w:rsidDel="00542151">
          <w:rPr>
            <w:rFonts w:ascii="Georgia" w:hAnsi="Georgia"/>
            <w:sz w:val="22"/>
            <w:szCs w:val="22"/>
          </w:rPr>
          <w:delText>backyard-forest</w:delText>
        </w:r>
      </w:del>
      <w:ins w:id="21" w:author="Kelsey McCune" w:date="2026-01-14T09:44:00Z" w16du:dateUtc="2026-01-14T15:44:00Z">
        <w:r w:rsidR="00542151">
          <w:rPr>
            <w:rFonts w:ascii="Georgia" w:hAnsi="Georgia"/>
            <w:sz w:val="22"/>
            <w:szCs w:val="22"/>
          </w:rPr>
          <w:t>human-wildlife backyard</w:t>
        </w:r>
      </w:ins>
      <w:r w:rsidRPr="00B469C6">
        <w:rPr>
          <w:rFonts w:ascii="Georgia" w:hAnsi="Georgia"/>
          <w:sz w:val="22"/>
          <w:szCs w:val="22"/>
        </w:rPr>
        <w:t xml:space="preserve"> interface in central Alabama</w:t>
      </w:r>
      <w:commentRangeStart w:id="22"/>
      <w:del w:id="23" w:author="Kelsey McCune" w:date="2026-01-14T09:44:00Z" w16du:dateUtc="2026-01-14T15:44:00Z">
        <w:r w:rsidRPr="00B469C6" w:rsidDel="00542151">
          <w:rPr>
            <w:rFonts w:ascii="Georgia" w:hAnsi="Georgia"/>
            <w:sz w:val="22"/>
            <w:szCs w:val="22"/>
          </w:rPr>
          <w:delText>,</w:delText>
        </w:r>
      </w:del>
      <w:del w:id="24" w:author="Kelsey McCune" w:date="2026-01-14T09:35:00Z" w16du:dateUtc="2026-01-14T15:35:00Z">
        <w:r w:rsidRPr="00B469C6" w:rsidDel="00542151">
          <w:rPr>
            <w:rFonts w:ascii="Georgia" w:hAnsi="Georgia"/>
            <w:sz w:val="22"/>
            <w:szCs w:val="22"/>
          </w:rPr>
          <w:delText xml:space="preserve"> with specific focus on </w:delText>
        </w:r>
        <w:r w:rsidRPr="00B469C6" w:rsidDel="00542151">
          <w:rPr>
            <w:rFonts w:ascii="Georgia" w:hAnsi="Georgia"/>
            <w:i/>
            <w:iCs/>
            <w:sz w:val="22"/>
            <w:szCs w:val="22"/>
          </w:rPr>
          <w:delText>S. enterica</w:delText>
        </w:r>
        <w:r w:rsidRPr="00B469C6" w:rsidDel="00542151">
          <w:rPr>
            <w:rFonts w:ascii="Georgia" w:hAnsi="Georgia"/>
            <w:sz w:val="22"/>
            <w:szCs w:val="22"/>
          </w:rPr>
          <w:delText xml:space="preserve"> and </w:delText>
        </w:r>
        <w:r w:rsidRPr="00B469C6" w:rsidDel="00542151">
          <w:rPr>
            <w:rFonts w:ascii="Georgia" w:hAnsi="Georgia"/>
            <w:i/>
            <w:iCs/>
            <w:sz w:val="22"/>
            <w:szCs w:val="22"/>
          </w:rPr>
          <w:delText>E. coli</w:delText>
        </w:r>
        <w:r w:rsidRPr="00B469C6" w:rsidDel="00542151">
          <w:rPr>
            <w:rFonts w:ascii="Georgia" w:hAnsi="Georgia"/>
            <w:sz w:val="22"/>
            <w:szCs w:val="22"/>
          </w:rPr>
          <w:delText xml:space="preserve"> as indicator pathogens</w:delText>
        </w:r>
      </w:del>
      <w:r w:rsidRPr="00B469C6">
        <w:rPr>
          <w:rFonts w:ascii="Georgia" w:hAnsi="Georgia"/>
          <w:sz w:val="22"/>
          <w:szCs w:val="22"/>
        </w:rPr>
        <w:t>.</w:t>
      </w:r>
      <w:del w:id="25" w:author="Kelsey McCune" w:date="2026-01-14T09:46:00Z" w16du:dateUtc="2026-01-14T15:46:00Z">
        <w:r w:rsidRPr="00B469C6" w:rsidDel="00542151">
          <w:rPr>
            <w:rFonts w:ascii="Georgia" w:hAnsi="Georgia"/>
            <w:sz w:val="22"/>
            <w:szCs w:val="22"/>
          </w:rPr>
          <w:delText xml:space="preserve"> By capturing and sampling wild songbirds at sites with bird feeders and backyard poultry, I will assess disease prevalence across species and </w:delText>
        </w:r>
      </w:del>
      <w:del w:id="26" w:author="Kelsey McCune" w:date="2026-01-14T09:39:00Z" w16du:dateUtc="2026-01-14T15:39:00Z">
        <w:r w:rsidRPr="00B469C6" w:rsidDel="00542151">
          <w:rPr>
            <w:rFonts w:ascii="Georgia" w:hAnsi="Georgia"/>
            <w:sz w:val="22"/>
            <w:szCs w:val="22"/>
          </w:rPr>
          <w:delText xml:space="preserve">will </w:delText>
        </w:r>
      </w:del>
      <w:del w:id="27" w:author="Kelsey McCune" w:date="2026-01-14T09:46:00Z" w16du:dateUtc="2026-01-14T15:46:00Z">
        <w:r w:rsidRPr="00B469C6" w:rsidDel="00542151">
          <w:rPr>
            <w:rFonts w:ascii="Georgia" w:hAnsi="Georgia"/>
            <w:sz w:val="22"/>
            <w:szCs w:val="22"/>
          </w:rPr>
          <w:delText xml:space="preserve">examine how feeder use </w:delText>
        </w:r>
      </w:del>
      <w:del w:id="28" w:author="Kelsey McCune" w:date="2026-01-14T09:37:00Z" w16du:dateUtc="2026-01-14T15:37:00Z">
        <w:r w:rsidRPr="00B469C6" w:rsidDel="00542151">
          <w:rPr>
            <w:rFonts w:ascii="Georgia" w:hAnsi="Georgia"/>
            <w:sz w:val="22"/>
            <w:szCs w:val="22"/>
          </w:rPr>
          <w:delText xml:space="preserve">frequency </w:delText>
        </w:r>
      </w:del>
      <w:del w:id="29" w:author="Kelsey McCune" w:date="2026-01-14T09:46:00Z" w16du:dateUtc="2026-01-14T15:46:00Z">
        <w:r w:rsidRPr="00B469C6" w:rsidDel="00542151">
          <w:rPr>
            <w:rFonts w:ascii="Georgia" w:hAnsi="Georgia"/>
            <w:sz w:val="22"/>
            <w:szCs w:val="22"/>
          </w:rPr>
          <w:delText>correlates with pathogen presence</w:delText>
        </w:r>
      </w:del>
      <w:commentRangeEnd w:id="22"/>
      <w:r w:rsidR="00542151">
        <w:rPr>
          <w:rStyle w:val="CommentReference"/>
        </w:rPr>
        <w:commentReference w:id="22"/>
      </w:r>
      <w:commentRangeStart w:id="30"/>
      <w:del w:id="31" w:author="Kelsey McCune" w:date="2026-01-14T09:46:00Z" w16du:dateUtc="2026-01-14T15:46:00Z">
        <w:r w:rsidRPr="00B469C6" w:rsidDel="00542151">
          <w:rPr>
            <w:rFonts w:ascii="Georgia" w:hAnsi="Georgia"/>
            <w:sz w:val="22"/>
            <w:szCs w:val="22"/>
          </w:rPr>
          <w:delText>.</w:delText>
        </w:r>
      </w:del>
      <w:r w:rsidRPr="00B469C6">
        <w:rPr>
          <w:rFonts w:ascii="Georgia" w:hAnsi="Georgia"/>
          <w:sz w:val="22"/>
          <w:szCs w:val="22"/>
        </w:rPr>
        <w:t xml:space="preserve"> The specific objectives</w:t>
      </w:r>
      <w:commentRangeEnd w:id="30"/>
      <w:r w:rsidR="00542151">
        <w:rPr>
          <w:rStyle w:val="CommentReference"/>
        </w:rPr>
        <w:commentReference w:id="30"/>
      </w:r>
      <w:r w:rsidRPr="00B469C6">
        <w:rPr>
          <w:rFonts w:ascii="Georgia" w:hAnsi="Georgia"/>
          <w:sz w:val="22"/>
          <w:szCs w:val="22"/>
        </w:rPr>
        <w:t xml:space="preserve"> are to: (1) determine disease prevalence (</w:t>
      </w:r>
      <w:r w:rsidRPr="00B469C6">
        <w:rPr>
          <w:rFonts w:ascii="Georgia" w:hAnsi="Georgia"/>
          <w:i/>
          <w:iCs/>
          <w:sz w:val="22"/>
          <w:szCs w:val="22"/>
        </w:rPr>
        <w:t>S. enterica</w:t>
      </w:r>
      <w:r w:rsidRPr="00B469C6">
        <w:rPr>
          <w:rFonts w:ascii="Georgia" w:hAnsi="Georgia"/>
          <w:sz w:val="22"/>
          <w:szCs w:val="22"/>
        </w:rPr>
        <w:t xml:space="preserve"> and </w:t>
      </w:r>
      <w:r w:rsidRPr="00B469C6">
        <w:rPr>
          <w:rFonts w:ascii="Georgia" w:hAnsi="Georgia"/>
          <w:i/>
          <w:iCs/>
          <w:sz w:val="22"/>
          <w:szCs w:val="22"/>
        </w:rPr>
        <w:t>E. coli</w:t>
      </w:r>
      <w:r w:rsidRPr="00B469C6">
        <w:rPr>
          <w:rFonts w:ascii="Georgia" w:hAnsi="Georgia"/>
          <w:sz w:val="22"/>
          <w:szCs w:val="22"/>
        </w:rPr>
        <w:t>) in wild songbirds at backyard-forest interface sites with bird feeders and/or backyard chickens; (2) quantify feeder use patterns and social interactions among songbird species using</w:t>
      </w:r>
      <w:r w:rsidR="00BA35EB">
        <w:rPr>
          <w:rFonts w:ascii="Georgia" w:hAnsi="Georgia"/>
          <w:sz w:val="22"/>
          <w:szCs w:val="22"/>
        </w:rPr>
        <w:t xml:space="preserve"> </w:t>
      </w:r>
      <w:r w:rsidR="00BA35EB">
        <w:rPr>
          <w:rFonts w:ascii="Georgia" w:hAnsi="Georgia"/>
          <w:sz w:val="22"/>
          <w:szCs w:val="22"/>
        </w:rPr>
        <w:lastRenderedPageBreak/>
        <w:t xml:space="preserve">RFID antenna systems and </w:t>
      </w:r>
      <w:ins w:id="32" w:author="Kelsey McCune" w:date="2026-01-14T09:40:00Z" w16du:dateUtc="2026-01-14T15:40:00Z">
        <w:r w:rsidR="00542151">
          <w:rPr>
            <w:rFonts w:ascii="Georgia" w:hAnsi="Georgia"/>
            <w:sz w:val="22"/>
            <w:szCs w:val="22"/>
          </w:rPr>
          <w:t xml:space="preserve">point count </w:t>
        </w:r>
      </w:ins>
      <w:r w:rsidR="00BA35EB">
        <w:rPr>
          <w:rFonts w:ascii="Georgia" w:hAnsi="Georgia"/>
          <w:sz w:val="22"/>
          <w:szCs w:val="22"/>
        </w:rPr>
        <w:t>survey data</w:t>
      </w:r>
      <w:r w:rsidRPr="00B469C6">
        <w:rPr>
          <w:rFonts w:ascii="Georgia" w:hAnsi="Georgia"/>
          <w:sz w:val="22"/>
          <w:szCs w:val="22"/>
        </w:rPr>
        <w:t xml:space="preserve">; (3) </w:t>
      </w:r>
      <w:commentRangeStart w:id="33"/>
      <w:r w:rsidRPr="00B469C6">
        <w:rPr>
          <w:rFonts w:ascii="Georgia" w:hAnsi="Georgia"/>
          <w:sz w:val="22"/>
          <w:szCs w:val="22"/>
        </w:rPr>
        <w:t xml:space="preserve">assess the relationship between feeder use frequency and pathogen presence in individual birds; </w:t>
      </w:r>
      <w:commentRangeEnd w:id="33"/>
      <w:r w:rsidR="00542151">
        <w:rPr>
          <w:rStyle w:val="CommentReference"/>
        </w:rPr>
        <w:commentReference w:id="33"/>
      </w:r>
      <w:r w:rsidRPr="00B469C6">
        <w:rPr>
          <w:rFonts w:ascii="Georgia" w:hAnsi="Georgia"/>
          <w:sz w:val="22"/>
          <w:szCs w:val="22"/>
        </w:rPr>
        <w:t>and (4) evaluate the role of backyard chickens and human activity in pathogen spillover risk at the backyard-forest interface.</w:t>
      </w:r>
    </w:p>
    <w:p w14:paraId="3CF552C5" w14:textId="14FE4C26" w:rsidR="009013AC" w:rsidRPr="009013AC" w:rsidRDefault="00B469C6" w:rsidP="00550791">
      <w:pPr>
        <w:spacing w:line="240" w:lineRule="auto"/>
        <w:rPr>
          <w:rFonts w:ascii="Georgia" w:hAnsi="Georgia"/>
          <w:sz w:val="22"/>
          <w:szCs w:val="22"/>
        </w:rPr>
      </w:pPr>
      <w:r w:rsidRPr="00B469C6">
        <w:rPr>
          <w:rFonts w:ascii="Georgia" w:hAnsi="Georgia"/>
          <w:sz w:val="22"/>
          <w:szCs w:val="22"/>
        </w:rPr>
        <w:t>I hypothesize that the aggregation of bird feeders, backyard poultry, and human activity increases the likelihood of infectious disease at the backyard-forest interface. Specifically, I predict that: (1) songbirds with higher feeder visitation rates will have higher pathogen prevalence due to increased exposure at contaminated feeding sites; (2) sites with both feeders and backyard chickens will show higher disease prevalence than feeder-only sites due to additional pathogen sources and increased contact opportunities; and (3) species that exhibit more frequent social interactions and aggressive behavior at feeders will show higher infection rates due to increased contact rates with conspecifics and contaminated surfaces</w:t>
      </w:r>
      <w:r w:rsidR="009013AC" w:rsidRPr="009013AC">
        <w:rPr>
          <w:rFonts w:ascii="Georgia" w:hAnsi="Georgia"/>
          <w:sz w:val="22"/>
          <w:szCs w:val="22"/>
        </w:rPr>
        <w:t>.</w:t>
      </w:r>
    </w:p>
    <w:p w14:paraId="3E0FCDEC" w14:textId="47FCEB49" w:rsidR="00F35181" w:rsidRDefault="00542151" w:rsidP="00550791">
      <w:pPr>
        <w:spacing w:line="240" w:lineRule="auto"/>
        <w:rPr>
          <w:rFonts w:ascii="Georgia" w:hAnsi="Georgia"/>
        </w:rPr>
      </w:pPr>
      <w:r>
        <w:rPr>
          <w:rFonts w:ascii="Georgia" w:hAnsi="Georgia"/>
          <w:noProof/>
          <w:sz w:val="22"/>
          <w:szCs w:val="22"/>
        </w:rPr>
      </w:r>
      <w:r w:rsidR="00542151">
        <w:rPr>
          <w:rFonts w:ascii="Georgia" w:hAnsi="Georgia"/>
          <w:noProof/>
          <w:sz w:val="22"/>
          <w:szCs w:val="22"/>
        </w:rPr>
        <w:pict w14:anchorId="7C5AC013">
          <v:rect id="_x0000_i1025" alt="" style="width:468pt;height:.05pt;mso-width-percent:0;mso-height-percent:0;mso-width-percent:0;mso-height-percent:0" o:hralign="center" o:hrstd="t" o:hr="t" fillcolor="#a0a0a0" stroked="f"/>
        </w:pict>
      </w:r>
    </w:p>
    <w:p w14:paraId="6514D8EC" w14:textId="77777777" w:rsidR="00E0768E" w:rsidRPr="00E0768E" w:rsidRDefault="00E0768E" w:rsidP="00550791">
      <w:pPr>
        <w:spacing w:line="240" w:lineRule="auto"/>
        <w:rPr>
          <w:rFonts w:ascii="Georgia" w:hAnsi="Georgia"/>
          <w:b/>
          <w:bCs/>
        </w:rPr>
      </w:pPr>
      <w:commentRangeStart w:id="34"/>
      <w:r w:rsidRPr="00E0768E">
        <w:rPr>
          <w:rFonts w:ascii="Georgia" w:hAnsi="Georgia"/>
          <w:b/>
          <w:bCs/>
        </w:rPr>
        <w:t>METHODS</w:t>
      </w:r>
      <w:commentRangeEnd w:id="34"/>
      <w:r w:rsidR="00542151">
        <w:rPr>
          <w:rStyle w:val="CommentReference"/>
        </w:rPr>
        <w:commentReference w:id="34"/>
      </w:r>
    </w:p>
    <w:p w14:paraId="6BD2B710" w14:textId="77777777" w:rsidR="00E0768E" w:rsidRPr="00E0768E" w:rsidRDefault="00E0768E" w:rsidP="00550791">
      <w:pPr>
        <w:spacing w:line="240" w:lineRule="auto"/>
        <w:rPr>
          <w:rFonts w:ascii="Georgia" w:hAnsi="Georgia"/>
          <w:b/>
          <w:bCs/>
        </w:rPr>
      </w:pPr>
      <w:r w:rsidRPr="00E0768E">
        <w:rPr>
          <w:rFonts w:ascii="Georgia" w:hAnsi="Georgia"/>
          <w:b/>
          <w:bCs/>
        </w:rPr>
        <w:t>Study Area and Site Selection</w:t>
      </w:r>
    </w:p>
    <w:p w14:paraId="3C592CBD" w14:textId="0F4F7E1D" w:rsidR="00DC2D44" w:rsidRPr="00DC2D44" w:rsidRDefault="00DC2D44" w:rsidP="00550791">
      <w:pPr>
        <w:spacing w:line="240" w:lineRule="auto"/>
        <w:rPr>
          <w:rFonts w:ascii="Georgia" w:hAnsi="Georgia"/>
        </w:rPr>
      </w:pPr>
      <w:r w:rsidRPr="00DC2D44">
        <w:rPr>
          <w:rFonts w:ascii="Georgia" w:hAnsi="Georgia"/>
        </w:rPr>
        <w:t xml:space="preserve">This study will be conducted in the Auburn area of central Alabama, a region </w:t>
      </w:r>
      <w:r>
        <w:rPr>
          <w:rFonts w:ascii="Georgia" w:hAnsi="Georgia"/>
        </w:rPr>
        <w:t>dominated</w:t>
      </w:r>
      <w:r w:rsidRPr="00DC2D44">
        <w:rPr>
          <w:rFonts w:ascii="Georgia" w:hAnsi="Georgia"/>
        </w:rPr>
        <w:t xml:space="preserve"> by mixed pine-hardwood forests interspersed with residential development. Eight</w:t>
      </w:r>
      <w:r>
        <w:rPr>
          <w:rFonts w:ascii="Georgia" w:hAnsi="Georgia"/>
        </w:rPr>
        <w:t xml:space="preserve"> to ten</w:t>
      </w:r>
      <w:r w:rsidRPr="00DC2D44">
        <w:rPr>
          <w:rFonts w:ascii="Georgia" w:hAnsi="Georgia"/>
        </w:rPr>
        <w:t xml:space="preserve"> sites will be sampled on a monthly rotation, representing a gradient of anthropogenic influence at the backyard-forest interface. Sites are categorized into four treatment types: (1) control sites with no bird feeders or backyard poultry, (2) sites with bird feeders only, (3) sites with backyard chickens only, and (4) sites with both bird feeders and backyard chickens. Site selection prioritizes locations where </w:t>
      </w:r>
      <w:commentRangeStart w:id="35"/>
      <w:r w:rsidRPr="00DC2D44">
        <w:rPr>
          <w:rFonts w:ascii="Georgia" w:hAnsi="Georgia"/>
        </w:rPr>
        <w:t>residential backyards adjoin forested habitats</w:t>
      </w:r>
      <w:commentRangeEnd w:id="35"/>
      <w:r w:rsidR="00542151">
        <w:rPr>
          <w:rStyle w:val="CommentReference"/>
        </w:rPr>
        <w:commentReference w:id="35"/>
      </w:r>
      <w:r w:rsidRPr="00DC2D44">
        <w:rPr>
          <w:rFonts w:ascii="Georgia" w:hAnsi="Georgia"/>
        </w:rPr>
        <w:t>, allowing for assessment of pathogen dynamics at the interface between human-modified and natural landscapes.</w:t>
      </w:r>
    </w:p>
    <w:p w14:paraId="44161997" w14:textId="77777777" w:rsidR="00DC2D44" w:rsidRPr="00DC2D44" w:rsidRDefault="00DC2D44" w:rsidP="00550791">
      <w:pPr>
        <w:spacing w:line="240" w:lineRule="auto"/>
        <w:rPr>
          <w:rFonts w:ascii="Georgia" w:hAnsi="Georgia"/>
        </w:rPr>
      </w:pPr>
      <w:r w:rsidRPr="00DC2D44">
        <w:rPr>
          <w:rFonts w:ascii="Georgia" w:hAnsi="Georgia"/>
        </w:rPr>
        <w:t>At each site, habitat and anthropogenic features will be characterized using a standardized household questionnaire (Appendix A). This questionnaire collects information on feeder type and placement, number and species of backyard poultry, proximity of feeders and chicken coops to forest edges, and general household practices related to bird feeding and poultry husbandry. These data will enable assessment of site-level factors that may influence disease transmission risk.</w:t>
      </w:r>
    </w:p>
    <w:p w14:paraId="1EE081E9" w14:textId="77777777" w:rsidR="00DC2D44" w:rsidRPr="00DC2D44" w:rsidRDefault="00DC2D44" w:rsidP="00550791">
      <w:pPr>
        <w:spacing w:line="240" w:lineRule="auto"/>
        <w:rPr>
          <w:rFonts w:ascii="Georgia" w:hAnsi="Georgia"/>
          <w:b/>
          <w:bCs/>
        </w:rPr>
      </w:pPr>
      <w:r w:rsidRPr="00DC2D44">
        <w:rPr>
          <w:rFonts w:ascii="Georgia" w:hAnsi="Georgia"/>
          <w:b/>
          <w:bCs/>
        </w:rPr>
        <w:t>Field Sampling</w:t>
      </w:r>
    </w:p>
    <w:p w14:paraId="25E48922" w14:textId="5CD06ACD" w:rsidR="00DC2D44" w:rsidRPr="00DC2D44" w:rsidRDefault="00DC2D44" w:rsidP="00550791">
      <w:pPr>
        <w:spacing w:line="240" w:lineRule="auto"/>
        <w:rPr>
          <w:rFonts w:ascii="Georgia" w:hAnsi="Georgia"/>
        </w:rPr>
      </w:pPr>
      <w:r w:rsidRPr="00DC2D44">
        <w:rPr>
          <w:rFonts w:ascii="Georgia" w:hAnsi="Georgia"/>
        </w:rPr>
        <w:t>Field sampling began in summer 2024 and will continue through 2027, with monthly visits to each of the study sites. Sampling occurs between 0</w:t>
      </w:r>
      <w:r>
        <w:rPr>
          <w:rFonts w:ascii="Georgia" w:hAnsi="Georgia"/>
        </w:rPr>
        <w:t>6</w:t>
      </w:r>
      <w:r w:rsidRPr="00DC2D44">
        <w:rPr>
          <w:rFonts w:ascii="Georgia" w:hAnsi="Georgia"/>
        </w:rPr>
        <w:t>00 and 1</w:t>
      </w:r>
      <w:r>
        <w:rPr>
          <w:rFonts w:ascii="Georgia" w:hAnsi="Georgia"/>
        </w:rPr>
        <w:t>2</w:t>
      </w:r>
      <w:r w:rsidRPr="00DC2D44">
        <w:rPr>
          <w:rFonts w:ascii="Georgia" w:hAnsi="Georgia"/>
        </w:rPr>
        <w:t>00 hours to maximize capture success during peak songbird activity periods.</w:t>
      </w:r>
    </w:p>
    <w:p w14:paraId="4B6DADC0" w14:textId="77777777" w:rsidR="00DC2D44" w:rsidRPr="00DC2D44" w:rsidRDefault="00DC2D44" w:rsidP="00550791">
      <w:pPr>
        <w:spacing w:line="240" w:lineRule="auto"/>
        <w:rPr>
          <w:rFonts w:ascii="Georgia" w:hAnsi="Georgia"/>
        </w:rPr>
      </w:pPr>
      <w:r w:rsidRPr="00DC2D44">
        <w:rPr>
          <w:rFonts w:ascii="Georgia" w:hAnsi="Georgia"/>
          <w:b/>
          <w:bCs/>
        </w:rPr>
        <w:t>Wild Songbird Capture and Sampling</w:t>
      </w:r>
    </w:p>
    <w:p w14:paraId="49AF74C4" w14:textId="4F477C65" w:rsidR="00DC2D44" w:rsidRPr="00DC2D44" w:rsidRDefault="00DC2D44" w:rsidP="00550791">
      <w:pPr>
        <w:spacing w:line="240" w:lineRule="auto"/>
        <w:rPr>
          <w:rFonts w:ascii="Georgia" w:hAnsi="Georgia"/>
        </w:rPr>
      </w:pPr>
      <w:r w:rsidRPr="00DC2D44">
        <w:rPr>
          <w:rFonts w:ascii="Georgia" w:hAnsi="Georgia"/>
        </w:rPr>
        <w:t xml:space="preserve">Wild songbirds will be captured using mist nets deployed in proximity to bird feeders, chicken coops, or comparable locations at control sites. Each captured bird will be identified to species and assessed for age and sex when possible, using standard criteria (Pyle </w:t>
      </w:r>
      <w:r w:rsidR="00C349BE">
        <w:rPr>
          <w:rFonts w:ascii="Georgia" w:hAnsi="Georgia"/>
        </w:rPr>
        <w:t>2008</w:t>
      </w:r>
      <w:r w:rsidRPr="00DC2D44">
        <w:rPr>
          <w:rFonts w:ascii="Georgia" w:hAnsi="Georgia"/>
        </w:rPr>
        <w:t>). Morphometric measurements including body mass, wing chord, tarsus length, and bill dimensions will be recorded for each individual. Each bird will be banded with a uniquely numbered U.S. Geological Survey (USGS) aluminum leg band to enable identification of recaptures.</w:t>
      </w:r>
    </w:p>
    <w:p w14:paraId="6B1F711F" w14:textId="77777777" w:rsidR="00DC2D44" w:rsidRPr="00DC2D44" w:rsidRDefault="00DC2D44" w:rsidP="00550791">
      <w:pPr>
        <w:spacing w:line="240" w:lineRule="auto"/>
        <w:rPr>
          <w:rFonts w:ascii="Georgia" w:hAnsi="Georgia"/>
        </w:rPr>
      </w:pPr>
      <w:r w:rsidRPr="00DC2D44">
        <w:rPr>
          <w:rFonts w:ascii="Georgia" w:hAnsi="Georgia"/>
        </w:rPr>
        <w:lastRenderedPageBreak/>
        <w:t>Resident songbird species that regularly visit feeders will receive passive integrated transponder (PIT) tags on the leg opposite the USGS band. PIT tags weigh less than 1/10th of the bird's body mass to minimize effects on behavior and survival. Radio-frequency identification (RFID) antennas installed at bird feeders and on the ground near chicken coops record individual bird visits, including date and time stamps. Migratory species will not receive PIT tags, as they are unlikely to remain at study sites year-round and will not be regular feeder visitors during non-breeding seasons.</w:t>
      </w:r>
    </w:p>
    <w:p w14:paraId="30439E03" w14:textId="6628C92E" w:rsidR="00DC2D44" w:rsidRPr="00DC2D44" w:rsidRDefault="00DC2D44" w:rsidP="00550791">
      <w:pPr>
        <w:spacing w:line="240" w:lineRule="auto"/>
        <w:rPr>
          <w:rFonts w:ascii="Georgia" w:hAnsi="Georgia"/>
        </w:rPr>
      </w:pPr>
      <w:r w:rsidRPr="00DC2D44">
        <w:rPr>
          <w:rFonts w:ascii="Georgia" w:hAnsi="Georgia"/>
        </w:rPr>
        <w:t xml:space="preserve">The following samples will be collected from each captured bird: (1) fecal samples collected from clean surfaces immediately after defecation or from cloacal swabs, (2) </w:t>
      </w:r>
      <w:r w:rsidR="00690DAE">
        <w:rPr>
          <w:rFonts w:ascii="Georgia" w:hAnsi="Georgia"/>
        </w:rPr>
        <w:t xml:space="preserve">blood samples on </w:t>
      </w:r>
      <w:proofErr w:type="spellStart"/>
      <w:r w:rsidR="00690DAE">
        <w:rPr>
          <w:rFonts w:ascii="Georgia" w:hAnsi="Georgia"/>
        </w:rPr>
        <w:t>Nobuto</w:t>
      </w:r>
      <w:proofErr w:type="spellEnd"/>
      <w:r w:rsidR="00690DAE">
        <w:rPr>
          <w:rFonts w:ascii="Georgia" w:hAnsi="Georgia"/>
        </w:rPr>
        <w:t xml:space="preserve"> strips</w:t>
      </w:r>
      <w:r w:rsidRPr="00DC2D44">
        <w:rPr>
          <w:rFonts w:ascii="Georgia" w:hAnsi="Georgia"/>
        </w:rPr>
        <w:t xml:space="preserve">, and (3) tracheal swabs for potential viral pathogen screening. Samples will be stored in </w:t>
      </w:r>
      <w:r w:rsidR="00690DAE">
        <w:rPr>
          <w:rFonts w:ascii="Georgia" w:hAnsi="Georgia"/>
        </w:rPr>
        <w:t>transport media</w:t>
      </w:r>
      <w:r w:rsidRPr="00DC2D44">
        <w:rPr>
          <w:rFonts w:ascii="Georgia" w:hAnsi="Georgia"/>
        </w:rPr>
        <w:t xml:space="preserve"> and transported to the laboratory on ice, then </w:t>
      </w:r>
      <w:proofErr w:type="spellStart"/>
      <w:r w:rsidR="00690DAE">
        <w:rPr>
          <w:rFonts w:ascii="Georgia" w:hAnsi="Georgia"/>
        </w:rPr>
        <w:t>parafilmed</w:t>
      </w:r>
      <w:proofErr w:type="spellEnd"/>
      <w:r w:rsidR="00690DAE">
        <w:rPr>
          <w:rFonts w:ascii="Georgia" w:hAnsi="Georgia"/>
        </w:rPr>
        <w:t xml:space="preserve"> and </w:t>
      </w:r>
      <w:r w:rsidRPr="00DC2D44">
        <w:rPr>
          <w:rFonts w:ascii="Georgia" w:hAnsi="Georgia"/>
        </w:rPr>
        <w:t xml:space="preserve">stored at -80°C until processing. Recaptured individuals will be resampled only if the interval since previous capture exceeds 30 days, to avoid </w:t>
      </w:r>
      <w:proofErr w:type="spellStart"/>
      <w:r w:rsidRPr="00DC2D44">
        <w:rPr>
          <w:rFonts w:ascii="Georgia" w:hAnsi="Georgia"/>
        </w:rPr>
        <w:t>pseudoreplication</w:t>
      </w:r>
      <w:proofErr w:type="spellEnd"/>
      <w:r w:rsidRPr="00DC2D44">
        <w:rPr>
          <w:rFonts w:ascii="Georgia" w:hAnsi="Georgia"/>
        </w:rPr>
        <w:t xml:space="preserve"> and minimize stress to individual birds.</w:t>
      </w:r>
    </w:p>
    <w:p w14:paraId="2D119436" w14:textId="77777777" w:rsidR="00DC2D44" w:rsidRPr="00DC2D44" w:rsidRDefault="00DC2D44" w:rsidP="00550791">
      <w:pPr>
        <w:spacing w:line="240" w:lineRule="auto"/>
        <w:rPr>
          <w:rFonts w:ascii="Georgia" w:hAnsi="Georgia"/>
        </w:rPr>
      </w:pPr>
      <w:r w:rsidRPr="00DC2D44">
        <w:rPr>
          <w:rFonts w:ascii="Georgia" w:hAnsi="Georgia"/>
          <w:b/>
          <w:bCs/>
        </w:rPr>
        <w:t>Backyard Poultry Sampling</w:t>
      </w:r>
    </w:p>
    <w:p w14:paraId="166F9B29" w14:textId="4B401F07" w:rsidR="00DC2D44" w:rsidRPr="00DC2D44" w:rsidRDefault="00DC2D44" w:rsidP="00550791">
      <w:pPr>
        <w:spacing w:line="240" w:lineRule="auto"/>
        <w:rPr>
          <w:rFonts w:ascii="Georgia" w:hAnsi="Georgia"/>
        </w:rPr>
      </w:pPr>
      <w:r w:rsidRPr="00DC2D44">
        <w:rPr>
          <w:rFonts w:ascii="Georgia" w:hAnsi="Georgia"/>
        </w:rPr>
        <w:t xml:space="preserve">At sites with backyard chickens, fecal samples will be collected from individual birds when possible, </w:t>
      </w:r>
      <w:r>
        <w:rPr>
          <w:rFonts w:ascii="Georgia" w:hAnsi="Georgia"/>
        </w:rPr>
        <w:t>and</w:t>
      </w:r>
      <w:r w:rsidRPr="00DC2D44">
        <w:rPr>
          <w:rFonts w:ascii="Georgia" w:hAnsi="Georgia"/>
        </w:rPr>
        <w:t xml:space="preserve"> from fresh droppings within chicken coops. Samples will be handled and stored using the same protocols as wild bird samples. The number of chickens present, coop conditions, and proximity to bird feeders and forested habitat will be recorded at each site visit.</w:t>
      </w:r>
    </w:p>
    <w:p w14:paraId="52A02891" w14:textId="77777777" w:rsidR="00DC2D44" w:rsidRPr="00DC2D44" w:rsidRDefault="00DC2D44" w:rsidP="00550791">
      <w:pPr>
        <w:spacing w:line="240" w:lineRule="auto"/>
        <w:rPr>
          <w:rFonts w:ascii="Georgia" w:hAnsi="Georgia"/>
        </w:rPr>
      </w:pPr>
      <w:r w:rsidRPr="00DC2D44">
        <w:rPr>
          <w:rFonts w:ascii="Georgia" w:hAnsi="Georgia"/>
          <w:b/>
          <w:bCs/>
        </w:rPr>
        <w:t>Environmental Sampling</w:t>
      </w:r>
    </w:p>
    <w:p w14:paraId="6541371D" w14:textId="77777777" w:rsidR="00DC2D44" w:rsidRPr="00DC2D44" w:rsidRDefault="00DC2D44" w:rsidP="00550791">
      <w:pPr>
        <w:spacing w:line="240" w:lineRule="auto"/>
        <w:rPr>
          <w:rFonts w:ascii="Georgia" w:hAnsi="Georgia"/>
        </w:rPr>
      </w:pPr>
      <w:r w:rsidRPr="00DC2D44">
        <w:rPr>
          <w:rFonts w:ascii="Georgia" w:hAnsi="Georgia"/>
        </w:rPr>
        <w:t>At each site visit, environmental samples will be collected to assess pathogen presence in soil and on surfaces. Soil samples (1 gram each) will be collected within 2 meters of targeted locations, including bird feeders (BF), chicken coops or pens (Ch), and control areas (C) at sites without feeders or poultry. Surface swabs will be collected from bird feeders and chicken coop surfaces where fecal contamination is likely. Environmental samples will be stored at -80°C until laboratory processing.</w:t>
      </w:r>
    </w:p>
    <w:p w14:paraId="11EC37B8" w14:textId="77777777" w:rsidR="00DC2D44" w:rsidRPr="00DC2D44" w:rsidRDefault="00DC2D44" w:rsidP="00550791">
      <w:pPr>
        <w:spacing w:line="240" w:lineRule="auto"/>
        <w:rPr>
          <w:rFonts w:ascii="Georgia" w:hAnsi="Georgia"/>
          <w:b/>
          <w:bCs/>
        </w:rPr>
      </w:pPr>
      <w:r w:rsidRPr="00DC2D44">
        <w:rPr>
          <w:rFonts w:ascii="Georgia" w:hAnsi="Georgia"/>
          <w:b/>
          <w:bCs/>
        </w:rPr>
        <w:t>Laboratory Analyses</w:t>
      </w:r>
    </w:p>
    <w:p w14:paraId="2E223BB4" w14:textId="77777777" w:rsidR="00DC2D44" w:rsidRPr="00DC2D44" w:rsidRDefault="00DC2D44" w:rsidP="00550791">
      <w:pPr>
        <w:spacing w:line="240" w:lineRule="auto"/>
        <w:rPr>
          <w:rFonts w:ascii="Georgia" w:hAnsi="Georgia"/>
        </w:rPr>
      </w:pPr>
      <w:r w:rsidRPr="00DC2D44">
        <w:rPr>
          <w:rFonts w:ascii="Georgia" w:hAnsi="Georgia"/>
        </w:rPr>
        <w:t>All laboratory work will be conducted at Auburn University's College of Forestry, Wildlife and Environment, in collaboration with the Thompson Bishop Sparks State Diagnostic Laboratory in Auburn, Alabama.</w:t>
      </w:r>
    </w:p>
    <w:p w14:paraId="72592228" w14:textId="77777777" w:rsidR="00DC2D44" w:rsidRPr="00DC2D44" w:rsidRDefault="00DC2D44" w:rsidP="00550791">
      <w:pPr>
        <w:spacing w:line="240" w:lineRule="auto"/>
        <w:rPr>
          <w:rFonts w:ascii="Georgia" w:hAnsi="Georgia"/>
        </w:rPr>
      </w:pPr>
      <w:r w:rsidRPr="00DC2D44">
        <w:rPr>
          <w:rFonts w:ascii="Georgia" w:hAnsi="Georgia"/>
          <w:b/>
          <w:bCs/>
        </w:rPr>
        <w:t>Bacterial Pathogen Detection</w:t>
      </w:r>
    </w:p>
    <w:p w14:paraId="60805A75" w14:textId="77777777" w:rsidR="00DC2D44" w:rsidRPr="00DC2D44" w:rsidRDefault="00DC2D44" w:rsidP="00550791">
      <w:pPr>
        <w:spacing w:line="240" w:lineRule="auto"/>
        <w:rPr>
          <w:rFonts w:ascii="Georgia" w:hAnsi="Georgia"/>
        </w:rPr>
      </w:pPr>
      <w:r w:rsidRPr="00DC2D44">
        <w:rPr>
          <w:rFonts w:ascii="Georgia" w:hAnsi="Georgia"/>
        </w:rPr>
        <w:t xml:space="preserve">Fecal samples, swabs, and environmental samples will be cultured for </w:t>
      </w:r>
      <w:r w:rsidRPr="00DC2D44">
        <w:rPr>
          <w:rFonts w:ascii="Georgia" w:hAnsi="Georgia"/>
          <w:i/>
          <w:iCs/>
        </w:rPr>
        <w:t>Salmonella enterica</w:t>
      </w:r>
      <w:r w:rsidRPr="00DC2D44">
        <w:rPr>
          <w:rFonts w:ascii="Georgia" w:hAnsi="Georgia"/>
        </w:rPr>
        <w:t xml:space="preserve"> and </w:t>
      </w:r>
      <w:r w:rsidRPr="00DC2D44">
        <w:rPr>
          <w:rFonts w:ascii="Georgia" w:hAnsi="Georgia"/>
          <w:i/>
          <w:iCs/>
        </w:rPr>
        <w:t>Escherichia coli</w:t>
      </w:r>
      <w:r w:rsidRPr="00DC2D44">
        <w:rPr>
          <w:rFonts w:ascii="Georgia" w:hAnsi="Georgia"/>
        </w:rPr>
        <w:t xml:space="preserve"> using standard microbiological techniques. Samples will be enriched in selective broth media and plated onto selective and differential agar. Presumptive colonies will be confirmed using matrix-assisted laser desorption/ionization time-of-flight mass spectrometry (MALDI-TOF MS) at the Thompson Bishop Sparks State Diagnostic Laboratory Bacteriology facility. Confirmed isolates will be archived for potential molecular characterization and serotyping.</w:t>
      </w:r>
    </w:p>
    <w:p w14:paraId="371B12FF" w14:textId="370A4CCC" w:rsidR="00DC2D44" w:rsidRPr="00DC2D44" w:rsidRDefault="00DC2D44" w:rsidP="00550791">
      <w:pPr>
        <w:spacing w:line="240" w:lineRule="auto"/>
        <w:rPr>
          <w:rFonts w:ascii="Georgia" w:hAnsi="Georgia"/>
        </w:rPr>
      </w:pPr>
      <w:r w:rsidRPr="00DC2D44">
        <w:rPr>
          <w:rFonts w:ascii="Georgia" w:hAnsi="Georgia"/>
          <w:b/>
          <w:bCs/>
        </w:rPr>
        <w:t>Molecular Characterization</w:t>
      </w:r>
      <w:r w:rsidRPr="00DC2D44">
        <w:rPr>
          <w:rFonts w:ascii="Georgia" w:hAnsi="Georgia"/>
        </w:rPr>
        <w:t xml:space="preserve"> (if funding and time permit)</w:t>
      </w:r>
    </w:p>
    <w:p w14:paraId="6725DC52" w14:textId="21310853" w:rsidR="00690DAE" w:rsidRPr="00550791" w:rsidRDefault="00DC2D44" w:rsidP="00550791">
      <w:pPr>
        <w:spacing w:line="240" w:lineRule="auto"/>
        <w:rPr>
          <w:rFonts w:ascii="Georgia" w:hAnsi="Georgia"/>
        </w:rPr>
      </w:pPr>
      <w:r w:rsidRPr="00DC2D44">
        <w:rPr>
          <w:rFonts w:ascii="Georgia" w:hAnsi="Georgia"/>
        </w:rPr>
        <w:lastRenderedPageBreak/>
        <w:t xml:space="preserve">A subset of </w:t>
      </w:r>
      <w:r w:rsidRPr="00DC2D44">
        <w:rPr>
          <w:rFonts w:ascii="Georgia" w:hAnsi="Georgia"/>
          <w:i/>
          <w:iCs/>
        </w:rPr>
        <w:t>Salmonella</w:t>
      </w:r>
      <w:r w:rsidRPr="00DC2D44">
        <w:rPr>
          <w:rFonts w:ascii="Georgia" w:hAnsi="Georgia"/>
        </w:rPr>
        <w:t xml:space="preserve"> isolates may be subjected to whole-genome sequencing or serotyping to assess genetic diversity and identify potential transmission pathways between wild songbirds and backyard poultry. This analysis will enable comparison of strain types across host species and site types.</w:t>
      </w:r>
    </w:p>
    <w:p w14:paraId="3CD10BF0" w14:textId="634EF550" w:rsidR="00DC2D44" w:rsidRPr="00DC2D44" w:rsidRDefault="00DC2D44" w:rsidP="00550791">
      <w:pPr>
        <w:spacing w:line="240" w:lineRule="auto"/>
        <w:rPr>
          <w:rFonts w:ascii="Georgia" w:hAnsi="Georgia"/>
          <w:b/>
          <w:bCs/>
        </w:rPr>
      </w:pPr>
      <w:r w:rsidRPr="00DC2D44">
        <w:rPr>
          <w:rFonts w:ascii="Georgia" w:hAnsi="Georgia"/>
          <w:b/>
          <w:bCs/>
        </w:rPr>
        <w:t>Data Analysis</w:t>
      </w:r>
    </w:p>
    <w:p w14:paraId="3AC3BDAB" w14:textId="77777777" w:rsidR="00DC2D44" w:rsidRPr="00DC2D44" w:rsidRDefault="00DC2D44" w:rsidP="00550791">
      <w:pPr>
        <w:spacing w:line="240" w:lineRule="auto"/>
        <w:rPr>
          <w:rFonts w:ascii="Georgia" w:hAnsi="Georgia"/>
        </w:rPr>
      </w:pPr>
      <w:r w:rsidRPr="00DC2D44">
        <w:rPr>
          <w:rFonts w:ascii="Georgia" w:hAnsi="Georgia"/>
        </w:rPr>
        <w:t>Data analysis will begin in spring 2026, following completion of initial field sampling and laboratory processing.</w:t>
      </w:r>
    </w:p>
    <w:p w14:paraId="02502DE7" w14:textId="77777777" w:rsidR="00DC2D44" w:rsidRPr="00DC2D44" w:rsidRDefault="00DC2D44" w:rsidP="00550791">
      <w:pPr>
        <w:spacing w:line="240" w:lineRule="auto"/>
        <w:rPr>
          <w:rFonts w:ascii="Georgia" w:hAnsi="Georgia"/>
        </w:rPr>
      </w:pPr>
      <w:r w:rsidRPr="00DC2D44">
        <w:rPr>
          <w:rFonts w:ascii="Georgia" w:hAnsi="Georgia"/>
          <w:b/>
          <w:bCs/>
        </w:rPr>
        <w:t>Prevalence Estimation</w:t>
      </w:r>
    </w:p>
    <w:p w14:paraId="58FDB628" w14:textId="77777777" w:rsidR="00DC2D44" w:rsidRPr="00DC2D44" w:rsidRDefault="00DC2D44" w:rsidP="00550791">
      <w:pPr>
        <w:spacing w:line="240" w:lineRule="auto"/>
        <w:rPr>
          <w:rFonts w:ascii="Georgia" w:hAnsi="Georgia"/>
        </w:rPr>
      </w:pPr>
      <w:r w:rsidRPr="00DC2D44">
        <w:rPr>
          <w:rFonts w:ascii="Georgia" w:hAnsi="Georgia"/>
        </w:rPr>
        <w:t xml:space="preserve">Pathogen prevalence will be calculated for each species, site type, and season. Generalized linear mixed models (GLMMs) with a binomial error distribution will be used to assess factors influencing infection status (presence/absence of </w:t>
      </w:r>
      <w:r w:rsidRPr="00DC2D44">
        <w:rPr>
          <w:rFonts w:ascii="Georgia" w:hAnsi="Georgia"/>
          <w:i/>
          <w:iCs/>
        </w:rPr>
        <w:t>S. enterica</w:t>
      </w:r>
      <w:r w:rsidRPr="00DC2D44">
        <w:rPr>
          <w:rFonts w:ascii="Georgia" w:hAnsi="Georgia"/>
        </w:rPr>
        <w:t xml:space="preserve"> and </w:t>
      </w:r>
      <w:r w:rsidRPr="00DC2D44">
        <w:rPr>
          <w:rFonts w:ascii="Georgia" w:hAnsi="Georgia"/>
          <w:i/>
          <w:iCs/>
        </w:rPr>
        <w:t>E. coli</w:t>
      </w:r>
      <w:r w:rsidRPr="00DC2D44">
        <w:rPr>
          <w:rFonts w:ascii="Georgia" w:hAnsi="Georgia"/>
        </w:rPr>
        <w:t>). Fixed effects will include site type (control, feeder only, chickens only, both), season, species, and relevant habitat variables from the household questionnaire. Site identity will be included as a random effect to account for repeated sampling at the same locations. Individual bird identity will be included as a random effect to account for recaptured individuals.</w:t>
      </w:r>
    </w:p>
    <w:p w14:paraId="18420210" w14:textId="77777777" w:rsidR="00DC2D44" w:rsidRPr="00DC2D44" w:rsidRDefault="00DC2D44" w:rsidP="00550791">
      <w:pPr>
        <w:spacing w:line="240" w:lineRule="auto"/>
        <w:rPr>
          <w:rFonts w:ascii="Georgia" w:hAnsi="Georgia"/>
        </w:rPr>
      </w:pPr>
      <w:r w:rsidRPr="00DC2D44">
        <w:rPr>
          <w:rFonts w:ascii="Georgia" w:hAnsi="Georgia"/>
          <w:b/>
          <w:bCs/>
        </w:rPr>
        <w:t>Feeder Use and Disease Risk</w:t>
      </w:r>
    </w:p>
    <w:p w14:paraId="3755EF03" w14:textId="458403CB" w:rsidR="00DC2D44" w:rsidRPr="00DC2D44" w:rsidRDefault="00DC2D44" w:rsidP="00550791">
      <w:pPr>
        <w:spacing w:line="240" w:lineRule="auto"/>
        <w:rPr>
          <w:rFonts w:ascii="Georgia" w:hAnsi="Georgia"/>
        </w:rPr>
      </w:pPr>
      <w:r w:rsidRPr="00DC2D44">
        <w:rPr>
          <w:rFonts w:ascii="Georgia" w:hAnsi="Georgia"/>
        </w:rPr>
        <w:t xml:space="preserve">For PIT-tagged birds, feeder visitation frequency will be quantified using RFID antenna data. The relationship between individual feeder use (number of visits) and pathogen infection status will be assessed using logistic regression. This analysis will test whether birds with higher feeder visitation rates exhibit higher prevalence of </w:t>
      </w:r>
      <w:r w:rsidRPr="00DC2D44">
        <w:rPr>
          <w:rFonts w:ascii="Georgia" w:hAnsi="Georgia"/>
          <w:i/>
          <w:iCs/>
        </w:rPr>
        <w:t>S. enterica</w:t>
      </w:r>
      <w:r w:rsidRPr="00DC2D44">
        <w:rPr>
          <w:rFonts w:ascii="Georgia" w:hAnsi="Georgia"/>
        </w:rPr>
        <w:t xml:space="preserve"> and </w:t>
      </w:r>
      <w:r w:rsidRPr="00DC2D44">
        <w:rPr>
          <w:rFonts w:ascii="Georgia" w:hAnsi="Georgia"/>
          <w:i/>
          <w:iCs/>
        </w:rPr>
        <w:t>E. coli</w:t>
      </w:r>
      <w:r w:rsidRPr="00DC2D44">
        <w:rPr>
          <w:rFonts w:ascii="Georgia" w:hAnsi="Georgia"/>
        </w:rPr>
        <w:t>, controlling for species, season, and site characteristics.</w:t>
      </w:r>
    </w:p>
    <w:p w14:paraId="76BF1FB3" w14:textId="77777777" w:rsidR="00DC2D44" w:rsidRPr="00DC2D44" w:rsidRDefault="00DC2D44" w:rsidP="00550791">
      <w:pPr>
        <w:spacing w:line="240" w:lineRule="auto"/>
        <w:rPr>
          <w:rFonts w:ascii="Georgia" w:hAnsi="Georgia"/>
        </w:rPr>
      </w:pPr>
      <w:r w:rsidRPr="00DC2D44">
        <w:rPr>
          <w:rFonts w:ascii="Georgia" w:hAnsi="Georgia"/>
          <w:b/>
          <w:bCs/>
        </w:rPr>
        <w:t>Community Composition and Biodiversity</w:t>
      </w:r>
    </w:p>
    <w:p w14:paraId="1D301F86" w14:textId="77777777" w:rsidR="00DC2D44" w:rsidRPr="00DC2D44" w:rsidRDefault="00DC2D44" w:rsidP="00550791">
      <w:pPr>
        <w:spacing w:line="240" w:lineRule="auto"/>
        <w:rPr>
          <w:rFonts w:ascii="Georgia" w:hAnsi="Georgia"/>
        </w:rPr>
      </w:pPr>
      <w:r w:rsidRPr="00DC2D44">
        <w:rPr>
          <w:rFonts w:ascii="Georgia" w:hAnsi="Georgia"/>
        </w:rPr>
        <w:t>Point count data collected by colleague Grace Southerland will be incorporated to assess songbird community composition and species richness across site types. Diversity indices (e.g., Shannon diversity, species evenness) will be used to compare avian communities at control sites versus sites with feeders and/or chickens. Analyses will evaluate whether disease prevalence correlates with community diversity or is concentrated in particular species or functional groups (e.g., ground-feeding vs. canopy-feeding species).</w:t>
      </w:r>
    </w:p>
    <w:p w14:paraId="5A361725" w14:textId="77777777" w:rsidR="00DC2D44" w:rsidRPr="00DC2D44" w:rsidRDefault="00DC2D44" w:rsidP="00550791">
      <w:pPr>
        <w:spacing w:line="240" w:lineRule="auto"/>
        <w:rPr>
          <w:rFonts w:ascii="Georgia" w:hAnsi="Georgia"/>
        </w:rPr>
      </w:pPr>
      <w:r w:rsidRPr="00DC2D44">
        <w:rPr>
          <w:rFonts w:ascii="Georgia" w:hAnsi="Georgia"/>
          <w:b/>
          <w:bCs/>
        </w:rPr>
        <w:t>Spatial Analysis</w:t>
      </w:r>
    </w:p>
    <w:p w14:paraId="6822BA82" w14:textId="4A581AE4" w:rsidR="00DC2D44" w:rsidRPr="00DC2D44" w:rsidRDefault="00DC2D44" w:rsidP="00550791">
      <w:pPr>
        <w:spacing w:line="240" w:lineRule="auto"/>
        <w:rPr>
          <w:rFonts w:ascii="Georgia" w:hAnsi="Georgia"/>
        </w:rPr>
      </w:pPr>
      <w:r w:rsidRPr="00DC2D44">
        <w:rPr>
          <w:rFonts w:ascii="Georgia" w:hAnsi="Georgia"/>
        </w:rPr>
        <w:t xml:space="preserve">Enrollment in a GIS </w:t>
      </w:r>
      <w:r w:rsidR="00690DAE">
        <w:rPr>
          <w:rFonts w:ascii="Georgia" w:hAnsi="Georgia"/>
        </w:rPr>
        <w:t xml:space="preserve">Applications in Natural Resources </w:t>
      </w:r>
      <w:r w:rsidRPr="00DC2D44">
        <w:rPr>
          <w:rFonts w:ascii="Georgia" w:hAnsi="Georgia"/>
        </w:rPr>
        <w:t>course in spring 2026 will provide skills for spatial modeling and analysis. Geographic information systems (GIS) will be used to map study sites and assess spatial patterns in disease prevalence. Potential spatial analyses may include distance-based metrics (e.g., proximity of feeders to forest edges, distance between sites), landscape composition surrounding each site, and spatial autocorrelation in pathogen prevalence. These analyses will help identify landscape-scale factors influencing disease risk at the backyard-forest interface.</w:t>
      </w:r>
    </w:p>
    <w:p w14:paraId="0DB9F401" w14:textId="77777777" w:rsidR="00550791" w:rsidRDefault="00550791" w:rsidP="00550791">
      <w:pPr>
        <w:spacing w:line="240" w:lineRule="auto"/>
        <w:rPr>
          <w:rFonts w:ascii="Georgia" w:hAnsi="Georgia"/>
          <w:b/>
          <w:bCs/>
        </w:rPr>
      </w:pPr>
    </w:p>
    <w:p w14:paraId="71A5C49F" w14:textId="77777777" w:rsidR="00550791" w:rsidRDefault="00550791" w:rsidP="00550791">
      <w:pPr>
        <w:spacing w:line="240" w:lineRule="auto"/>
        <w:rPr>
          <w:rFonts w:ascii="Georgia" w:hAnsi="Georgia"/>
          <w:b/>
          <w:bCs/>
        </w:rPr>
      </w:pPr>
    </w:p>
    <w:p w14:paraId="175A05CA" w14:textId="31D27380" w:rsidR="00DC2D44" w:rsidRPr="00DC2D44" w:rsidRDefault="00DC2D44" w:rsidP="00550791">
      <w:pPr>
        <w:spacing w:line="240" w:lineRule="auto"/>
        <w:rPr>
          <w:rFonts w:ascii="Georgia" w:hAnsi="Georgia"/>
        </w:rPr>
      </w:pPr>
      <w:r w:rsidRPr="00DC2D44">
        <w:rPr>
          <w:rFonts w:ascii="Georgia" w:hAnsi="Georgia"/>
          <w:b/>
          <w:bCs/>
        </w:rPr>
        <w:lastRenderedPageBreak/>
        <w:t>Temporal Trends</w:t>
      </w:r>
    </w:p>
    <w:p w14:paraId="739CD3D2" w14:textId="77777777" w:rsidR="00DC2D44" w:rsidRPr="00DC2D44" w:rsidRDefault="00DC2D44" w:rsidP="00550791">
      <w:pPr>
        <w:spacing w:line="240" w:lineRule="auto"/>
        <w:rPr>
          <w:rFonts w:ascii="Georgia" w:hAnsi="Georgia"/>
        </w:rPr>
      </w:pPr>
      <w:r w:rsidRPr="00DC2D44">
        <w:rPr>
          <w:rFonts w:ascii="Georgia" w:hAnsi="Georgia"/>
        </w:rPr>
        <w:t>Temporal variation in pathogen prevalence across seasons and months will be assessed using mixed-effects models. Analyses will test whether prevalence peaks during winter months when bird feeding activity is highest and migratory species are absent, or during breeding season when resident populations are most dense. Migratory status will be accounted for in analyses, as migratory species are less likely to be repeat feeder visitors and may exhibit different exposure patterns than resident species.</w:t>
      </w:r>
    </w:p>
    <w:p w14:paraId="62771D64" w14:textId="77777777" w:rsidR="00DC2D44" w:rsidRDefault="00DC2D44" w:rsidP="00550791">
      <w:pPr>
        <w:spacing w:line="240" w:lineRule="auto"/>
        <w:rPr>
          <w:rFonts w:ascii="Georgia" w:hAnsi="Georgia"/>
        </w:rPr>
      </w:pPr>
      <w:r w:rsidRPr="00DC2D44">
        <w:rPr>
          <w:rFonts w:ascii="Georgia" w:hAnsi="Georgia"/>
        </w:rPr>
        <w:t>All statistical analyses will be conducted in R (R Core Team 2024), using packages including lme4 for mixed-effects models, vegan for community ecology analyses, and spatial analysis packages to be determined based on coursework.</w:t>
      </w:r>
    </w:p>
    <w:p w14:paraId="6CDF431E" w14:textId="4C1ECC5C" w:rsidR="00550791" w:rsidRPr="00DC2D44" w:rsidRDefault="00542151" w:rsidP="00550791">
      <w:pPr>
        <w:spacing w:line="240" w:lineRule="auto"/>
        <w:rPr>
          <w:rFonts w:ascii="Georgia" w:hAnsi="Georgia"/>
        </w:rPr>
      </w:pPr>
      <w:r>
        <w:rPr>
          <w:rFonts w:ascii="Georgia" w:hAnsi="Georgia"/>
          <w:noProof/>
          <w:sz w:val="22"/>
          <w:szCs w:val="22"/>
        </w:rPr>
      </w:r>
      <w:r w:rsidR="00542151">
        <w:rPr>
          <w:rFonts w:ascii="Georgia" w:hAnsi="Georgia"/>
          <w:noProof/>
          <w:sz w:val="22"/>
          <w:szCs w:val="22"/>
        </w:rPr>
        <w:pict w14:anchorId="5C879FEC">
          <v:rect id="_x0000_i1026" alt="" style="width:468pt;height:.05pt;mso-width-percent:0;mso-height-percent:0;mso-width-percent:0;mso-height-percent:0" o:hralign="center" o:hrstd="t" o:hr="t" fillcolor="#a0a0a0" stroked="f"/>
        </w:pict>
      </w:r>
    </w:p>
    <w:p w14:paraId="5426BB42" w14:textId="77777777" w:rsidR="00BA35EB" w:rsidRPr="00BA35EB" w:rsidRDefault="00BA35EB" w:rsidP="00550791">
      <w:pPr>
        <w:spacing w:line="240" w:lineRule="auto"/>
        <w:rPr>
          <w:rFonts w:ascii="Georgia" w:hAnsi="Georgia"/>
          <w:b/>
          <w:bCs/>
        </w:rPr>
      </w:pPr>
      <w:r w:rsidRPr="00BA35EB">
        <w:rPr>
          <w:rFonts w:ascii="Georgia" w:hAnsi="Georgia"/>
          <w:b/>
          <w:bCs/>
        </w:rPr>
        <w:t>EXPECTED RESULTS</w:t>
      </w:r>
    </w:p>
    <w:p w14:paraId="6CEAB701" w14:textId="24601FD2" w:rsidR="00BA35EB" w:rsidRPr="00BA35EB" w:rsidRDefault="00BA35EB" w:rsidP="00550791">
      <w:pPr>
        <w:spacing w:line="240" w:lineRule="auto"/>
        <w:rPr>
          <w:rFonts w:ascii="Georgia" w:hAnsi="Georgia"/>
        </w:rPr>
      </w:pPr>
      <w:r w:rsidRPr="00BA35EB">
        <w:rPr>
          <w:rFonts w:ascii="Georgia" w:hAnsi="Georgia"/>
        </w:rPr>
        <w:t xml:space="preserve">This study is expected to provide critical insights into the role of anthropogenic food sources and backyard poultry in </w:t>
      </w:r>
      <w:r>
        <w:rPr>
          <w:rFonts w:ascii="Georgia" w:hAnsi="Georgia"/>
        </w:rPr>
        <w:t>influencing</w:t>
      </w:r>
      <w:r w:rsidRPr="00BA35EB">
        <w:rPr>
          <w:rFonts w:ascii="Georgia" w:hAnsi="Georgia"/>
        </w:rPr>
        <w:t xml:space="preserve"> pathogen transmission at the backyard-forest interface. Based on the hypotheses outlined above, several key findings are anticipated.</w:t>
      </w:r>
    </w:p>
    <w:p w14:paraId="037B8E03" w14:textId="77777777" w:rsidR="00BA35EB" w:rsidRPr="00BA35EB" w:rsidRDefault="00BA35EB" w:rsidP="00550791">
      <w:pPr>
        <w:spacing w:line="240" w:lineRule="auto"/>
        <w:rPr>
          <w:rFonts w:ascii="Georgia" w:hAnsi="Georgia"/>
        </w:rPr>
      </w:pPr>
      <w:r w:rsidRPr="00BA35EB">
        <w:rPr>
          <w:rFonts w:ascii="Georgia" w:hAnsi="Georgia"/>
          <w:b/>
          <w:bCs/>
        </w:rPr>
        <w:t>Pathogen Prevalence Across Site Types</w:t>
      </w:r>
    </w:p>
    <w:p w14:paraId="3603CB1A" w14:textId="1E16339E" w:rsidR="00BA35EB" w:rsidRPr="00BA35EB" w:rsidRDefault="00BA35EB" w:rsidP="00550791">
      <w:pPr>
        <w:spacing w:line="240" w:lineRule="auto"/>
        <w:rPr>
          <w:rFonts w:ascii="Georgia" w:hAnsi="Georgia"/>
        </w:rPr>
      </w:pPr>
      <w:r w:rsidRPr="00BA35EB">
        <w:rPr>
          <w:rFonts w:ascii="Georgia" w:hAnsi="Georgia"/>
        </w:rPr>
        <w:t xml:space="preserve">Pathogen prevalence is expected to be significantly higher at sites with bird feeders compared to control sites without feeders. The aggregation of multiple songbird species at feeders creates conditions conducive to fecal-oral pathogen transmission, as birds repeatedly visit the same feeding locations and defecate </w:t>
      </w:r>
      <w:r w:rsidR="00A0644A" w:rsidRPr="00BA35EB">
        <w:rPr>
          <w:rFonts w:ascii="Georgia" w:hAnsi="Georgia"/>
        </w:rPr>
        <w:t>near</w:t>
      </w:r>
      <w:r w:rsidRPr="00BA35EB">
        <w:rPr>
          <w:rFonts w:ascii="Georgia" w:hAnsi="Georgia"/>
        </w:rPr>
        <w:t xml:space="preserve"> food sources (Becker and Hall 2014). Sites with both bird feeders and backyard chickens are predicted to exhibit the highest </w:t>
      </w:r>
      <w:r w:rsidRPr="00BA35EB">
        <w:rPr>
          <w:rFonts w:ascii="Georgia" w:hAnsi="Georgia"/>
          <w:i/>
          <w:iCs/>
        </w:rPr>
        <w:t>Salmonella enterica</w:t>
      </w:r>
      <w:r w:rsidRPr="00BA35EB">
        <w:rPr>
          <w:rFonts w:ascii="Georgia" w:hAnsi="Georgia"/>
        </w:rPr>
        <w:t xml:space="preserve"> and </w:t>
      </w:r>
      <w:r w:rsidRPr="00BA35EB">
        <w:rPr>
          <w:rFonts w:ascii="Georgia" w:hAnsi="Georgia"/>
          <w:i/>
          <w:iCs/>
        </w:rPr>
        <w:t>Escherichia coli</w:t>
      </w:r>
      <w:r w:rsidRPr="00BA35EB">
        <w:rPr>
          <w:rFonts w:ascii="Georgia" w:hAnsi="Georgia"/>
        </w:rPr>
        <w:t xml:space="preserve"> prevalence, as domestic poultry may serve as additional pathogen reservoirs and amplification hosts. Backyard chickens are known carriers of </w:t>
      </w:r>
      <w:r w:rsidRPr="00BA35EB">
        <w:rPr>
          <w:rFonts w:ascii="Georgia" w:hAnsi="Georgia"/>
          <w:i/>
          <w:iCs/>
        </w:rPr>
        <w:t>Salmonella</w:t>
      </w:r>
      <w:r w:rsidRPr="00BA35EB">
        <w:rPr>
          <w:rFonts w:ascii="Georgia" w:hAnsi="Georgia"/>
        </w:rPr>
        <w:t>, and their proximity to wild bird feeding areas may facilitate bidirectional pathogen exchange between wild and domestic bird populations (Hall and Saito 2008, Ayala et al. 2022).</w:t>
      </w:r>
    </w:p>
    <w:p w14:paraId="4A937F42" w14:textId="77777777" w:rsidR="00BA35EB" w:rsidRPr="00BA35EB" w:rsidRDefault="00BA35EB" w:rsidP="00550791">
      <w:pPr>
        <w:spacing w:line="240" w:lineRule="auto"/>
        <w:rPr>
          <w:rFonts w:ascii="Georgia" w:hAnsi="Georgia"/>
        </w:rPr>
      </w:pPr>
      <w:r w:rsidRPr="00BA35EB">
        <w:rPr>
          <w:rFonts w:ascii="Georgia" w:hAnsi="Georgia"/>
        </w:rPr>
        <w:t>If prevalence does not differ significantly between feeder sites and control sites, this would suggest that natural aggregation points (e.g., fruiting trees, water sources) may be equally important for disease transmission, or that pathogen exposure occurs through alternative routes not captured by feeder presence alone. Such a finding would indicate that management efforts focused solely on feeder hygiene may be insufficient to reduce disease risk in wild songbird populations.</w:t>
      </w:r>
    </w:p>
    <w:p w14:paraId="1785E683" w14:textId="77777777" w:rsidR="00BA35EB" w:rsidRPr="00BA35EB" w:rsidRDefault="00BA35EB" w:rsidP="00550791">
      <w:pPr>
        <w:spacing w:line="240" w:lineRule="auto"/>
        <w:rPr>
          <w:rFonts w:ascii="Georgia" w:hAnsi="Georgia"/>
        </w:rPr>
      </w:pPr>
      <w:r w:rsidRPr="00BA35EB">
        <w:rPr>
          <w:rFonts w:ascii="Georgia" w:hAnsi="Georgia"/>
          <w:b/>
          <w:bCs/>
        </w:rPr>
        <w:t>Feeder Visitation Frequency and Individual Infection Risk</w:t>
      </w:r>
    </w:p>
    <w:p w14:paraId="06E8F9C6" w14:textId="312FF397" w:rsidR="00BA35EB" w:rsidRPr="00BA35EB" w:rsidRDefault="00BA35EB" w:rsidP="00550791">
      <w:pPr>
        <w:spacing w:line="240" w:lineRule="auto"/>
        <w:rPr>
          <w:rFonts w:ascii="Georgia" w:hAnsi="Georgia"/>
        </w:rPr>
      </w:pPr>
      <w:r w:rsidRPr="00BA35EB">
        <w:rPr>
          <w:rFonts w:ascii="Georgia" w:hAnsi="Georgia"/>
        </w:rPr>
        <w:t xml:space="preserve">RFID antenna data are expected to reveal variation in feeder use among individual birds, with some individuals visiting </w:t>
      </w:r>
      <w:proofErr w:type="gramStart"/>
      <w:r w:rsidRPr="00BA35EB">
        <w:rPr>
          <w:rFonts w:ascii="Georgia" w:hAnsi="Georgia"/>
        </w:rPr>
        <w:t>feeders</w:t>
      </w:r>
      <w:proofErr w:type="gramEnd"/>
      <w:r w:rsidRPr="00BA35EB">
        <w:rPr>
          <w:rFonts w:ascii="Georgia" w:hAnsi="Georgia"/>
        </w:rPr>
        <w:t xml:space="preserve"> multiple times per day while others visit infrequently. Birds with higher feeder visitation rates are predicted to have elevated pathogen prevalence, as repeated exposure to contaminated surfaces and proximity to infected conspecifics increases transmission opportunities. This relationship is expected to be particularly strong for ground</w:t>
      </w:r>
      <w:r>
        <w:rPr>
          <w:rFonts w:ascii="Georgia" w:hAnsi="Georgia"/>
        </w:rPr>
        <w:t xml:space="preserve"> and platform-</w:t>
      </w:r>
      <w:r w:rsidRPr="00BA35EB">
        <w:rPr>
          <w:rFonts w:ascii="Georgia" w:hAnsi="Georgia"/>
        </w:rPr>
        <w:t xml:space="preserve">feeding species that forage beneath feeders, where fecal contamination </w:t>
      </w:r>
      <w:r>
        <w:rPr>
          <w:rFonts w:ascii="Georgia" w:hAnsi="Georgia"/>
        </w:rPr>
        <w:t>and spilled seed accumulate</w:t>
      </w:r>
      <w:r w:rsidRPr="00BA35EB">
        <w:rPr>
          <w:rFonts w:ascii="Georgia" w:hAnsi="Georgia"/>
        </w:rPr>
        <w:t>.</w:t>
      </w:r>
    </w:p>
    <w:p w14:paraId="32C2CDAA" w14:textId="1AF0241C" w:rsidR="00BA35EB" w:rsidRPr="00BA35EB" w:rsidRDefault="00BA35EB" w:rsidP="00550791">
      <w:pPr>
        <w:spacing w:line="240" w:lineRule="auto"/>
        <w:rPr>
          <w:rFonts w:ascii="Georgia" w:hAnsi="Georgia"/>
        </w:rPr>
      </w:pPr>
      <w:r w:rsidRPr="00BA35EB">
        <w:rPr>
          <w:rFonts w:ascii="Georgia" w:hAnsi="Georgia"/>
        </w:rPr>
        <w:lastRenderedPageBreak/>
        <w:t>If no relationship is detected between feeder visitation frequency and infection status, this could indicate that a single visit to a contaminated feeder is sufficient for pathogen acquisition, or that transmission occurs primarily through environmental reservoirs (e.g., soil, water) rather than direct contact at feeders. Alternatively, individual variation in immune functio</w:t>
      </w:r>
      <w:r w:rsidR="00A0644A">
        <w:rPr>
          <w:rFonts w:ascii="Georgia" w:hAnsi="Georgia"/>
        </w:rPr>
        <w:t xml:space="preserve">n, </w:t>
      </w:r>
      <w:r w:rsidRPr="00BA35EB">
        <w:rPr>
          <w:rFonts w:ascii="Georgia" w:hAnsi="Georgia"/>
        </w:rPr>
        <w:t>behavioral avoidance of sick conspecifics</w:t>
      </w:r>
      <w:r w:rsidR="00A0644A">
        <w:rPr>
          <w:rFonts w:ascii="Georgia" w:hAnsi="Georgia"/>
        </w:rPr>
        <w:t xml:space="preserve"> or migratory individuals bringing in pathogens</w:t>
      </w:r>
      <w:r w:rsidRPr="00BA35EB">
        <w:rPr>
          <w:rFonts w:ascii="Georgia" w:hAnsi="Georgia"/>
        </w:rPr>
        <w:t xml:space="preserve"> may obscure the relationship between feeder use and infection risk.</w:t>
      </w:r>
    </w:p>
    <w:p w14:paraId="7658B717" w14:textId="77777777" w:rsidR="00BA35EB" w:rsidRPr="00BA35EB" w:rsidRDefault="00BA35EB" w:rsidP="00550791">
      <w:pPr>
        <w:spacing w:line="240" w:lineRule="auto"/>
        <w:rPr>
          <w:rFonts w:ascii="Georgia" w:hAnsi="Georgia"/>
        </w:rPr>
      </w:pPr>
      <w:r w:rsidRPr="00BA35EB">
        <w:rPr>
          <w:rFonts w:ascii="Georgia" w:hAnsi="Georgia"/>
          <w:b/>
          <w:bCs/>
        </w:rPr>
        <w:t>Species-Specific Patterns and Community Composition</w:t>
      </w:r>
    </w:p>
    <w:p w14:paraId="4474E05F" w14:textId="4511453F" w:rsidR="00BA35EB" w:rsidRPr="00BA35EB" w:rsidRDefault="00BA35EB" w:rsidP="00550791">
      <w:pPr>
        <w:spacing w:line="240" w:lineRule="auto"/>
        <w:rPr>
          <w:rFonts w:ascii="Georgia" w:hAnsi="Georgia"/>
        </w:rPr>
      </w:pPr>
      <w:r w:rsidRPr="00BA35EB">
        <w:rPr>
          <w:rFonts w:ascii="Georgia" w:hAnsi="Georgia"/>
        </w:rPr>
        <w:t>Certain songbird species are expected to exhibit higher pathogen prevalence than others, reflecting differences in foraging behavior, social structure, and feeder use patterns. Ground</w:t>
      </w:r>
      <w:r w:rsidR="00A0644A">
        <w:rPr>
          <w:rFonts w:ascii="Georgia" w:hAnsi="Georgia"/>
        </w:rPr>
        <w:t xml:space="preserve"> and platform</w:t>
      </w:r>
      <w:r w:rsidRPr="00BA35EB">
        <w:rPr>
          <w:rFonts w:ascii="Georgia" w:hAnsi="Georgia"/>
        </w:rPr>
        <w:t>-feeding species such as</w:t>
      </w:r>
      <w:r w:rsidR="00A0644A">
        <w:rPr>
          <w:rFonts w:ascii="Georgia" w:hAnsi="Georgia"/>
        </w:rPr>
        <w:t xml:space="preserve"> </w:t>
      </w:r>
      <w:r w:rsidR="00A0644A" w:rsidRPr="00BA35EB">
        <w:rPr>
          <w:rFonts w:ascii="Georgia" w:hAnsi="Georgia"/>
        </w:rPr>
        <w:t>Carolina Wrens (</w:t>
      </w:r>
      <w:proofErr w:type="spellStart"/>
      <w:r w:rsidR="00A0644A" w:rsidRPr="00BA35EB">
        <w:rPr>
          <w:rFonts w:ascii="Georgia" w:hAnsi="Georgia"/>
          <w:i/>
          <w:iCs/>
        </w:rPr>
        <w:t>Thryothorus</w:t>
      </w:r>
      <w:proofErr w:type="spellEnd"/>
      <w:r w:rsidR="00A0644A" w:rsidRPr="00BA35EB">
        <w:rPr>
          <w:rFonts w:ascii="Georgia" w:hAnsi="Georgia"/>
          <w:i/>
          <w:iCs/>
        </w:rPr>
        <w:t xml:space="preserve"> </w:t>
      </w:r>
      <w:proofErr w:type="spellStart"/>
      <w:r w:rsidR="00A0644A" w:rsidRPr="00BA35EB">
        <w:rPr>
          <w:rFonts w:ascii="Georgia" w:hAnsi="Georgia"/>
          <w:i/>
          <w:iCs/>
        </w:rPr>
        <w:t>ludovicianus</w:t>
      </w:r>
      <w:proofErr w:type="spellEnd"/>
      <w:r w:rsidR="00A0644A" w:rsidRPr="00BA35EB">
        <w:rPr>
          <w:rFonts w:ascii="Georgia" w:hAnsi="Georgia"/>
        </w:rPr>
        <w:t>)</w:t>
      </w:r>
      <w:r w:rsidRPr="00BA35EB">
        <w:rPr>
          <w:rFonts w:ascii="Georgia" w:hAnsi="Georgia"/>
        </w:rPr>
        <w:t>, Sparrow</w:t>
      </w:r>
      <w:r w:rsidR="00A0644A">
        <w:rPr>
          <w:rFonts w:ascii="Georgia" w:hAnsi="Georgia"/>
        </w:rPr>
        <w:t xml:space="preserve"> spp. </w:t>
      </w:r>
      <w:r w:rsidRPr="00BA35EB">
        <w:rPr>
          <w:rFonts w:ascii="Georgia" w:hAnsi="Georgia"/>
        </w:rPr>
        <w:t>(</w:t>
      </w:r>
      <w:r w:rsidR="00A0644A">
        <w:rPr>
          <w:rFonts w:ascii="Georgia" w:hAnsi="Georgia"/>
          <w:i/>
          <w:iCs/>
        </w:rPr>
        <w:t>Passer</w:t>
      </w:r>
      <w:r w:rsidRPr="00BA35EB">
        <w:rPr>
          <w:rFonts w:ascii="Georgia" w:hAnsi="Georgia"/>
          <w:i/>
          <w:iCs/>
        </w:rPr>
        <w:t xml:space="preserve"> </w:t>
      </w:r>
      <w:r w:rsidR="00A0644A">
        <w:rPr>
          <w:rFonts w:ascii="Georgia" w:hAnsi="Georgia"/>
          <w:i/>
          <w:iCs/>
        </w:rPr>
        <w:t>spp.</w:t>
      </w:r>
      <w:r w:rsidRPr="00BA35EB">
        <w:rPr>
          <w:rFonts w:ascii="Georgia" w:hAnsi="Georgia"/>
        </w:rPr>
        <w:t>), and Northern Cardinals (</w:t>
      </w:r>
      <w:r w:rsidRPr="00BA35EB">
        <w:rPr>
          <w:rFonts w:ascii="Georgia" w:hAnsi="Georgia"/>
          <w:i/>
          <w:iCs/>
        </w:rPr>
        <w:t>Cardinalis cardinalis</w:t>
      </w:r>
      <w:r w:rsidRPr="00BA35EB">
        <w:rPr>
          <w:rFonts w:ascii="Georgia" w:hAnsi="Georgia"/>
        </w:rPr>
        <w:t xml:space="preserve">) are predicted to have higher infection rates than canopy-feeding species, as they are more likely to encounter fecal contamination on the ground beneath feeders. Species that exhibit aggressive or highly social behavior at feeders, such as </w:t>
      </w:r>
      <w:r w:rsidR="00A0644A">
        <w:rPr>
          <w:rFonts w:ascii="Georgia" w:hAnsi="Georgia"/>
        </w:rPr>
        <w:t>House Finches (</w:t>
      </w:r>
      <w:proofErr w:type="spellStart"/>
      <w:r w:rsidR="00A0644A" w:rsidRPr="00A0644A">
        <w:rPr>
          <w:rFonts w:ascii="Georgia" w:hAnsi="Georgia"/>
          <w:i/>
          <w:iCs/>
        </w:rPr>
        <w:t>Haemorhous</w:t>
      </w:r>
      <w:proofErr w:type="spellEnd"/>
      <w:r w:rsidR="00A0644A" w:rsidRPr="00A0644A">
        <w:rPr>
          <w:rFonts w:ascii="Georgia" w:hAnsi="Georgia"/>
          <w:i/>
          <w:iCs/>
        </w:rPr>
        <w:t xml:space="preserve"> mexicanu</w:t>
      </w:r>
      <w:r w:rsidR="00A0644A">
        <w:rPr>
          <w:rFonts w:ascii="Georgia" w:hAnsi="Georgia"/>
          <w:i/>
          <w:iCs/>
        </w:rPr>
        <w:t>s)</w:t>
      </w:r>
      <w:r w:rsidRPr="00BA35EB">
        <w:rPr>
          <w:rFonts w:ascii="Georgia" w:hAnsi="Georgia"/>
        </w:rPr>
        <w:t xml:space="preserve"> and </w:t>
      </w:r>
      <w:r w:rsidR="00A0644A">
        <w:rPr>
          <w:rFonts w:ascii="Georgia" w:hAnsi="Georgia"/>
        </w:rPr>
        <w:t>Carolina Chickadees</w:t>
      </w:r>
      <w:r w:rsidRPr="00BA35EB">
        <w:rPr>
          <w:rFonts w:ascii="Georgia" w:hAnsi="Georgia"/>
        </w:rPr>
        <w:t xml:space="preserve"> (</w:t>
      </w:r>
      <w:proofErr w:type="spellStart"/>
      <w:r w:rsidR="00A0644A" w:rsidRPr="00A0644A">
        <w:rPr>
          <w:rFonts w:ascii="Georgia" w:hAnsi="Georgia"/>
          <w:i/>
          <w:iCs/>
        </w:rPr>
        <w:t>Poecile</w:t>
      </w:r>
      <w:proofErr w:type="spellEnd"/>
      <w:r w:rsidR="00A0644A" w:rsidRPr="00A0644A">
        <w:rPr>
          <w:rFonts w:ascii="Georgia" w:hAnsi="Georgia"/>
          <w:i/>
          <w:iCs/>
        </w:rPr>
        <w:t xml:space="preserve"> carolinensis</w:t>
      </w:r>
      <w:r w:rsidRPr="00BA35EB">
        <w:rPr>
          <w:rFonts w:ascii="Georgia" w:hAnsi="Georgia"/>
        </w:rPr>
        <w:t>), may also show elevated prevalence due to increased contact rates with conspecifics and contaminated surfaces.</w:t>
      </w:r>
    </w:p>
    <w:p w14:paraId="52D06F75" w14:textId="77777777" w:rsidR="00BA35EB" w:rsidRPr="00BA35EB" w:rsidRDefault="00BA35EB" w:rsidP="00550791">
      <w:pPr>
        <w:spacing w:line="240" w:lineRule="auto"/>
        <w:rPr>
          <w:rFonts w:ascii="Georgia" w:hAnsi="Georgia"/>
        </w:rPr>
      </w:pPr>
      <w:r w:rsidRPr="00BA35EB">
        <w:rPr>
          <w:rFonts w:ascii="Georgia" w:hAnsi="Georgia"/>
        </w:rPr>
        <w:t>Community composition analyses are expected to reveal that sites with feeders support higher songbird abundance and species richness compared to control sites, consistent with previous research on the effects of supplemental feeding on avian communities (Galbraith et al. 2015). However, this increased diversity may come at the cost of elevated disease risk, particularly if dominant or aggressive species monopolize feeders and facilitate pathogen spread through territorial interactions. If disease prevalence is negatively correlated with community diversity, this would suggest that more diverse communities may exhibit dilution effects, where the presence of less-susceptible species reduces overall transmission rates (Becker et al. 2015).</w:t>
      </w:r>
    </w:p>
    <w:p w14:paraId="2150B844" w14:textId="77777777" w:rsidR="00BA35EB" w:rsidRPr="00BA35EB" w:rsidRDefault="00BA35EB" w:rsidP="00550791">
      <w:pPr>
        <w:spacing w:line="240" w:lineRule="auto"/>
        <w:rPr>
          <w:rFonts w:ascii="Georgia" w:hAnsi="Georgia"/>
        </w:rPr>
      </w:pPr>
      <w:r w:rsidRPr="00BA35EB">
        <w:rPr>
          <w:rFonts w:ascii="Georgia" w:hAnsi="Georgia"/>
          <w:b/>
          <w:bCs/>
        </w:rPr>
        <w:t>Temporal Variation in Pathogen Prevalence</w:t>
      </w:r>
    </w:p>
    <w:p w14:paraId="7DD3BA0D" w14:textId="59D23BC9" w:rsidR="00A0644A" w:rsidRPr="00A0644A" w:rsidRDefault="00A0644A" w:rsidP="00550791">
      <w:pPr>
        <w:spacing w:line="240" w:lineRule="auto"/>
        <w:rPr>
          <w:rFonts w:ascii="Georgia" w:hAnsi="Georgia"/>
        </w:rPr>
      </w:pPr>
      <w:r w:rsidRPr="00A0644A">
        <w:rPr>
          <w:rFonts w:ascii="Georgia" w:hAnsi="Georgia"/>
        </w:rPr>
        <w:t xml:space="preserve">Pathogen prevalence is expected to vary seasonally, with peak prevalence occurring during winter months when bird feeding activity is highest and resident songbird populations are most concentrated at feeders. Historical data from the United States show that </w:t>
      </w:r>
      <w:r w:rsidRPr="00A0644A">
        <w:rPr>
          <w:rFonts w:ascii="Georgia" w:hAnsi="Georgia"/>
          <w:i/>
          <w:iCs/>
        </w:rPr>
        <w:t>Salmonella</w:t>
      </w:r>
      <w:r w:rsidRPr="00A0644A">
        <w:rPr>
          <w:rFonts w:ascii="Georgia" w:hAnsi="Georgia"/>
        </w:rPr>
        <w:t>-related mortality events in passerines increase from November through May, with peaks in January and April (Hall and Saito 2008). Winter conditions may also stress birds physiologically, potentially increasing susceptibility to infection. Alternatively, prevalence may peak during the breeding season (spring and early summer) when resident populations are most dense and territorial interactions are frequent, increasing contact rates among individuals.</w:t>
      </w:r>
    </w:p>
    <w:p w14:paraId="3E95739E" w14:textId="3597F30F" w:rsidR="00A0644A" w:rsidRPr="00A0644A" w:rsidRDefault="00A0644A" w:rsidP="00550791">
      <w:pPr>
        <w:spacing w:line="240" w:lineRule="auto"/>
        <w:rPr>
          <w:rFonts w:ascii="Georgia" w:hAnsi="Georgia"/>
        </w:rPr>
      </w:pPr>
      <w:r w:rsidRPr="00A0644A">
        <w:rPr>
          <w:rFonts w:ascii="Georgia" w:hAnsi="Georgia"/>
        </w:rPr>
        <w:t xml:space="preserve">Migratory species are expected to exhibit lower pathogen prevalence than resident species, as migrants are less likely to be regular feeder visitors and may have lower cumulative exposure to contaminated sites. Studies have shown that resident species such as Northern Cardinals, Carolina Chickadees, and Tufted Titmice exhibit higher frequencies of detection at backyard feeding sites compared to migratory species, particularly during winter months (Ayala et al. 2022). However, if migratory species show comparable or higher prevalence than residents, this </w:t>
      </w:r>
      <w:proofErr w:type="gramStart"/>
      <w:r w:rsidRPr="00A0644A">
        <w:rPr>
          <w:rFonts w:ascii="Georgia" w:hAnsi="Georgia"/>
        </w:rPr>
        <w:t>would suggest</w:t>
      </w:r>
      <w:proofErr w:type="gramEnd"/>
      <w:r w:rsidRPr="00A0644A">
        <w:rPr>
          <w:rFonts w:ascii="Georgia" w:hAnsi="Georgia"/>
        </w:rPr>
        <w:t xml:space="preserve"> that they </w:t>
      </w:r>
      <w:r w:rsidRPr="00A0644A">
        <w:rPr>
          <w:rFonts w:ascii="Georgia" w:hAnsi="Georgia"/>
        </w:rPr>
        <w:lastRenderedPageBreak/>
        <w:t>acquire infections during migration or at stopover sites and may introduce novel pathogen strains to local populations upon arrival.</w:t>
      </w:r>
    </w:p>
    <w:p w14:paraId="2295BE3B" w14:textId="77777777" w:rsidR="00BA35EB" w:rsidRPr="00BA35EB" w:rsidRDefault="00BA35EB" w:rsidP="00550791">
      <w:pPr>
        <w:spacing w:line="240" w:lineRule="auto"/>
        <w:rPr>
          <w:rFonts w:ascii="Georgia" w:hAnsi="Georgia"/>
        </w:rPr>
      </w:pPr>
      <w:r w:rsidRPr="00BA35EB">
        <w:rPr>
          <w:rFonts w:ascii="Georgia" w:hAnsi="Georgia"/>
          <w:b/>
          <w:bCs/>
        </w:rPr>
        <w:t>Environmental Pathogen Reservoirs</w:t>
      </w:r>
    </w:p>
    <w:p w14:paraId="65AF92EE" w14:textId="77777777" w:rsidR="00BA35EB" w:rsidRPr="00BA35EB" w:rsidRDefault="00BA35EB" w:rsidP="00550791">
      <w:pPr>
        <w:spacing w:line="240" w:lineRule="auto"/>
        <w:rPr>
          <w:rFonts w:ascii="Georgia" w:hAnsi="Georgia"/>
        </w:rPr>
      </w:pPr>
      <w:r w:rsidRPr="00BA35EB">
        <w:rPr>
          <w:rFonts w:ascii="Georgia" w:hAnsi="Georgia"/>
        </w:rPr>
        <w:t xml:space="preserve">Environmental samples from soil and feeder surfaces are expected to test positive for </w:t>
      </w:r>
      <w:r w:rsidRPr="00BA35EB">
        <w:rPr>
          <w:rFonts w:ascii="Georgia" w:hAnsi="Georgia"/>
          <w:i/>
          <w:iCs/>
        </w:rPr>
        <w:t>S. enterica</w:t>
      </w:r>
      <w:r w:rsidRPr="00BA35EB">
        <w:rPr>
          <w:rFonts w:ascii="Georgia" w:hAnsi="Georgia"/>
        </w:rPr>
        <w:t xml:space="preserve"> and </w:t>
      </w:r>
      <w:r w:rsidRPr="00BA35EB">
        <w:rPr>
          <w:rFonts w:ascii="Georgia" w:hAnsi="Georgia"/>
          <w:i/>
          <w:iCs/>
        </w:rPr>
        <w:t>E. coli</w:t>
      </w:r>
      <w:r w:rsidRPr="00BA35EB">
        <w:rPr>
          <w:rFonts w:ascii="Georgia" w:hAnsi="Georgia"/>
        </w:rPr>
        <w:t xml:space="preserve">, confirming that these substrates serve as pathogen reservoirs at backyard feeding sites. Soil samples collected near bird feeders and chicken coops are predicted to have higher pathogen loads than control soil samples, reflecting fecal contamination from wild birds and domestic poultry. If environmental samples consistently test positive for pathogens even when bird and chicken samples are negative, this </w:t>
      </w:r>
      <w:proofErr w:type="gramStart"/>
      <w:r w:rsidRPr="00BA35EB">
        <w:rPr>
          <w:rFonts w:ascii="Georgia" w:hAnsi="Georgia"/>
        </w:rPr>
        <w:t>would</w:t>
      </w:r>
      <w:proofErr w:type="gramEnd"/>
      <w:r w:rsidRPr="00BA35EB">
        <w:rPr>
          <w:rFonts w:ascii="Georgia" w:hAnsi="Georgia"/>
        </w:rPr>
        <w:t xml:space="preserve"> indicate that environmental reservoirs play a critical role in maintaining pathogen persistence at these sites, and that cleaning or rotating feeding locations may be necessary to reduce transmission risk.</w:t>
      </w:r>
    </w:p>
    <w:p w14:paraId="1BA4A8D4" w14:textId="77777777" w:rsidR="00BA35EB" w:rsidRPr="00BA35EB" w:rsidRDefault="00BA35EB" w:rsidP="00550791">
      <w:pPr>
        <w:spacing w:line="240" w:lineRule="auto"/>
        <w:rPr>
          <w:rFonts w:ascii="Georgia" w:hAnsi="Georgia"/>
        </w:rPr>
      </w:pPr>
      <w:r w:rsidRPr="00BA35EB">
        <w:rPr>
          <w:rFonts w:ascii="Georgia" w:hAnsi="Georgia"/>
          <w:b/>
          <w:bCs/>
        </w:rPr>
        <w:t>Spatial Patterns and Landscape Context</w:t>
      </w:r>
    </w:p>
    <w:p w14:paraId="16ED83DE" w14:textId="77777777" w:rsidR="00BA35EB" w:rsidRPr="00BA35EB" w:rsidRDefault="00BA35EB" w:rsidP="00550791">
      <w:pPr>
        <w:spacing w:line="240" w:lineRule="auto"/>
        <w:rPr>
          <w:rFonts w:ascii="Georgia" w:hAnsi="Georgia"/>
        </w:rPr>
      </w:pPr>
      <w:r w:rsidRPr="00BA35EB">
        <w:rPr>
          <w:rFonts w:ascii="Georgia" w:hAnsi="Georgia"/>
        </w:rPr>
        <w:t>Spatial analyses are expected to reveal that disease prevalence is influenced by landscape-scale factors such as proximity to forest edges, housing density, and connectivity among sites. Sites located closer to forest edges may support higher songbird diversity and abundance, potentially increasing disease transmission opportunities. Conversely, sites in more isolated or fragmented landscapes may exhibit lower prevalence if bird movement among sites is limited, reducing the spread of pathogens across the broader landscape.</w:t>
      </w:r>
    </w:p>
    <w:p w14:paraId="30E88DA0" w14:textId="77777777" w:rsidR="00BA35EB" w:rsidRPr="00BA35EB" w:rsidRDefault="00BA35EB" w:rsidP="00550791">
      <w:pPr>
        <w:spacing w:line="240" w:lineRule="auto"/>
        <w:rPr>
          <w:rFonts w:ascii="Georgia" w:hAnsi="Georgia"/>
        </w:rPr>
      </w:pPr>
      <w:r w:rsidRPr="00BA35EB">
        <w:rPr>
          <w:rFonts w:ascii="Georgia" w:hAnsi="Georgia"/>
        </w:rPr>
        <w:t>If spatial autocorrelation is detected in pathogen prevalence (i.e., nearby sites have similar prevalence levels), this would suggest that pathogen transmission occurs at spatial scales beyond individual backyards, possibly through bird movement among neighboring feeders or through shared environmental reservoirs. Such findings would have important implications for disease management, indicating that coordinated efforts across multiple households or neighborhoods may be necessary to effectively reduce transmission risk.</w:t>
      </w:r>
    </w:p>
    <w:p w14:paraId="68D66E6C" w14:textId="77777777" w:rsidR="001D56EB" w:rsidRDefault="001D56EB" w:rsidP="00550791">
      <w:pPr>
        <w:spacing w:line="240" w:lineRule="auto"/>
        <w:rPr>
          <w:rFonts w:ascii="Georgia" w:hAnsi="Georgia"/>
        </w:rPr>
      </w:pPr>
    </w:p>
    <w:p w14:paraId="46AB6CE4" w14:textId="77777777" w:rsidR="00550791" w:rsidRDefault="00550791" w:rsidP="00550791">
      <w:pPr>
        <w:spacing w:line="240" w:lineRule="auto"/>
        <w:rPr>
          <w:rFonts w:ascii="Georgia" w:hAnsi="Georgia"/>
        </w:rPr>
      </w:pPr>
    </w:p>
    <w:p w14:paraId="17EF91B9" w14:textId="534B8AD0" w:rsidR="00550791" w:rsidRDefault="00550791" w:rsidP="00550791">
      <w:pPr>
        <w:spacing w:line="240" w:lineRule="auto"/>
        <w:rPr>
          <w:rFonts w:ascii="Georgia" w:hAnsi="Georgia"/>
        </w:rPr>
      </w:pPr>
    </w:p>
    <w:p w14:paraId="1419381D" w14:textId="77777777" w:rsidR="00550791" w:rsidRDefault="00550791">
      <w:pPr>
        <w:rPr>
          <w:rFonts w:ascii="Georgia" w:hAnsi="Georgia"/>
        </w:rPr>
      </w:pPr>
      <w:r>
        <w:rPr>
          <w:rFonts w:ascii="Georgia" w:hAnsi="Georgia"/>
        </w:rPr>
        <w:br w:type="page"/>
      </w:r>
    </w:p>
    <w:p w14:paraId="343F70AD" w14:textId="3927EC6A" w:rsidR="00550791" w:rsidRDefault="002D1A95" w:rsidP="00550791">
      <w:pPr>
        <w:spacing w:line="240" w:lineRule="auto"/>
        <w:jc w:val="center"/>
        <w:rPr>
          <w:rFonts w:ascii="Georgia" w:hAnsi="Georgia"/>
          <w:b/>
          <w:bCs/>
        </w:rPr>
      </w:pPr>
      <w:r>
        <w:rPr>
          <w:rFonts w:ascii="Georgia" w:hAnsi="Georgia"/>
          <w:b/>
          <w:bCs/>
        </w:rPr>
        <w:lastRenderedPageBreak/>
        <w:t>Literature Cited</w:t>
      </w:r>
    </w:p>
    <w:p w14:paraId="0FFC4725" w14:textId="77777777" w:rsidR="002D1A95" w:rsidRPr="00550791" w:rsidRDefault="002D1A95" w:rsidP="00550791">
      <w:pPr>
        <w:spacing w:line="240" w:lineRule="auto"/>
        <w:jc w:val="center"/>
        <w:rPr>
          <w:rFonts w:ascii="Georgia" w:hAnsi="Georgia"/>
          <w:b/>
          <w:bCs/>
        </w:rPr>
      </w:pPr>
    </w:p>
    <w:p w14:paraId="7A239C70" w14:textId="77777777" w:rsidR="002D1A95" w:rsidRDefault="00550791" w:rsidP="002D1A95">
      <w:pPr>
        <w:spacing w:line="480" w:lineRule="auto"/>
        <w:rPr>
          <w:rFonts w:ascii="Georgia" w:hAnsi="Georgia"/>
        </w:rPr>
      </w:pPr>
      <w:r w:rsidRPr="00550791">
        <w:rPr>
          <w:rFonts w:ascii="Georgia" w:hAnsi="Georgia"/>
        </w:rPr>
        <w:t xml:space="preserve">Ayala, A. J., L. K. Haas, B. M. Williams, S. S. Fink, M. J. Yabsley, and S. M. Hernandez. </w:t>
      </w:r>
    </w:p>
    <w:p w14:paraId="00D25E57" w14:textId="77E3D307" w:rsidR="00550791" w:rsidRPr="00550791" w:rsidRDefault="00550791" w:rsidP="002D1A95">
      <w:pPr>
        <w:spacing w:line="480" w:lineRule="auto"/>
        <w:ind w:left="720"/>
        <w:rPr>
          <w:rFonts w:ascii="Georgia" w:hAnsi="Georgia"/>
        </w:rPr>
      </w:pPr>
      <w:r w:rsidRPr="00550791">
        <w:rPr>
          <w:rFonts w:ascii="Georgia" w:hAnsi="Georgia"/>
        </w:rPr>
        <w:t xml:space="preserve">2022. Risky business in Georgia's wild birds: contact rates between wild birds and backyard chickens </w:t>
      </w:r>
      <w:proofErr w:type="gramStart"/>
      <w:r w:rsidRPr="00550791">
        <w:rPr>
          <w:rFonts w:ascii="Georgia" w:hAnsi="Georgia"/>
        </w:rPr>
        <w:t>is</w:t>
      </w:r>
      <w:proofErr w:type="gramEnd"/>
      <w:r w:rsidRPr="00550791">
        <w:rPr>
          <w:rFonts w:ascii="Georgia" w:hAnsi="Georgia"/>
        </w:rPr>
        <w:t xml:space="preserve"> influenced by supplemental feed. Epidemiology and Infection </w:t>
      </w:r>
      <w:proofErr w:type="gramStart"/>
      <w:r w:rsidRPr="00550791">
        <w:rPr>
          <w:rFonts w:ascii="Georgia" w:hAnsi="Georgia"/>
        </w:rPr>
        <w:t>150:e</w:t>
      </w:r>
      <w:proofErr w:type="gramEnd"/>
      <w:r w:rsidRPr="00550791">
        <w:rPr>
          <w:rFonts w:ascii="Georgia" w:hAnsi="Georgia"/>
        </w:rPr>
        <w:t>102.</w:t>
      </w:r>
    </w:p>
    <w:p w14:paraId="25BF941F" w14:textId="77777777" w:rsidR="002D1A95" w:rsidRDefault="00550791" w:rsidP="002D1A95">
      <w:pPr>
        <w:spacing w:line="480" w:lineRule="auto"/>
        <w:rPr>
          <w:rFonts w:ascii="Georgia" w:hAnsi="Georgia"/>
        </w:rPr>
      </w:pPr>
      <w:r w:rsidRPr="00550791">
        <w:rPr>
          <w:rFonts w:ascii="Georgia" w:hAnsi="Georgia"/>
        </w:rPr>
        <w:t xml:space="preserve">Becker, D. J., and R. J. Hall. 2014. Too much of a good thing: resource provisioning </w:t>
      </w:r>
    </w:p>
    <w:p w14:paraId="2179D9A4" w14:textId="12175FB6" w:rsidR="00550791" w:rsidRPr="00550791" w:rsidRDefault="00550791" w:rsidP="002D1A95">
      <w:pPr>
        <w:spacing w:line="480" w:lineRule="auto"/>
        <w:ind w:firstLine="720"/>
        <w:rPr>
          <w:rFonts w:ascii="Georgia" w:hAnsi="Georgia"/>
        </w:rPr>
      </w:pPr>
      <w:r w:rsidRPr="00550791">
        <w:rPr>
          <w:rFonts w:ascii="Georgia" w:hAnsi="Georgia"/>
        </w:rPr>
        <w:t>alters infectious disease dynamics in wildlife. Biology Letters 10:20140309.</w:t>
      </w:r>
    </w:p>
    <w:p w14:paraId="4411E9A1" w14:textId="77777777" w:rsidR="002D1A95" w:rsidRDefault="00550791" w:rsidP="002D1A95">
      <w:pPr>
        <w:spacing w:line="480" w:lineRule="auto"/>
        <w:rPr>
          <w:rFonts w:ascii="Georgia" w:hAnsi="Georgia"/>
        </w:rPr>
      </w:pPr>
      <w:r w:rsidRPr="00550791">
        <w:rPr>
          <w:rFonts w:ascii="Georgia" w:hAnsi="Georgia"/>
        </w:rPr>
        <w:t xml:space="preserve">Becker, D. J., D. G. </w:t>
      </w:r>
      <w:proofErr w:type="spellStart"/>
      <w:r w:rsidRPr="00550791">
        <w:rPr>
          <w:rFonts w:ascii="Georgia" w:hAnsi="Georgia"/>
        </w:rPr>
        <w:t>Streicker</w:t>
      </w:r>
      <w:proofErr w:type="spellEnd"/>
      <w:r w:rsidRPr="00550791">
        <w:rPr>
          <w:rFonts w:ascii="Georgia" w:hAnsi="Georgia"/>
        </w:rPr>
        <w:t xml:space="preserve">, and S. Altizer. 2015. Linking anthropogenic resources to </w:t>
      </w:r>
    </w:p>
    <w:p w14:paraId="5A9F3E98" w14:textId="5C421E72" w:rsidR="00550791" w:rsidRDefault="00550791" w:rsidP="002D1A95">
      <w:pPr>
        <w:spacing w:line="480" w:lineRule="auto"/>
        <w:ind w:left="720"/>
        <w:rPr>
          <w:rFonts w:ascii="Georgia" w:hAnsi="Georgia"/>
        </w:rPr>
      </w:pPr>
      <w:r w:rsidRPr="00550791">
        <w:rPr>
          <w:rFonts w:ascii="Georgia" w:hAnsi="Georgia"/>
        </w:rPr>
        <w:t>wildlife-pathogen dynamics: a review and meta-analysis. Ecology Letters 18:483–495.</w:t>
      </w:r>
      <w:r w:rsidR="002D1A95">
        <w:rPr>
          <w:rFonts w:ascii="Georgia" w:hAnsi="Georgia"/>
        </w:rPr>
        <w:t xml:space="preserve"> </w:t>
      </w:r>
    </w:p>
    <w:p w14:paraId="17CD3326" w14:textId="02E51E4F" w:rsidR="00B34DA3" w:rsidRPr="00550791" w:rsidRDefault="00B34DA3" w:rsidP="00B34DA3">
      <w:pPr>
        <w:spacing w:line="480" w:lineRule="auto"/>
        <w:rPr>
          <w:rFonts w:ascii="Georgia" w:hAnsi="Georgia"/>
        </w:rPr>
      </w:pPr>
      <w:r w:rsidRPr="00B34DA3">
        <w:rPr>
          <w:rFonts w:ascii="Georgia" w:hAnsi="Georgia"/>
        </w:rPr>
        <w:t xml:space="preserve">Centers for Disease Control and Prevention. 2021. Salmonella outbreak linked to wild songbirds. https://www.cdc.gov/salmonella/songbirds-07-21/index.html. Accessed </w:t>
      </w:r>
      <w:r>
        <w:rPr>
          <w:rFonts w:ascii="Georgia" w:hAnsi="Georgia"/>
        </w:rPr>
        <w:t>November 2025</w:t>
      </w:r>
      <w:r w:rsidRPr="00B34DA3">
        <w:rPr>
          <w:rFonts w:ascii="Georgia" w:hAnsi="Georgia"/>
        </w:rPr>
        <w:t>.</w:t>
      </w:r>
    </w:p>
    <w:p w14:paraId="7477652E" w14:textId="77777777" w:rsidR="002D1A95" w:rsidRDefault="00550791" w:rsidP="002D1A95">
      <w:pPr>
        <w:spacing w:line="480" w:lineRule="auto"/>
        <w:rPr>
          <w:rFonts w:ascii="Georgia" w:hAnsi="Georgia"/>
        </w:rPr>
      </w:pPr>
      <w:r w:rsidRPr="00550791">
        <w:rPr>
          <w:rFonts w:ascii="Georgia" w:hAnsi="Georgia"/>
        </w:rPr>
        <w:t xml:space="preserve">Cox, D. T. C., and K. J. Gaston. 2016. Urban bird feeding: connecting people with </w:t>
      </w:r>
    </w:p>
    <w:p w14:paraId="2A3146A4" w14:textId="6F96EA9B" w:rsidR="00550791" w:rsidRPr="00550791" w:rsidRDefault="00550791" w:rsidP="002D1A95">
      <w:pPr>
        <w:spacing w:line="480" w:lineRule="auto"/>
        <w:ind w:firstLine="720"/>
        <w:rPr>
          <w:rFonts w:ascii="Georgia" w:hAnsi="Georgia"/>
        </w:rPr>
      </w:pPr>
      <w:r w:rsidRPr="00550791">
        <w:rPr>
          <w:rFonts w:ascii="Georgia" w:hAnsi="Georgia"/>
        </w:rPr>
        <w:t xml:space="preserve">nature. </w:t>
      </w:r>
      <w:proofErr w:type="spellStart"/>
      <w:r w:rsidRPr="00550791">
        <w:rPr>
          <w:rFonts w:ascii="Georgia" w:hAnsi="Georgia"/>
        </w:rPr>
        <w:t>PLoS</w:t>
      </w:r>
      <w:proofErr w:type="spellEnd"/>
      <w:r w:rsidRPr="00550791">
        <w:rPr>
          <w:rFonts w:ascii="Georgia" w:hAnsi="Georgia"/>
        </w:rPr>
        <w:t xml:space="preserve"> ONE </w:t>
      </w:r>
      <w:proofErr w:type="gramStart"/>
      <w:r w:rsidRPr="00550791">
        <w:rPr>
          <w:rFonts w:ascii="Georgia" w:hAnsi="Georgia"/>
        </w:rPr>
        <w:t>11:e</w:t>
      </w:r>
      <w:proofErr w:type="gramEnd"/>
      <w:r w:rsidRPr="00550791">
        <w:rPr>
          <w:rFonts w:ascii="Georgia" w:hAnsi="Georgia"/>
        </w:rPr>
        <w:t>0158717.</w:t>
      </w:r>
      <w:r w:rsidR="002D1A95">
        <w:rPr>
          <w:rFonts w:ascii="Georgia" w:hAnsi="Georgia"/>
        </w:rPr>
        <w:t xml:space="preserve"> </w:t>
      </w:r>
    </w:p>
    <w:p w14:paraId="5529DF6E" w14:textId="77777777" w:rsidR="002D1A95" w:rsidRDefault="00550791" w:rsidP="002D1A95">
      <w:pPr>
        <w:spacing w:line="480" w:lineRule="auto"/>
        <w:rPr>
          <w:rFonts w:ascii="Georgia" w:hAnsi="Georgia"/>
        </w:rPr>
      </w:pPr>
      <w:r w:rsidRPr="00550791">
        <w:rPr>
          <w:rFonts w:ascii="Georgia" w:hAnsi="Georgia"/>
        </w:rPr>
        <w:t xml:space="preserve">Davies, Z. G., R. A. Fuller, M. </w:t>
      </w:r>
      <w:proofErr w:type="spellStart"/>
      <w:r w:rsidRPr="00550791">
        <w:rPr>
          <w:rFonts w:ascii="Georgia" w:hAnsi="Georgia"/>
        </w:rPr>
        <w:t>Dallimer</w:t>
      </w:r>
      <w:proofErr w:type="spellEnd"/>
      <w:r w:rsidRPr="00550791">
        <w:rPr>
          <w:rFonts w:ascii="Georgia" w:hAnsi="Georgia"/>
        </w:rPr>
        <w:t xml:space="preserve">, A. </w:t>
      </w:r>
      <w:proofErr w:type="spellStart"/>
      <w:r w:rsidRPr="00550791">
        <w:rPr>
          <w:rFonts w:ascii="Georgia" w:hAnsi="Georgia"/>
        </w:rPr>
        <w:t>Loram</w:t>
      </w:r>
      <w:proofErr w:type="spellEnd"/>
      <w:r w:rsidRPr="00550791">
        <w:rPr>
          <w:rFonts w:ascii="Georgia" w:hAnsi="Georgia"/>
        </w:rPr>
        <w:t xml:space="preserve">, and K. J. Gaston. 2012. Household </w:t>
      </w:r>
    </w:p>
    <w:p w14:paraId="3F6FD5A6" w14:textId="237185E1" w:rsidR="00550791" w:rsidRPr="00550791" w:rsidRDefault="00550791" w:rsidP="002D1A95">
      <w:pPr>
        <w:spacing w:line="480" w:lineRule="auto"/>
        <w:ind w:left="720"/>
        <w:rPr>
          <w:rFonts w:ascii="Georgia" w:hAnsi="Georgia"/>
        </w:rPr>
      </w:pPr>
      <w:r w:rsidRPr="00550791">
        <w:rPr>
          <w:rFonts w:ascii="Georgia" w:hAnsi="Georgia"/>
        </w:rPr>
        <w:t xml:space="preserve">factors influencing participation in bird feeding activity: a national scale analysis. </w:t>
      </w:r>
      <w:proofErr w:type="spellStart"/>
      <w:r w:rsidRPr="00550791">
        <w:rPr>
          <w:rFonts w:ascii="Georgia" w:hAnsi="Georgia"/>
        </w:rPr>
        <w:t>PLoS</w:t>
      </w:r>
      <w:proofErr w:type="spellEnd"/>
      <w:r w:rsidRPr="00550791">
        <w:rPr>
          <w:rFonts w:ascii="Georgia" w:hAnsi="Georgia"/>
        </w:rPr>
        <w:t xml:space="preserve"> ONE </w:t>
      </w:r>
      <w:proofErr w:type="gramStart"/>
      <w:r w:rsidRPr="00550791">
        <w:rPr>
          <w:rFonts w:ascii="Georgia" w:hAnsi="Georgia"/>
        </w:rPr>
        <w:t>7:e</w:t>
      </w:r>
      <w:proofErr w:type="gramEnd"/>
      <w:r w:rsidRPr="00550791">
        <w:rPr>
          <w:rFonts w:ascii="Georgia" w:hAnsi="Georgia"/>
        </w:rPr>
        <w:t>39692.</w:t>
      </w:r>
    </w:p>
    <w:p w14:paraId="67CC8007" w14:textId="77777777" w:rsidR="002D1A95" w:rsidRDefault="00550791" w:rsidP="002D1A95">
      <w:pPr>
        <w:spacing w:line="480" w:lineRule="auto"/>
        <w:rPr>
          <w:rFonts w:ascii="Georgia" w:hAnsi="Georgia"/>
        </w:rPr>
      </w:pPr>
      <w:r w:rsidRPr="00550791">
        <w:rPr>
          <w:rFonts w:ascii="Georgia" w:hAnsi="Georgia"/>
        </w:rPr>
        <w:t xml:space="preserve">Dayer, A. A., C. Rosenblatt, D. N. Bonter, H. Faulkner, R. J. Hall, W. M. </w:t>
      </w:r>
      <w:proofErr w:type="spellStart"/>
      <w:r w:rsidRPr="00550791">
        <w:rPr>
          <w:rFonts w:ascii="Georgia" w:hAnsi="Georgia"/>
        </w:rPr>
        <w:t>Hochachka</w:t>
      </w:r>
      <w:proofErr w:type="spellEnd"/>
      <w:r w:rsidRPr="00550791">
        <w:rPr>
          <w:rFonts w:ascii="Georgia" w:hAnsi="Georgia"/>
        </w:rPr>
        <w:t xml:space="preserve">, T. </w:t>
      </w:r>
    </w:p>
    <w:p w14:paraId="40641380" w14:textId="2B586DF4" w:rsidR="00550791" w:rsidRPr="00550791" w:rsidRDefault="00550791" w:rsidP="002D1A95">
      <w:pPr>
        <w:spacing w:line="480" w:lineRule="auto"/>
        <w:ind w:left="720"/>
        <w:rPr>
          <w:rFonts w:ascii="Georgia" w:hAnsi="Georgia"/>
        </w:rPr>
      </w:pPr>
      <w:r w:rsidRPr="00550791">
        <w:rPr>
          <w:rFonts w:ascii="Georgia" w:hAnsi="Georgia"/>
        </w:rPr>
        <w:lastRenderedPageBreak/>
        <w:t>B. Phillips, and D. M. Hawley. 2019. Observations at backyard bird feeders influence the emotions and actions of people that feed birds. People and Nature 1:1–14.</w:t>
      </w:r>
    </w:p>
    <w:p w14:paraId="70B910C6" w14:textId="77777777" w:rsidR="002D1A95" w:rsidRDefault="00550791" w:rsidP="002D1A95">
      <w:pPr>
        <w:spacing w:line="480" w:lineRule="auto"/>
        <w:rPr>
          <w:rFonts w:ascii="Georgia" w:hAnsi="Georgia"/>
        </w:rPr>
      </w:pPr>
      <w:r w:rsidRPr="00550791">
        <w:rPr>
          <w:rFonts w:ascii="Georgia" w:hAnsi="Georgia"/>
        </w:rPr>
        <w:t xml:space="preserve">Galbraith, J. A., J. R. Beggs, D. N. Jones, and M. C. Stanley. 2015. Supplementary </w:t>
      </w:r>
    </w:p>
    <w:p w14:paraId="4F08C514" w14:textId="77777777" w:rsidR="002D1A95" w:rsidRDefault="00550791" w:rsidP="002D1A95">
      <w:pPr>
        <w:spacing w:line="480" w:lineRule="auto"/>
        <w:ind w:left="720"/>
        <w:rPr>
          <w:rFonts w:ascii="Georgia" w:hAnsi="Georgia"/>
        </w:rPr>
      </w:pPr>
      <w:r w:rsidRPr="00550791">
        <w:rPr>
          <w:rFonts w:ascii="Georgia" w:hAnsi="Georgia"/>
        </w:rPr>
        <w:t xml:space="preserve">feeding restructures urban bird communities. Proceedings of the National Academy of Sciences USA </w:t>
      </w:r>
      <w:proofErr w:type="gramStart"/>
      <w:r w:rsidRPr="00550791">
        <w:rPr>
          <w:rFonts w:ascii="Georgia" w:hAnsi="Georgia"/>
        </w:rPr>
        <w:t>112:E</w:t>
      </w:r>
      <w:proofErr w:type="gramEnd"/>
      <w:r w:rsidRPr="00550791">
        <w:rPr>
          <w:rFonts w:ascii="Georgia" w:hAnsi="Georgia"/>
        </w:rPr>
        <w:t>2648–E2657.</w:t>
      </w:r>
    </w:p>
    <w:p w14:paraId="02D7247E" w14:textId="77777777" w:rsidR="002D1A95" w:rsidRDefault="00550791" w:rsidP="002D1A95">
      <w:pPr>
        <w:spacing w:line="480" w:lineRule="auto"/>
        <w:rPr>
          <w:rFonts w:ascii="Georgia" w:hAnsi="Georgia"/>
        </w:rPr>
      </w:pPr>
      <w:r w:rsidRPr="00550791">
        <w:rPr>
          <w:rFonts w:ascii="Georgia" w:hAnsi="Georgia"/>
        </w:rPr>
        <w:t xml:space="preserve">Hall, A. J., and E. K. Saito. 2008. Avian wildlife mortality events due to salmonellosis in </w:t>
      </w:r>
    </w:p>
    <w:p w14:paraId="1B7AC54A" w14:textId="77777777" w:rsidR="002D1A95" w:rsidRDefault="002D1A95" w:rsidP="002D1A95">
      <w:pPr>
        <w:spacing w:line="480" w:lineRule="auto"/>
        <w:ind w:firstLine="720"/>
        <w:rPr>
          <w:rFonts w:ascii="Georgia" w:hAnsi="Georgia"/>
        </w:rPr>
      </w:pPr>
      <w:r w:rsidRPr="002D1A95">
        <w:rPr>
          <w:rFonts w:ascii="Georgia" w:hAnsi="Georgia"/>
        </w:rPr>
        <w:t>the United States, 1985–2004. Journal of Wildlife Diseases 44:585–591.</w:t>
      </w:r>
      <w:r>
        <w:rPr>
          <w:rFonts w:ascii="Georgia" w:hAnsi="Georgia"/>
        </w:rPr>
        <w:br/>
      </w:r>
      <w:r w:rsidRPr="002D1A95">
        <w:rPr>
          <w:rFonts w:ascii="Georgia" w:hAnsi="Georgia"/>
        </w:rPr>
        <w:t xml:space="preserve">Pyle, P. 2008. Identification guide to North American birds, Part 1. Second edition. Slate </w:t>
      </w:r>
    </w:p>
    <w:p w14:paraId="7259FB26" w14:textId="6375062D" w:rsidR="002D1A95" w:rsidRDefault="002D1A95" w:rsidP="002D1A95">
      <w:pPr>
        <w:spacing w:line="480" w:lineRule="auto"/>
        <w:ind w:firstLine="720"/>
        <w:rPr>
          <w:rFonts w:ascii="Georgia" w:hAnsi="Georgia"/>
        </w:rPr>
      </w:pPr>
      <w:r w:rsidRPr="002D1A95">
        <w:rPr>
          <w:rFonts w:ascii="Georgia" w:hAnsi="Georgia"/>
        </w:rPr>
        <w:t>Creek Press, Point Reyes Station, California, USA.</w:t>
      </w:r>
    </w:p>
    <w:p w14:paraId="5A73ABCE" w14:textId="77777777" w:rsidR="00B34DA3" w:rsidRDefault="00B34DA3" w:rsidP="00B34DA3">
      <w:pPr>
        <w:spacing w:line="480" w:lineRule="auto"/>
        <w:rPr>
          <w:rFonts w:ascii="Georgia" w:hAnsi="Georgia"/>
        </w:rPr>
      </w:pPr>
      <w:r w:rsidRPr="00B34DA3">
        <w:rPr>
          <w:rFonts w:ascii="Georgia" w:hAnsi="Georgia"/>
        </w:rPr>
        <w:t xml:space="preserve">R Core Team. 2024. R: a language and environment for statistical computing. R </w:t>
      </w:r>
    </w:p>
    <w:p w14:paraId="65DAA7A6" w14:textId="669E1AB6" w:rsidR="00B34DA3" w:rsidRDefault="00B34DA3" w:rsidP="00B34DA3">
      <w:pPr>
        <w:spacing w:line="480" w:lineRule="auto"/>
        <w:ind w:firstLine="720"/>
        <w:rPr>
          <w:rFonts w:ascii="Georgia" w:hAnsi="Georgia"/>
        </w:rPr>
      </w:pPr>
      <w:r w:rsidRPr="00B34DA3">
        <w:rPr>
          <w:rFonts w:ascii="Georgia" w:hAnsi="Georgia"/>
        </w:rPr>
        <w:t>Foundation for Statistical Computing, Vienna, Austria.</w:t>
      </w:r>
    </w:p>
    <w:p w14:paraId="629FC62A" w14:textId="77777777" w:rsidR="002D1A95" w:rsidRDefault="00550791" w:rsidP="002D1A95">
      <w:pPr>
        <w:spacing w:line="480" w:lineRule="auto"/>
        <w:rPr>
          <w:rFonts w:ascii="Georgia" w:hAnsi="Georgia"/>
        </w:rPr>
      </w:pPr>
      <w:r w:rsidRPr="00550791">
        <w:rPr>
          <w:rFonts w:ascii="Georgia" w:hAnsi="Georgia"/>
        </w:rPr>
        <w:t xml:space="preserve">Robb, G. N., R. A. McDonald, D. E. Chamberlain, and S. </w:t>
      </w:r>
      <w:proofErr w:type="spellStart"/>
      <w:r w:rsidRPr="00550791">
        <w:rPr>
          <w:rFonts w:ascii="Georgia" w:hAnsi="Georgia"/>
        </w:rPr>
        <w:t>Bearhop</w:t>
      </w:r>
      <w:proofErr w:type="spellEnd"/>
      <w:r w:rsidRPr="00550791">
        <w:rPr>
          <w:rFonts w:ascii="Georgia" w:hAnsi="Georgia"/>
        </w:rPr>
        <w:t xml:space="preserve">. 2008. Food for </w:t>
      </w:r>
    </w:p>
    <w:p w14:paraId="186DB6A5" w14:textId="32C24A0E" w:rsidR="00550791" w:rsidRPr="00550791" w:rsidRDefault="00550791" w:rsidP="002D1A95">
      <w:pPr>
        <w:spacing w:line="480" w:lineRule="auto"/>
        <w:ind w:left="720"/>
        <w:rPr>
          <w:rFonts w:ascii="Georgia" w:hAnsi="Georgia"/>
        </w:rPr>
      </w:pPr>
      <w:r w:rsidRPr="00550791">
        <w:rPr>
          <w:rFonts w:ascii="Georgia" w:hAnsi="Georgia"/>
        </w:rPr>
        <w:t>thought: supplementary feeding as a driver of ecological change in avian populations. Frontiers in Ecology and the Environment 6:476–484.</w:t>
      </w:r>
    </w:p>
    <w:p w14:paraId="5303C93A" w14:textId="4FEF72A9" w:rsidR="00550791" w:rsidRDefault="002D1A95" w:rsidP="002D1A95">
      <w:pPr>
        <w:spacing w:line="480" w:lineRule="auto"/>
        <w:rPr>
          <w:rFonts w:ascii="Georgia" w:hAnsi="Georgia"/>
        </w:rPr>
      </w:pPr>
      <w:r>
        <w:rPr>
          <w:rFonts w:ascii="Georgia" w:hAnsi="Georgia"/>
        </w:rPr>
        <w:br/>
      </w:r>
    </w:p>
    <w:p w14:paraId="3C64D81B" w14:textId="0DCE6115" w:rsidR="002D1A95" w:rsidRDefault="002D1A95" w:rsidP="002D1A95">
      <w:pPr>
        <w:spacing w:line="480" w:lineRule="auto"/>
        <w:rPr>
          <w:rFonts w:ascii="Georgia" w:hAnsi="Georgia"/>
        </w:rPr>
      </w:pPr>
    </w:p>
    <w:p w14:paraId="416F2457" w14:textId="77777777" w:rsidR="002D1A95" w:rsidRDefault="002D1A95">
      <w:pPr>
        <w:rPr>
          <w:rFonts w:ascii="Georgia" w:hAnsi="Georgia"/>
        </w:rPr>
      </w:pPr>
      <w:r>
        <w:rPr>
          <w:rFonts w:ascii="Georgia" w:hAnsi="Georgia"/>
        </w:rPr>
        <w:br w:type="page"/>
      </w:r>
    </w:p>
    <w:p w14:paraId="77658C90" w14:textId="46AFCF8E" w:rsidR="002D1A95" w:rsidRDefault="002D1A95" w:rsidP="002D1A95">
      <w:pPr>
        <w:spacing w:line="480" w:lineRule="auto"/>
        <w:jc w:val="center"/>
        <w:rPr>
          <w:rFonts w:ascii="Georgia" w:hAnsi="Georgia"/>
          <w:b/>
          <w:bCs/>
        </w:rPr>
      </w:pPr>
      <w:r>
        <w:rPr>
          <w:rFonts w:ascii="Georgia" w:hAnsi="Georgia"/>
          <w:b/>
          <w:bCs/>
        </w:rPr>
        <w:lastRenderedPageBreak/>
        <w:t>Appendix</w:t>
      </w:r>
    </w:p>
    <w:p w14:paraId="434A2968" w14:textId="77777777" w:rsidR="002D1A95" w:rsidRDefault="002D1A95" w:rsidP="002D1A95">
      <w:pPr>
        <w:spacing w:line="480" w:lineRule="auto"/>
        <w:jc w:val="center"/>
        <w:rPr>
          <w:rFonts w:ascii="Georgia" w:hAnsi="Georgia"/>
          <w:b/>
          <w:bCs/>
        </w:rPr>
      </w:pPr>
    </w:p>
    <w:p w14:paraId="27ED95D4" w14:textId="77777777" w:rsidR="002D1A95" w:rsidRDefault="002D1A95" w:rsidP="002D1A95">
      <w:pPr>
        <w:pStyle w:val="ListParagraph"/>
        <w:keepNext/>
        <w:numPr>
          <w:ilvl w:val="0"/>
          <w:numId w:val="2"/>
        </w:numPr>
        <w:spacing w:line="480" w:lineRule="auto"/>
      </w:pPr>
      <w:r>
        <w:rPr>
          <w:rFonts w:ascii="Georgia" w:hAnsi="Georgia"/>
          <w:noProof/>
        </w:rPr>
        <w:drawing>
          <wp:inline distT="0" distB="0" distL="0" distR="0" wp14:anchorId="1DA7E73B" wp14:editId="49D83ABA">
            <wp:extent cx="3860800" cy="5016500"/>
            <wp:effectExtent l="0" t="0" r="0" b="0"/>
            <wp:docPr id="645691365" name="Picture 2"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1365" name="Picture 2" descr="A close-up of a pap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860800" cy="5016500"/>
                    </a:xfrm>
                    <a:prstGeom prst="rect">
                      <a:avLst/>
                    </a:prstGeom>
                  </pic:spPr>
                </pic:pic>
              </a:graphicData>
            </a:graphic>
          </wp:inline>
        </w:drawing>
      </w:r>
    </w:p>
    <w:p w14:paraId="427C17C3" w14:textId="6CCA56C4" w:rsidR="002D1A95" w:rsidRDefault="002D1A95" w:rsidP="002D1A95">
      <w:pPr>
        <w:pStyle w:val="Caption"/>
        <w:ind w:left="720" w:firstLine="720"/>
        <w:rPr>
          <w:rFonts w:ascii="Georgia" w:hAnsi="Georgia"/>
        </w:rPr>
      </w:pPr>
      <w:r>
        <w:t>Entry Questionnaire for Homeowners</w:t>
      </w:r>
    </w:p>
    <w:p w14:paraId="683769D7" w14:textId="77777777" w:rsidR="002D1A95" w:rsidRDefault="002D1A95" w:rsidP="002D1A95">
      <w:pPr>
        <w:spacing w:line="480" w:lineRule="auto"/>
        <w:rPr>
          <w:rFonts w:ascii="Georgia" w:hAnsi="Georgia"/>
        </w:rPr>
      </w:pPr>
    </w:p>
    <w:p w14:paraId="49D48D64" w14:textId="77777777" w:rsidR="002D1A95" w:rsidRDefault="002D1A95" w:rsidP="002D1A95">
      <w:pPr>
        <w:spacing w:line="480" w:lineRule="auto"/>
        <w:rPr>
          <w:rFonts w:ascii="Georgia" w:hAnsi="Georgia"/>
        </w:rPr>
      </w:pPr>
    </w:p>
    <w:p w14:paraId="4F7EE0EE" w14:textId="77777777" w:rsidR="002D1A95" w:rsidRDefault="002D1A95" w:rsidP="002D1A95">
      <w:pPr>
        <w:spacing w:line="480" w:lineRule="auto"/>
        <w:rPr>
          <w:rFonts w:ascii="Georgia" w:hAnsi="Georgia"/>
        </w:rPr>
      </w:pPr>
    </w:p>
    <w:p w14:paraId="7182BFA1" w14:textId="77777777" w:rsidR="002D1A95" w:rsidRDefault="002D1A95" w:rsidP="002D1A95">
      <w:pPr>
        <w:pStyle w:val="ListParagraph"/>
        <w:keepNext/>
        <w:numPr>
          <w:ilvl w:val="0"/>
          <w:numId w:val="2"/>
        </w:numPr>
        <w:spacing w:line="480" w:lineRule="auto"/>
      </w:pPr>
      <w:r>
        <w:rPr>
          <w:rFonts w:ascii="Georgia" w:hAnsi="Georgia"/>
          <w:noProof/>
        </w:rPr>
        <w:lastRenderedPageBreak/>
        <w:drawing>
          <wp:inline distT="0" distB="0" distL="0" distR="0" wp14:anchorId="7FBCF953" wp14:editId="4362AE3B">
            <wp:extent cx="5226756" cy="3759200"/>
            <wp:effectExtent l="0" t="0" r="5715" b="0"/>
            <wp:docPr id="1232939532" name="Picture 4" descr="A blank list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39532" name="Picture 4" descr="A blank list of data&#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33125" cy="3763781"/>
                    </a:xfrm>
                    <a:prstGeom prst="rect">
                      <a:avLst/>
                    </a:prstGeom>
                  </pic:spPr>
                </pic:pic>
              </a:graphicData>
            </a:graphic>
          </wp:inline>
        </w:drawing>
      </w:r>
      <w:r>
        <w:rPr>
          <w:rFonts w:ascii="Georgia" w:hAnsi="Georgia"/>
          <w:noProof/>
        </w:rPr>
        <w:drawing>
          <wp:inline distT="0" distB="0" distL="0" distR="0" wp14:anchorId="001E57AA" wp14:editId="10A40BC2">
            <wp:extent cx="4934641" cy="3759200"/>
            <wp:effectExtent l="0" t="0" r="5715" b="0"/>
            <wp:docPr id="609729561" name="Picture 3" descr="A blank list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29561" name="Picture 3" descr="A blank list of data&#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60547" cy="3778935"/>
                    </a:xfrm>
                    <a:prstGeom prst="rect">
                      <a:avLst/>
                    </a:prstGeom>
                  </pic:spPr>
                </pic:pic>
              </a:graphicData>
            </a:graphic>
          </wp:inline>
        </w:drawing>
      </w:r>
    </w:p>
    <w:p w14:paraId="7371BA51" w14:textId="18534477" w:rsidR="002D1A95" w:rsidRPr="002D1A95" w:rsidRDefault="002D1A95" w:rsidP="002D1A95">
      <w:pPr>
        <w:pStyle w:val="Caption"/>
        <w:ind w:left="720"/>
        <w:rPr>
          <w:rFonts w:ascii="Georgia" w:hAnsi="Georgia"/>
        </w:rPr>
      </w:pPr>
      <w:r>
        <w:t>Field Data Sheet</w:t>
      </w:r>
    </w:p>
    <w:sectPr w:rsidR="002D1A95" w:rsidRPr="002D1A95" w:rsidSect="00A70505">
      <w:headerReference w:type="even" r:id="rId14"/>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lsey McCune" w:date="2026-01-14T09:06:00Z" w:initials="KBM">
    <w:p w14:paraId="7F76EDA6" w14:textId="77777777" w:rsidR="00542151" w:rsidRDefault="00542151" w:rsidP="00542151">
      <w:r>
        <w:rPr>
          <w:rStyle w:val="CommentReference"/>
        </w:rPr>
        <w:annotationRef/>
      </w:r>
      <w:r>
        <w:rPr>
          <w:sz w:val="20"/>
          <w:szCs w:val="20"/>
        </w:rPr>
        <w:t>Why did you choose "forest"? I think Ani usually says "human-wildlife backyard interface". I am not sure which is most appropriate so we can ask him if there is a specific term used in disease ecology.</w:t>
      </w:r>
    </w:p>
    <w:p w14:paraId="5C65AC5D" w14:textId="77777777" w:rsidR="00542151" w:rsidRDefault="00542151" w:rsidP="00542151">
      <w:r>
        <w:rPr>
          <w:sz w:val="20"/>
          <w:szCs w:val="20"/>
        </w:rPr>
        <w:t>My thought is that most of the backyards are not near forest, so that term is a bit misleading.</w:t>
      </w:r>
    </w:p>
  </w:comment>
  <w:comment w:id="2" w:author="Kelsey McCune" w:date="2026-01-14T09:20:00Z" w:initials="KBM">
    <w:p w14:paraId="15E17FFE" w14:textId="482EA7FF" w:rsidR="00542151" w:rsidRDefault="00542151" w:rsidP="00542151">
      <w:r>
        <w:rPr>
          <w:rStyle w:val="CommentReference"/>
        </w:rPr>
        <w:annotationRef/>
      </w:r>
      <w:r>
        <w:rPr>
          <w:sz w:val="20"/>
          <w:szCs w:val="20"/>
        </w:rPr>
        <w:t>I rearranged this paragraph because this first sentence identifies the broad problem that your research will address, whereas disease ecology is the tool or framework you are using to address it. Generally first sentences set the stage for the work by conveying the broad concept.</w:t>
      </w:r>
    </w:p>
  </w:comment>
  <w:comment w:id="11" w:author="Kelsey McCune" w:date="2026-01-14T09:30:00Z" w:initials="KBM">
    <w:p w14:paraId="5AEDD0AC" w14:textId="77777777" w:rsidR="00542151" w:rsidRDefault="00542151" w:rsidP="00542151">
      <w:r>
        <w:rPr>
          <w:rStyle w:val="CommentReference"/>
        </w:rPr>
        <w:annotationRef/>
      </w:r>
      <w:r>
        <w:rPr>
          <w:sz w:val="20"/>
          <w:szCs w:val="20"/>
        </w:rPr>
        <w:t>In these two paragraphs it would be good to add summaries of studies that have already been done relating to disease at bird feeders (i.e., conjunctivitis) and spillover/spillback of disease between wild birds and chickens.</w:t>
      </w:r>
    </w:p>
  </w:comment>
  <w:comment w:id="12" w:author="Kelsey McCune" w:date="2026-01-14T09:34:00Z" w:initials="KBM">
    <w:p w14:paraId="020DD543" w14:textId="77777777" w:rsidR="00542151" w:rsidRDefault="00542151" w:rsidP="00542151">
      <w:r>
        <w:rPr>
          <w:rStyle w:val="CommentReference"/>
        </w:rPr>
        <w:annotationRef/>
      </w:r>
      <w:r>
        <w:rPr>
          <w:sz w:val="20"/>
          <w:szCs w:val="20"/>
        </w:rPr>
        <w:t>What is the goal of this paragraph? It is sort of a mix of sentences on the topics of the previous paragraphs. It might be better to integrate those sentences with their respective paragraphs above. And then in this paragraph focus on public health and biosecurity risk to introduce the idea of your homeowner surveys... understanding the balance of biosecurity and connecting with nature.</w:t>
      </w:r>
    </w:p>
  </w:comment>
  <w:comment w:id="22" w:author="Kelsey McCune" w:date="2026-01-14T09:47:00Z" w:initials="KBM">
    <w:p w14:paraId="2B7E92F5" w14:textId="77777777" w:rsidR="00542151" w:rsidRDefault="00542151" w:rsidP="00542151">
      <w:r>
        <w:rPr>
          <w:rStyle w:val="CommentReference"/>
        </w:rPr>
        <w:annotationRef/>
      </w:r>
      <w:r>
        <w:rPr>
          <w:sz w:val="20"/>
          <w:szCs w:val="20"/>
        </w:rPr>
        <w:t>I think this sentence is redundant.</w:t>
      </w:r>
    </w:p>
  </w:comment>
  <w:comment w:id="30" w:author="Kelsey McCune" w:date="2026-01-14T09:42:00Z" w:initials="KBM">
    <w:p w14:paraId="66140C6A" w14:textId="5A5117E1" w:rsidR="00542151" w:rsidRDefault="00542151" w:rsidP="00542151">
      <w:r>
        <w:rPr>
          <w:rStyle w:val="CommentReference"/>
        </w:rPr>
        <w:annotationRef/>
      </w:r>
      <w:r>
        <w:rPr>
          <w:sz w:val="20"/>
          <w:szCs w:val="20"/>
        </w:rPr>
        <w:t>I think the objectives should be more about the questions you want to address, rather than the methods you will use. So, objectives 1-3 below are general methods you will use to answer the question of how these activities at the human-wildlife backyard interface affect disease, behavior and biodiversity of birds.</w:t>
      </w:r>
    </w:p>
  </w:comment>
  <w:comment w:id="33" w:author="Kelsey McCune" w:date="2026-01-14T09:56:00Z" w:initials="KBM">
    <w:p w14:paraId="2A607BE0" w14:textId="77777777" w:rsidR="00542151" w:rsidRDefault="00542151" w:rsidP="00542151">
      <w:r>
        <w:rPr>
          <w:rStyle w:val="CommentReference"/>
        </w:rPr>
        <w:annotationRef/>
      </w:r>
      <w:r>
        <w:rPr>
          <w:sz w:val="20"/>
          <w:szCs w:val="20"/>
        </w:rPr>
        <w:t>What is the difference between 2 &amp; 3?</w:t>
      </w:r>
    </w:p>
  </w:comment>
  <w:comment w:id="34" w:author="Kelsey McCune" w:date="2026-01-14T09:50:00Z" w:initials="KBM">
    <w:p w14:paraId="304BEC5F" w14:textId="5F2FAA45" w:rsidR="00542151" w:rsidRDefault="00542151" w:rsidP="00542151">
      <w:r>
        <w:rPr>
          <w:rStyle w:val="CommentReference"/>
        </w:rPr>
        <w:annotationRef/>
      </w:r>
      <w:r>
        <w:rPr>
          <w:sz w:val="20"/>
          <w:szCs w:val="20"/>
        </w:rPr>
        <w:t>All methods need to be in active voice. You are the one doing the activity, so it is appropriate to use "I will" as the subject.</w:t>
      </w:r>
    </w:p>
  </w:comment>
  <w:comment w:id="35" w:author="Kelsey McCune" w:date="2026-01-14T09:51:00Z" w:initials="KBM">
    <w:p w14:paraId="6D2A7150" w14:textId="77777777" w:rsidR="00542151" w:rsidRDefault="00542151" w:rsidP="00542151">
      <w:r>
        <w:rPr>
          <w:rStyle w:val="CommentReference"/>
        </w:rPr>
        <w:annotationRef/>
      </w:r>
      <w:r>
        <w:rPr>
          <w:sz w:val="20"/>
          <w:szCs w:val="20"/>
        </w:rPr>
        <w:t>But this is not what we have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65AC5D" w15:done="0"/>
  <w15:commentEx w15:paraId="15E17FFE" w15:done="0"/>
  <w15:commentEx w15:paraId="5AEDD0AC" w15:done="0"/>
  <w15:commentEx w15:paraId="020DD543" w15:done="0"/>
  <w15:commentEx w15:paraId="2B7E92F5" w15:done="0"/>
  <w15:commentEx w15:paraId="66140C6A" w15:done="0"/>
  <w15:commentEx w15:paraId="2A607BE0" w15:done="0"/>
  <w15:commentEx w15:paraId="304BEC5F" w15:done="0"/>
  <w15:commentEx w15:paraId="6D2A71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E2BB5" w16cex:dateUtc="2026-01-14T15:06:00Z"/>
  <w16cex:commentExtensible w16cex:durableId="162AA6EE" w16cex:dateUtc="2026-01-14T15:20:00Z"/>
  <w16cex:commentExtensible w16cex:durableId="63E10DE1" w16cex:dateUtc="2026-01-14T15:30:00Z"/>
  <w16cex:commentExtensible w16cex:durableId="4C4D497E" w16cex:dateUtc="2026-01-14T15:34:00Z"/>
  <w16cex:commentExtensible w16cex:durableId="2C1ADF0B" w16cex:dateUtc="2026-01-14T15:47:00Z"/>
  <w16cex:commentExtensible w16cex:durableId="5C16450E" w16cex:dateUtc="2026-01-14T15:42:00Z"/>
  <w16cex:commentExtensible w16cex:durableId="35125A34" w16cex:dateUtc="2026-01-14T15:56:00Z"/>
  <w16cex:commentExtensible w16cex:durableId="346E691F" w16cex:dateUtc="2026-01-14T15:50:00Z"/>
  <w16cex:commentExtensible w16cex:durableId="14152327" w16cex:dateUtc="2026-01-14T1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65AC5D" w16cid:durableId="22CE2BB5"/>
  <w16cid:commentId w16cid:paraId="15E17FFE" w16cid:durableId="162AA6EE"/>
  <w16cid:commentId w16cid:paraId="5AEDD0AC" w16cid:durableId="63E10DE1"/>
  <w16cid:commentId w16cid:paraId="020DD543" w16cid:durableId="4C4D497E"/>
  <w16cid:commentId w16cid:paraId="2B7E92F5" w16cid:durableId="2C1ADF0B"/>
  <w16cid:commentId w16cid:paraId="66140C6A" w16cid:durableId="5C16450E"/>
  <w16cid:commentId w16cid:paraId="2A607BE0" w16cid:durableId="35125A34"/>
  <w16cid:commentId w16cid:paraId="304BEC5F" w16cid:durableId="346E691F"/>
  <w16cid:commentId w16cid:paraId="6D2A7150" w16cid:durableId="141523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F1F63" w14:textId="77777777" w:rsidR="00A068E9" w:rsidRDefault="00A068E9" w:rsidP="00A0644A">
      <w:pPr>
        <w:spacing w:after="0" w:line="240" w:lineRule="auto"/>
      </w:pPr>
      <w:r>
        <w:separator/>
      </w:r>
    </w:p>
  </w:endnote>
  <w:endnote w:type="continuationSeparator" w:id="0">
    <w:p w14:paraId="1E9116D5" w14:textId="77777777" w:rsidR="00A068E9" w:rsidRDefault="00A068E9" w:rsidP="00A0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4876D" w14:textId="77777777" w:rsidR="00A068E9" w:rsidRDefault="00A068E9" w:rsidP="00A0644A">
      <w:pPr>
        <w:spacing w:after="0" w:line="240" w:lineRule="auto"/>
      </w:pPr>
      <w:r>
        <w:separator/>
      </w:r>
    </w:p>
  </w:footnote>
  <w:footnote w:type="continuationSeparator" w:id="0">
    <w:p w14:paraId="3F3AA65C" w14:textId="77777777" w:rsidR="00A068E9" w:rsidRDefault="00A068E9" w:rsidP="00A0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432427"/>
      <w:docPartObj>
        <w:docPartGallery w:val="Page Numbers (Top of Page)"/>
        <w:docPartUnique/>
      </w:docPartObj>
    </w:sdtPr>
    <w:sdtContent>
      <w:p w14:paraId="0DEE164A" w14:textId="190DF86F" w:rsidR="00A0644A" w:rsidRDefault="00A0644A" w:rsidP="0005019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3CAAB0" w14:textId="77777777" w:rsidR="00A0644A" w:rsidRDefault="00A0644A" w:rsidP="00A0644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Georgia" w:hAnsi="Georgia"/>
      </w:rPr>
      <w:id w:val="-186456151"/>
      <w:docPartObj>
        <w:docPartGallery w:val="Page Numbers (Top of Page)"/>
        <w:docPartUnique/>
      </w:docPartObj>
    </w:sdtPr>
    <w:sdtContent>
      <w:p w14:paraId="6381D855" w14:textId="54C49C8B" w:rsidR="00A0644A" w:rsidRPr="00A0644A" w:rsidRDefault="00A0644A" w:rsidP="0005019D">
        <w:pPr>
          <w:pStyle w:val="Header"/>
          <w:framePr w:wrap="none" w:vAnchor="text" w:hAnchor="margin" w:xAlign="right" w:y="1"/>
          <w:rPr>
            <w:rStyle w:val="PageNumber"/>
            <w:rFonts w:ascii="Georgia" w:hAnsi="Georgia"/>
          </w:rPr>
        </w:pPr>
        <w:r w:rsidRPr="00A0644A">
          <w:rPr>
            <w:rStyle w:val="PageNumber"/>
            <w:rFonts w:ascii="Georgia" w:hAnsi="Georgia"/>
          </w:rPr>
          <w:fldChar w:fldCharType="begin"/>
        </w:r>
        <w:r w:rsidRPr="00A0644A">
          <w:rPr>
            <w:rStyle w:val="PageNumber"/>
            <w:rFonts w:ascii="Georgia" w:hAnsi="Georgia"/>
          </w:rPr>
          <w:instrText xml:space="preserve"> PAGE </w:instrText>
        </w:r>
        <w:r w:rsidRPr="00A0644A">
          <w:rPr>
            <w:rStyle w:val="PageNumber"/>
            <w:rFonts w:ascii="Georgia" w:hAnsi="Georgia"/>
          </w:rPr>
          <w:fldChar w:fldCharType="separate"/>
        </w:r>
        <w:r w:rsidRPr="00A0644A">
          <w:rPr>
            <w:rStyle w:val="PageNumber"/>
            <w:rFonts w:ascii="Georgia" w:hAnsi="Georgia"/>
            <w:noProof/>
          </w:rPr>
          <w:t>14</w:t>
        </w:r>
        <w:r w:rsidRPr="00A0644A">
          <w:rPr>
            <w:rStyle w:val="PageNumber"/>
            <w:rFonts w:ascii="Georgia" w:hAnsi="Georgia"/>
          </w:rPr>
          <w:fldChar w:fldCharType="end"/>
        </w:r>
      </w:p>
    </w:sdtContent>
  </w:sdt>
  <w:p w14:paraId="6A0D4C20" w14:textId="0EB9C3FF" w:rsidR="00A0644A" w:rsidRPr="00A0644A" w:rsidRDefault="00A0644A" w:rsidP="00A0644A">
    <w:pPr>
      <w:pStyle w:val="Header"/>
      <w:tabs>
        <w:tab w:val="clear" w:pos="4680"/>
        <w:tab w:val="clear" w:pos="9360"/>
        <w:tab w:val="right" w:pos="9000"/>
      </w:tabs>
      <w:ind w:right="360"/>
      <w:jc w:val="right"/>
      <w:rPr>
        <w:rFonts w:ascii="Georgia" w:hAnsi="Georgia"/>
      </w:rPr>
    </w:pPr>
    <w:r w:rsidRPr="00A0644A">
      <w:rPr>
        <w:rFonts w:ascii="Georgia" w:hAnsi="Georgia"/>
      </w:rPr>
      <w:t>Fisher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74628"/>
    <w:multiLevelType w:val="hybridMultilevel"/>
    <w:tmpl w:val="E0D4A918"/>
    <w:lvl w:ilvl="0" w:tplc="8D5EF56C">
      <w:start w:val="1"/>
      <w:numFmt w:val="upperLetter"/>
      <w:lvlText w:val="%1&gt;"/>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E604C8"/>
    <w:multiLevelType w:val="hybridMultilevel"/>
    <w:tmpl w:val="FE92DA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1087939">
    <w:abstractNumId w:val="0"/>
  </w:num>
  <w:num w:numId="2" w16cid:durableId="3851844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sey McCune">
    <w15:presenceInfo w15:providerId="None" w15:userId="Kelsey McCu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AC"/>
    <w:rsid w:val="001A3780"/>
    <w:rsid w:val="001D56EB"/>
    <w:rsid w:val="002D1A95"/>
    <w:rsid w:val="0035319B"/>
    <w:rsid w:val="00542151"/>
    <w:rsid w:val="00550791"/>
    <w:rsid w:val="00690DAE"/>
    <w:rsid w:val="006B2EE0"/>
    <w:rsid w:val="006E2D39"/>
    <w:rsid w:val="007A1E3D"/>
    <w:rsid w:val="007A26ED"/>
    <w:rsid w:val="0080405D"/>
    <w:rsid w:val="00872513"/>
    <w:rsid w:val="009013AC"/>
    <w:rsid w:val="00A0644A"/>
    <w:rsid w:val="00A068E9"/>
    <w:rsid w:val="00A70505"/>
    <w:rsid w:val="00B03015"/>
    <w:rsid w:val="00B34DA3"/>
    <w:rsid w:val="00B469C6"/>
    <w:rsid w:val="00BA35EB"/>
    <w:rsid w:val="00C349BE"/>
    <w:rsid w:val="00C51A04"/>
    <w:rsid w:val="00D60C82"/>
    <w:rsid w:val="00D676F8"/>
    <w:rsid w:val="00D82E5B"/>
    <w:rsid w:val="00DA58A0"/>
    <w:rsid w:val="00DC2D44"/>
    <w:rsid w:val="00E0768E"/>
    <w:rsid w:val="00F35181"/>
    <w:rsid w:val="00FA0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19A04"/>
  <w15:chartTrackingRefBased/>
  <w15:docId w15:val="{11512C77-9D59-9041-BD78-CE99318AA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3AC"/>
    <w:rPr>
      <w:rFonts w:eastAsiaTheme="majorEastAsia" w:cstheme="majorBidi"/>
      <w:color w:val="272727" w:themeColor="text1" w:themeTint="D8"/>
    </w:rPr>
  </w:style>
  <w:style w:type="paragraph" w:styleId="Title">
    <w:name w:val="Title"/>
    <w:basedOn w:val="Normal"/>
    <w:next w:val="Normal"/>
    <w:link w:val="TitleChar"/>
    <w:uiPriority w:val="10"/>
    <w:qFormat/>
    <w:rsid w:val="00901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3AC"/>
    <w:pPr>
      <w:spacing w:before="160"/>
      <w:jc w:val="center"/>
    </w:pPr>
    <w:rPr>
      <w:i/>
      <w:iCs/>
      <w:color w:val="404040" w:themeColor="text1" w:themeTint="BF"/>
    </w:rPr>
  </w:style>
  <w:style w:type="character" w:customStyle="1" w:styleId="QuoteChar">
    <w:name w:val="Quote Char"/>
    <w:basedOn w:val="DefaultParagraphFont"/>
    <w:link w:val="Quote"/>
    <w:uiPriority w:val="29"/>
    <w:rsid w:val="009013AC"/>
    <w:rPr>
      <w:i/>
      <w:iCs/>
      <w:color w:val="404040" w:themeColor="text1" w:themeTint="BF"/>
    </w:rPr>
  </w:style>
  <w:style w:type="paragraph" w:styleId="ListParagraph">
    <w:name w:val="List Paragraph"/>
    <w:basedOn w:val="Normal"/>
    <w:uiPriority w:val="34"/>
    <w:qFormat/>
    <w:rsid w:val="009013AC"/>
    <w:pPr>
      <w:ind w:left="720"/>
      <w:contextualSpacing/>
    </w:pPr>
  </w:style>
  <w:style w:type="character" w:styleId="IntenseEmphasis">
    <w:name w:val="Intense Emphasis"/>
    <w:basedOn w:val="DefaultParagraphFont"/>
    <w:uiPriority w:val="21"/>
    <w:qFormat/>
    <w:rsid w:val="009013AC"/>
    <w:rPr>
      <w:i/>
      <w:iCs/>
      <w:color w:val="2F5496" w:themeColor="accent1" w:themeShade="BF"/>
    </w:rPr>
  </w:style>
  <w:style w:type="paragraph" w:styleId="IntenseQuote">
    <w:name w:val="Intense Quote"/>
    <w:basedOn w:val="Normal"/>
    <w:next w:val="Normal"/>
    <w:link w:val="IntenseQuoteChar"/>
    <w:uiPriority w:val="30"/>
    <w:qFormat/>
    <w:rsid w:val="00901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3AC"/>
    <w:rPr>
      <w:i/>
      <w:iCs/>
      <w:color w:val="2F5496" w:themeColor="accent1" w:themeShade="BF"/>
    </w:rPr>
  </w:style>
  <w:style w:type="character" w:styleId="IntenseReference">
    <w:name w:val="Intense Reference"/>
    <w:basedOn w:val="DefaultParagraphFont"/>
    <w:uiPriority w:val="32"/>
    <w:qFormat/>
    <w:rsid w:val="009013AC"/>
    <w:rPr>
      <w:b/>
      <w:bCs/>
      <w:smallCaps/>
      <w:color w:val="2F5496" w:themeColor="accent1" w:themeShade="BF"/>
      <w:spacing w:val="5"/>
    </w:rPr>
  </w:style>
  <w:style w:type="paragraph" w:customStyle="1" w:styleId="Default">
    <w:name w:val="Default"/>
    <w:rsid w:val="009013AC"/>
    <w:pPr>
      <w:autoSpaceDE w:val="0"/>
      <w:autoSpaceDN w:val="0"/>
      <w:adjustRightInd w:val="0"/>
      <w:spacing w:after="0" w:line="240" w:lineRule="auto"/>
    </w:pPr>
    <w:rPr>
      <w:rFonts w:ascii="Times New Roman" w:hAnsi="Times New Roman" w:cs="Times New Roman"/>
      <w:color w:val="000000"/>
      <w:kern w:val="0"/>
    </w:rPr>
  </w:style>
  <w:style w:type="paragraph" w:styleId="Header">
    <w:name w:val="header"/>
    <w:basedOn w:val="Normal"/>
    <w:link w:val="HeaderChar"/>
    <w:uiPriority w:val="99"/>
    <w:unhideWhenUsed/>
    <w:rsid w:val="00A064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44A"/>
  </w:style>
  <w:style w:type="paragraph" w:styleId="Footer">
    <w:name w:val="footer"/>
    <w:basedOn w:val="Normal"/>
    <w:link w:val="FooterChar"/>
    <w:uiPriority w:val="99"/>
    <w:unhideWhenUsed/>
    <w:rsid w:val="00A06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44A"/>
  </w:style>
  <w:style w:type="character" w:styleId="PageNumber">
    <w:name w:val="page number"/>
    <w:basedOn w:val="DefaultParagraphFont"/>
    <w:uiPriority w:val="99"/>
    <w:semiHidden/>
    <w:unhideWhenUsed/>
    <w:rsid w:val="00A0644A"/>
  </w:style>
  <w:style w:type="paragraph" w:styleId="Caption">
    <w:name w:val="caption"/>
    <w:basedOn w:val="Normal"/>
    <w:next w:val="Normal"/>
    <w:uiPriority w:val="35"/>
    <w:unhideWhenUsed/>
    <w:qFormat/>
    <w:rsid w:val="002D1A95"/>
    <w:pPr>
      <w:spacing w:after="200" w:line="240" w:lineRule="auto"/>
    </w:pPr>
    <w:rPr>
      <w:i/>
      <w:iCs/>
      <w:color w:val="44546A" w:themeColor="text2"/>
      <w:sz w:val="18"/>
      <w:szCs w:val="18"/>
    </w:rPr>
  </w:style>
  <w:style w:type="paragraph" w:styleId="Revision">
    <w:name w:val="Revision"/>
    <w:hidden/>
    <w:uiPriority w:val="99"/>
    <w:semiHidden/>
    <w:rsid w:val="00542151"/>
    <w:pPr>
      <w:spacing w:after="0" w:line="240" w:lineRule="auto"/>
    </w:pPr>
  </w:style>
  <w:style w:type="character" w:styleId="CommentReference">
    <w:name w:val="annotation reference"/>
    <w:basedOn w:val="DefaultParagraphFont"/>
    <w:uiPriority w:val="99"/>
    <w:semiHidden/>
    <w:unhideWhenUsed/>
    <w:rsid w:val="00542151"/>
    <w:rPr>
      <w:sz w:val="16"/>
      <w:szCs w:val="16"/>
    </w:rPr>
  </w:style>
  <w:style w:type="paragraph" w:styleId="CommentText">
    <w:name w:val="annotation text"/>
    <w:basedOn w:val="Normal"/>
    <w:link w:val="CommentTextChar"/>
    <w:uiPriority w:val="99"/>
    <w:semiHidden/>
    <w:unhideWhenUsed/>
    <w:rsid w:val="00542151"/>
    <w:pPr>
      <w:spacing w:line="240" w:lineRule="auto"/>
    </w:pPr>
    <w:rPr>
      <w:sz w:val="20"/>
      <w:szCs w:val="20"/>
    </w:rPr>
  </w:style>
  <w:style w:type="character" w:customStyle="1" w:styleId="CommentTextChar">
    <w:name w:val="Comment Text Char"/>
    <w:basedOn w:val="DefaultParagraphFont"/>
    <w:link w:val="CommentText"/>
    <w:uiPriority w:val="99"/>
    <w:semiHidden/>
    <w:rsid w:val="00542151"/>
    <w:rPr>
      <w:sz w:val="20"/>
      <w:szCs w:val="20"/>
    </w:rPr>
  </w:style>
  <w:style w:type="paragraph" w:styleId="CommentSubject">
    <w:name w:val="annotation subject"/>
    <w:basedOn w:val="CommentText"/>
    <w:next w:val="CommentText"/>
    <w:link w:val="CommentSubjectChar"/>
    <w:uiPriority w:val="99"/>
    <w:semiHidden/>
    <w:unhideWhenUsed/>
    <w:rsid w:val="00542151"/>
    <w:rPr>
      <w:b/>
      <w:bCs/>
    </w:rPr>
  </w:style>
  <w:style w:type="character" w:customStyle="1" w:styleId="CommentSubjectChar">
    <w:name w:val="Comment Subject Char"/>
    <w:basedOn w:val="CommentTextChar"/>
    <w:link w:val="CommentSubject"/>
    <w:uiPriority w:val="99"/>
    <w:semiHidden/>
    <w:rsid w:val="005421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2.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3617</Words>
  <Characters>20617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Fisher</dc:creator>
  <cp:keywords/>
  <dc:description/>
  <cp:lastModifiedBy>Kelsey McCune</cp:lastModifiedBy>
  <cp:revision>2</cp:revision>
  <dcterms:created xsi:type="dcterms:W3CDTF">2026-01-14T19:21:00Z</dcterms:created>
  <dcterms:modified xsi:type="dcterms:W3CDTF">2026-01-14T19:21:00Z</dcterms:modified>
</cp:coreProperties>
</file>